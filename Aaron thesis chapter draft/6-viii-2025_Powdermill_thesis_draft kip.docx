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(Greenberg and Forrest 2003, Urbanovi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(McNabb et al. 2001, Curtze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r w:rsidR="006F71B4">
        <w:rPr>
          <w:sz w:val="24"/>
          <w:szCs w:val="24"/>
        </w:rPr>
        <w:t xml:space="preserve"> </w:t>
      </w:r>
    </w:p>
    <w:p w14:paraId="78666DEE" w14:textId="77777777" w:rsidR="00EE5DAB" w:rsidRDefault="00EE5DAB">
      <w:pPr>
        <w:rPr>
          <w:sz w:val="24"/>
          <w:szCs w:val="24"/>
        </w:rPr>
      </w:pPr>
    </w:p>
    <w:p w14:paraId="1F774C9F" w14:textId="3E4E09A3"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(Langor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(Silverman et al. 2008, Lambeets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31260B">
        <w:rPr>
          <w:sz w:val="24"/>
          <w:szCs w:val="24"/>
        </w:rPr>
        <w:instrText xml:space="preserve"> ADDIN ZOTERO_ITEM CSL_CITATION {"citationID":"hNM6Lrqb","properties":{"formattedCitation":"(Werner and Raffa 2000, Perry et al. 2018)","plainCitation":"(Werner and Raffa 2000,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31260B" w:rsidRPr="0031260B">
        <w:rPr>
          <w:sz w:val="24"/>
        </w:rPr>
        <w:t>(Werner and Raffa 2000,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lastRenderedPageBreak/>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r w:rsidR="00825918" w:rsidRPr="00E17E57">
        <w:rPr>
          <w:i/>
          <w:iCs/>
          <w:sz w:val="24"/>
          <w:szCs w:val="24"/>
        </w:rPr>
        <w:t>Anisodactylus</w:t>
      </w:r>
      <w:r w:rsidR="00825918">
        <w:rPr>
          <w:sz w:val="24"/>
          <w:szCs w:val="24"/>
        </w:rPr>
        <w:t>,</w:t>
      </w:r>
      <w:r w:rsidR="00963599">
        <w:rPr>
          <w:sz w:val="24"/>
          <w:szCs w:val="24"/>
        </w:rPr>
        <w:t xml:space="preserve"> </w:t>
      </w:r>
      <w:r w:rsidR="00963599" w:rsidRPr="00E17E57">
        <w:rPr>
          <w:i/>
          <w:iCs/>
          <w:sz w:val="24"/>
          <w:szCs w:val="24"/>
        </w:rPr>
        <w:t>Harpalus</w:t>
      </w:r>
      <w:r w:rsidR="00963599">
        <w:rPr>
          <w:sz w:val="24"/>
          <w:szCs w:val="24"/>
        </w:rPr>
        <w:t>,</w:t>
      </w:r>
      <w:r w:rsidR="009E4FBE">
        <w:rPr>
          <w:sz w:val="24"/>
          <w:szCs w:val="24"/>
        </w:rPr>
        <w:t xml:space="preserve"> and </w:t>
      </w:r>
      <w:r w:rsidR="009E4FBE" w:rsidRPr="009E4FBE">
        <w:rPr>
          <w:i/>
          <w:iCs/>
          <w:sz w:val="24"/>
          <w:szCs w:val="24"/>
        </w:rPr>
        <w:t>Chlaenius</w:t>
      </w:r>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(Sklodowski and Garbalinska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r w:rsidR="00F63816" w:rsidRPr="00075AD7">
        <w:rPr>
          <w:i/>
          <w:iCs/>
          <w:sz w:val="24"/>
          <w:szCs w:val="24"/>
        </w:rPr>
        <w:t>Pterostichus pensylvanicus</w:t>
      </w:r>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r w:rsidR="005F5ACD" w:rsidRPr="00075AD7">
        <w:rPr>
          <w:i/>
          <w:iCs/>
          <w:sz w:val="24"/>
          <w:szCs w:val="24"/>
        </w:rPr>
        <w:t>P</w:t>
      </w:r>
      <w:r w:rsidR="00B60146">
        <w:rPr>
          <w:i/>
          <w:iCs/>
          <w:sz w:val="24"/>
          <w:szCs w:val="24"/>
        </w:rPr>
        <w:t>terostichus</w:t>
      </w:r>
      <w:r w:rsidR="005F5ACD" w:rsidRPr="00075AD7">
        <w:rPr>
          <w:i/>
          <w:iCs/>
          <w:sz w:val="24"/>
          <w:szCs w:val="24"/>
        </w:rPr>
        <w:t xml:space="preserve"> </w:t>
      </w:r>
      <w:r w:rsidR="00B60146">
        <w:rPr>
          <w:i/>
          <w:iCs/>
          <w:sz w:val="24"/>
          <w:szCs w:val="24"/>
        </w:rPr>
        <w:t>c</w:t>
      </w:r>
      <w:r w:rsidR="005F5ACD" w:rsidRPr="00075AD7">
        <w:rPr>
          <w:i/>
          <w:iCs/>
          <w:sz w:val="24"/>
          <w:szCs w:val="24"/>
        </w:rPr>
        <w:t>oracinus</w:t>
      </w:r>
      <w:r w:rsidR="00B60146">
        <w:rPr>
          <w:sz w:val="24"/>
          <w:szCs w:val="24"/>
        </w:rPr>
        <w:t xml:space="preserve"> (Newman)</w:t>
      </w:r>
      <w:r w:rsidR="005F5ACD">
        <w:rPr>
          <w:sz w:val="24"/>
          <w:szCs w:val="24"/>
        </w:rPr>
        <w:t xml:space="preserve">, and </w:t>
      </w:r>
      <w:r w:rsidR="005F5ACD" w:rsidRPr="00075AD7">
        <w:rPr>
          <w:i/>
          <w:iCs/>
          <w:sz w:val="24"/>
          <w:szCs w:val="24"/>
        </w:rPr>
        <w:t xml:space="preserve">Sphaeroderus </w:t>
      </w:r>
      <w:r w:rsidR="006E3DF0" w:rsidRPr="00075AD7">
        <w:rPr>
          <w:i/>
          <w:iCs/>
          <w:sz w:val="24"/>
          <w:szCs w:val="24"/>
        </w:rPr>
        <w:t>lecontei</w:t>
      </w:r>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(Sklodowski and Garbalinska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2"/>
      <w:r w:rsidR="00E85123">
        <w:rPr>
          <w:sz w:val="24"/>
          <w:szCs w:val="24"/>
        </w:rPr>
        <w:t xml:space="preserve">windstorms and </w:t>
      </w:r>
      <w:r w:rsidR="00842E83">
        <w:rPr>
          <w:sz w:val="24"/>
          <w:szCs w:val="24"/>
        </w:rPr>
        <w:t xml:space="preserve">salvage-logging </w:t>
      </w:r>
      <w:commentRangeEnd w:id="2"/>
      <w:r w:rsidR="005C4693">
        <w:rPr>
          <w:rStyle w:val="CommentReference"/>
        </w:rPr>
        <w:commentReference w:id="2"/>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3"/>
      <w:commentRangeStart w:id="4"/>
      <w:commentRangeStart w:id="5"/>
      <w:r w:rsidR="00F278DE">
        <w:rPr>
          <w:sz w:val="24"/>
          <w:szCs w:val="24"/>
        </w:rPr>
        <w:t>clearcuts</w:t>
      </w:r>
      <w:commentRangeEnd w:id="3"/>
      <w:r w:rsidR="005C4693">
        <w:rPr>
          <w:rStyle w:val="CommentReference"/>
        </w:rPr>
        <w:commentReference w:id="3"/>
      </w:r>
      <w:commentRangeEnd w:id="4"/>
      <w:r w:rsidR="008B3591">
        <w:rPr>
          <w:rStyle w:val="CommentReference"/>
        </w:rPr>
        <w:commentReference w:id="4"/>
      </w:r>
      <w:commentRangeEnd w:id="5"/>
      <w:r w:rsidR="00CA13FC">
        <w:rPr>
          <w:rStyle w:val="CommentReference"/>
        </w:rPr>
        <w:commentReference w:id="5"/>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2479CB4B"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communitie</w:t>
      </w:r>
      <w:r w:rsidR="00000A1F">
        <w:rPr>
          <w:sz w:val="24"/>
          <w:szCs w:val="24"/>
        </w:rPr>
        <w:t>s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(Sklodowski and Garbalinska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r w:rsidR="00393DA5">
        <w:rPr>
          <w:sz w:val="24"/>
          <w:szCs w:val="24"/>
        </w:rPr>
        <w:t>equally-sized,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lastRenderedPageBreak/>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6"/>
      <w:r w:rsidR="001D51BB">
        <w:rPr>
          <w:sz w:val="24"/>
          <w:szCs w:val="24"/>
        </w:rPr>
        <w:t>high soil moisture</w:t>
      </w:r>
      <w:r w:rsidR="000809DC">
        <w:rPr>
          <w:sz w:val="24"/>
          <w:szCs w:val="24"/>
        </w:rPr>
        <w:t xml:space="preserve"> </w:t>
      </w:r>
      <w:commentRangeEnd w:id="6"/>
      <w:r w:rsidR="0086074A">
        <w:rPr>
          <w:rStyle w:val="CommentReference"/>
        </w:rPr>
        <w:commentReference w:id="6"/>
      </w:r>
      <w:r w:rsidR="000809DC">
        <w:rPr>
          <w:sz w:val="24"/>
          <w:szCs w:val="24"/>
        </w:rPr>
        <w:t>habitat</w:t>
      </w:r>
      <w:commentRangeStart w:id="7"/>
      <w:commentRangeStart w:id="8"/>
      <w:r w:rsidR="001D51BB">
        <w:rPr>
          <w:sz w:val="24"/>
          <w:szCs w:val="24"/>
        </w:rPr>
        <w:t>.</w:t>
      </w:r>
      <w:commentRangeEnd w:id="7"/>
      <w:r w:rsidR="00AB7207">
        <w:rPr>
          <w:rStyle w:val="CommentReference"/>
        </w:rPr>
        <w:commentReference w:id="7"/>
      </w:r>
      <w:commentRangeEnd w:id="8"/>
      <w:r w:rsidR="00194152">
        <w:rPr>
          <w:rStyle w:val="CommentReference"/>
        </w:rPr>
        <w:commentReference w:id="8"/>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Research was conducted at Powdermill Nature Preserve (PNR) in Rector, Westmoreland County, Pennsylvania (</w:t>
      </w:r>
      <w:r w:rsidR="006612DF" w:rsidRPr="006612DF">
        <w:rPr>
          <w:sz w:val="24"/>
          <w:szCs w:val="24"/>
        </w:rPr>
        <w:t>40° 9' 35.3052'' N, 79° 16' 18.3684'' W</w:t>
      </w:r>
      <w:r w:rsidR="006612DF">
        <w:rPr>
          <w:sz w:val="24"/>
          <w:szCs w:val="24"/>
        </w:rPr>
        <w:t>)</w:t>
      </w:r>
      <w:commentRangeStart w:id="9"/>
      <w:r w:rsidRPr="005138EE">
        <w:rPr>
          <w:sz w:val="24"/>
          <w:szCs w:val="24"/>
        </w:rPr>
        <w:t>.</w:t>
      </w:r>
      <w:commentRangeEnd w:id="9"/>
      <w:r w:rsidR="00BF59BF">
        <w:rPr>
          <w:rStyle w:val="CommentReference"/>
        </w:rPr>
        <w:commentReference w:id="9"/>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tuliptree (</w:t>
      </w:r>
      <w:r w:rsidRPr="009C4623">
        <w:rPr>
          <w:i/>
          <w:iCs/>
          <w:sz w:val="24"/>
          <w:szCs w:val="24"/>
        </w:rPr>
        <w:t>Liriodendron tulipifera</w:t>
      </w:r>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(Calinger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1"/>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commentRangeStart w:id="10"/>
      <w:r w:rsidR="006B03B0">
        <w:rPr>
          <w:sz w:val="24"/>
          <w:szCs w:val="24"/>
        </w:rPr>
        <w:t>.</w:t>
      </w:r>
      <w:commentRangeEnd w:id="10"/>
      <w:r w:rsidR="000552D0">
        <w:rPr>
          <w:rStyle w:val="CommentReference"/>
        </w:rPr>
        <w:commentReference w:id="10"/>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66DB024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r w:rsidR="00A74CAF">
        <w:rPr>
          <w:sz w:val="24"/>
          <w:szCs w:val="24"/>
        </w:rPr>
        <w:t xml:space="preserve">unbaited </w:t>
      </w:r>
      <w:r w:rsidRPr="00F96770">
        <w:rPr>
          <w:sz w:val="24"/>
          <w:szCs w:val="24"/>
        </w:rPr>
        <w:t>barrier pitfall traps in 2015 and 2022, representing three and ten years post-tornado</w:t>
      </w:r>
      <w:r w:rsidR="000040A8">
        <w:rPr>
          <w:sz w:val="24"/>
          <w:szCs w:val="24"/>
        </w:rPr>
        <w:t xml:space="preserve"> (two and nine</w:t>
      </w:r>
      <w:r w:rsidR="00720B35">
        <w:rPr>
          <w:sz w:val="24"/>
          <w:szCs w:val="24"/>
        </w:rPr>
        <w:t xml:space="preserve"> years post-salvage)</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(Suncast®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ethanol until sorting and identification. </w:t>
      </w:r>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p>
    <w:p w14:paraId="366EBE8F" w14:textId="77777777" w:rsidR="001B6F4F" w:rsidRDefault="001B6F4F" w:rsidP="00A10B15">
      <w:pPr>
        <w:rPr>
          <w:sz w:val="24"/>
          <w:szCs w:val="24"/>
        </w:rPr>
      </w:pPr>
    </w:p>
    <w:p w14:paraId="072DE18E" w14:textId="07E81BD1"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E3022C">
        <w:rPr>
          <w:sz w:val="24"/>
          <w:szCs w:val="24"/>
        </w:rPr>
        <w:instrText xml:space="preserve"> ADDIN ZOTERO_ITEM CSL_CITATION {"citationID":"RsDvREuA","properties":{"formattedCitation":"(Lindroth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beetles","author":[{"family":"Bousquet","given":"Yves"}],"issued":{"date-parts":[["2010"]]}}},{"id":806,"uris":["http://zotero.org/users/6631577/items/LXLTWQB7"],"itemData":{"id":806,"type":"article-journal","container-title":"Quaestiones Entomologicae","page":"88-212","title":"A revision of the species of the genus Evarthrus LeConte (Coleoptera: Carabidae)","volume":"5","author":[{"family":"Freitag","given":"R."}],"issued":{"date-parts":[["1969"]]}}},{"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U.S.A.","volume":"259","author":[{"family":"Hunting","given":"Wesley"}],"issued":{"date-parts":[["2013",1,18]]}}}],"schema":"https://github.com/citation-style-language/schema/raw/master/csl-citation.json"} </w:instrText>
      </w:r>
      <w:r w:rsidR="00E3022C">
        <w:rPr>
          <w:sz w:val="24"/>
          <w:szCs w:val="24"/>
        </w:rPr>
        <w:fldChar w:fldCharType="separate"/>
      </w:r>
      <w:r w:rsidR="00E3022C" w:rsidRPr="00E3022C">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3"/>
      <w:r w:rsidRPr="001B6F4F">
        <w:rPr>
          <w:sz w:val="24"/>
          <w:szCs w:val="24"/>
        </w:rPr>
        <w:t xml:space="preserve">Species vouchers were deposited at the C. A. Triplehorn Insect Collection (OSUC), Museum of Biological Diversity, </w:t>
      </w:r>
      <w:commentRangeEnd w:id="13"/>
      <w:r w:rsidR="00E16531">
        <w:rPr>
          <w:rStyle w:val="CommentReference"/>
        </w:rPr>
        <w:commentReference w:id="13"/>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FE557D2"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4"/>
      <w:r w:rsidR="001620D2">
        <w:rPr>
          <w:sz w:val="24"/>
          <w:szCs w:val="24"/>
        </w:rPr>
        <w:t>habitat</w:t>
      </w:r>
      <w:commentRangeEnd w:id="14"/>
      <w:r w:rsidR="00B71EBC">
        <w:rPr>
          <w:rStyle w:val="CommentReference"/>
        </w:rPr>
        <w:commentReference w:id="14"/>
      </w:r>
      <w:r w:rsidR="00880CDA">
        <w:rPr>
          <w:sz w:val="24"/>
          <w:szCs w:val="24"/>
        </w:rPr>
        <w:t xml:space="preserve"> </w:t>
      </w:r>
      <w:r w:rsidRPr="00101A72">
        <w:rPr>
          <w:sz w:val="24"/>
          <w:szCs w:val="24"/>
        </w:rPr>
        <w:t xml:space="preserve">(Table </w:t>
      </w:r>
      <w:r w:rsidR="00FF30E2">
        <w:rPr>
          <w:sz w:val="24"/>
          <w:szCs w:val="24"/>
        </w:rPr>
        <w:t>____</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a few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Powdermill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DA0781">
        <w:rPr>
          <w:sz w:val="24"/>
          <w:szCs w:val="24"/>
        </w:rPr>
        <w:t>___</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Powdermill</w:t>
      </w:r>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5A03B92C"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“eurytopic”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125FFD">
        <w:rPr>
          <w:sz w:val="24"/>
          <w:szCs w:val="24"/>
        </w:rPr>
        <w:t xml:space="preserve">Because only two species </w:t>
      </w:r>
      <w:r w:rsidR="00697B23">
        <w:rPr>
          <w:sz w:val="24"/>
          <w:szCs w:val="24"/>
        </w:rPr>
        <w:t>we found were recorded as open-habitat</w:t>
      </w:r>
      <w:r w:rsidR="00651A19">
        <w:rPr>
          <w:sz w:val="24"/>
          <w:szCs w:val="24"/>
        </w:rPr>
        <w:t xml:space="preserve"> species in the literature, we pooled eurytopic and open-habitat species for the statistical analysis.</w:t>
      </w:r>
    </w:p>
    <w:p w14:paraId="34B98553" w14:textId="77777777" w:rsidR="00546F4A" w:rsidRPr="002B6F14" w:rsidRDefault="00546F4A" w:rsidP="00101A72">
      <w:pPr>
        <w:rPr>
          <w:sz w:val="24"/>
          <w:szCs w:val="24"/>
        </w:rPr>
      </w:pPr>
    </w:p>
    <w:p w14:paraId="6FB0762E" w14:textId="0F7BBB17" w:rsidR="00F64B5F" w:rsidRPr="002B6F14" w:rsidRDefault="00F64B5F" w:rsidP="00F64B5F">
      <w:pPr>
        <w:rPr>
          <w:sz w:val="24"/>
          <w:szCs w:val="24"/>
        </w:rPr>
      </w:pPr>
      <w:commentRangeStart w:id="15"/>
      <w:commentRangeStart w:id="16"/>
      <w:r w:rsidRPr="2475EC72">
        <w:rPr>
          <w:b/>
          <w:bCs/>
          <w:sz w:val="24"/>
          <w:szCs w:val="24"/>
        </w:rPr>
        <w:t xml:space="preserve">Table </w:t>
      </w:r>
      <w:commentRangeEnd w:id="15"/>
      <w:r w:rsidR="00C76F37">
        <w:rPr>
          <w:rStyle w:val="CommentReference"/>
        </w:rPr>
        <w:commentReference w:id="15"/>
      </w:r>
      <w:commentRangeEnd w:id="16"/>
      <w:r w:rsidR="009836FF">
        <w:rPr>
          <w:rStyle w:val="CommentReference"/>
        </w:rPr>
        <w:commentReference w:id="16"/>
      </w:r>
      <w:r w:rsidR="00937C1E">
        <w:rPr>
          <w:b/>
          <w:bCs/>
          <w:sz w:val="24"/>
          <w:szCs w:val="24"/>
        </w:rPr>
        <w:t>_____</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r w:rsidRPr="00897C2C">
              <w:rPr>
                <w:sz w:val="24"/>
              </w:rPr>
              <w:lastRenderedPageBreak/>
              <w:t>Garbalinska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(Bauer and Kredler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Diurnal ground beetle species and/or those adapted to open environments tend to rely on vision for predator avoidance or prey detection</w:t>
            </w:r>
            <w:r>
              <w:rPr>
                <w:rFonts w:eastAsia="Times New Roman"/>
                <w:sz w:val="24"/>
                <w:szCs w:val="24"/>
                <w14:ligatures w14:val="none"/>
              </w:rPr>
              <w:t>, and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eurytopic, or open-habitat)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7"/>
            <w:r>
              <w:rPr>
                <w:rFonts w:eastAsia="Calibri"/>
                <w:sz w:val="24"/>
                <w:szCs w:val="24"/>
                <w14:ligatures w14:val="none"/>
              </w:rPr>
              <w:t>.</w:t>
            </w:r>
            <w:commentRangeEnd w:id="17"/>
            <w:r>
              <w:rPr>
                <w:rStyle w:val="CommentReference"/>
              </w:rPr>
              <w:commentReference w:id="17"/>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Environmental variables on the forest floor were quantified to assess differences among windthrow, salvaged, and undisturbed forest.  Percentage canopy openness was measured using a spherical crown densiometer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18"/>
      <w:r w:rsidRPr="00973260">
        <w:rPr>
          <w:sz w:val="24"/>
          <w:szCs w:val="24"/>
        </w:rPr>
        <w:t>.</w:t>
      </w:r>
      <w:commentRangeEnd w:id="18"/>
      <w:r w:rsidR="00B90C00">
        <w:rPr>
          <w:rStyle w:val="CommentReference"/>
        </w:rPr>
        <w:commentReference w:id="18"/>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13 July in 2022.  Values from the two quadrats around each pitfall trap were averaged together for a site-level mean. Soil moisture was measured at three locations adjacent to each pitfall trap using a Dynamax Inc. (Houston, Texas) TH20 portable soil moisture meter with a Theta Probe ML2x sensor</w:t>
      </w:r>
      <w:r w:rsidR="00FF4040">
        <w:rPr>
          <w:sz w:val="24"/>
          <w:szCs w:val="24"/>
        </w:rPr>
        <w:t xml:space="preserve"> in 2015</w:t>
      </w:r>
      <w:commentRangeStart w:id="19"/>
      <w:r w:rsidRPr="00973260">
        <w:rPr>
          <w:sz w:val="24"/>
          <w:szCs w:val="24"/>
        </w:rPr>
        <w:t>.</w:t>
      </w:r>
      <w:commentRangeEnd w:id="19"/>
      <w:r w:rsidR="00070ACE">
        <w:rPr>
          <w:rStyle w:val="CommentReference"/>
        </w:rPr>
        <w:commentReference w:id="19"/>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r w:rsidR="00676563" w:rsidRPr="002758EE">
        <w:rPr>
          <w:i/>
          <w:iCs/>
          <w:sz w:val="24"/>
          <w:szCs w:val="24"/>
        </w:rPr>
        <w:t>specaccum</w:t>
      </w:r>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xml:space="preserve">. This estimator incorporates the number of singletons and doubletons to estimate the number of undetected species and was implemented using the function “ChaoSpecies” </w:t>
      </w:r>
      <w:r w:rsidR="00E20445">
        <w:rPr>
          <w:sz w:val="24"/>
          <w:szCs w:val="24"/>
        </w:rPr>
        <w:t>in</w:t>
      </w:r>
      <w:r w:rsidR="00440271" w:rsidRPr="00440271">
        <w:rPr>
          <w:sz w:val="24"/>
          <w:szCs w:val="24"/>
        </w:rPr>
        <w:t xml:space="preserve"> the R package “SpadeR”</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0"/>
      <w:r w:rsidR="007A40E3">
        <w:rPr>
          <w:sz w:val="24"/>
          <w:szCs w:val="24"/>
        </w:rPr>
        <w:t xml:space="preserve">We calculated total activity-abundance </w:t>
      </w:r>
      <w:commentRangeEnd w:id="20"/>
      <w:r w:rsidR="00DF2C94">
        <w:rPr>
          <w:rStyle w:val="CommentReference"/>
        </w:rPr>
        <w:commentReference w:id="20"/>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“HillR”</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09F526DB"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Pr>
          <w:sz w:val="24"/>
          <w:szCs w:val="24"/>
        </w:rPr>
        <w:t xml:space="preserve">The eight continuous traits had already been standardized by dividing by body length. After investigating the Pearson correlation coefficients between pairs of traits using the package “corrplot” </w:t>
      </w:r>
      <w:r>
        <w:rPr>
          <w:sz w:val="24"/>
          <w:szCs w:val="24"/>
        </w:rPr>
        <w:fldChar w:fldCharType="begin"/>
      </w:r>
      <w:r>
        <w:rPr>
          <w:sz w:val="24"/>
          <w:szCs w:val="24"/>
        </w:rPr>
        <w:instrText xml:space="preserve"> ADDIN ZOTERO_ITEM CSL_CITATION {"citationID":"JBmE7wVj","properties":{"formattedCitation":"(Wei and Simko 2024)","plainCitation":"(Wei and Simko 2024)","noteIndex":0},"citationItems":[{"id":1198,"uris":["http://zotero.org/users/6631577/items/D8K2C7JQ"],"itemData":{"id":1198,"type":"software","title":"R package 'corrplot': Visualization of a Correlation Matrix","URL":"https://github.com/taiyun/corrplot","version":"0.95","author":[{"family":"Wei","given":"Taiyun"},{"family":"Simko","given":"Viliam"}],"issued":{"date-parts":[["2024"]]}}}],"schema":"https://github.com/citation-style-language/schema/raw/master/csl-citation.json"} </w:instrText>
      </w:r>
      <w:r>
        <w:rPr>
          <w:sz w:val="24"/>
          <w:szCs w:val="24"/>
        </w:rPr>
        <w:fldChar w:fldCharType="separate"/>
      </w:r>
      <w:r w:rsidRPr="00625E14">
        <w:rPr>
          <w:sz w:val="24"/>
        </w:rPr>
        <w:t>(Wei and Simko 2024)</w:t>
      </w:r>
      <w:r>
        <w:rPr>
          <w:sz w:val="24"/>
          <w:szCs w:val="24"/>
        </w:rPr>
        <w:fldChar w:fldCharType="end"/>
      </w:r>
      <w:r>
        <w:rPr>
          <w:sz w:val="24"/>
          <w:szCs w:val="24"/>
        </w:rPr>
        <w:t xml:space="preserve">, we determined </w:t>
      </w:r>
      <w:r w:rsidRPr="009A4F95">
        <w:rPr>
          <w:sz w:val="24"/>
          <w:szCs w:val="24"/>
        </w:rPr>
        <w:t>that eye</w:t>
      </w:r>
      <w:r>
        <w:rPr>
          <w:sz w:val="24"/>
          <w:szCs w:val="24"/>
        </w:rPr>
        <w:t xml:space="preserve"> </w:t>
      </w:r>
      <w:r w:rsidRPr="009A4F95">
        <w:rPr>
          <w:sz w:val="24"/>
          <w:szCs w:val="24"/>
        </w:rPr>
        <w:t>protrusion and eye</w:t>
      </w:r>
      <w:r>
        <w:rPr>
          <w:sz w:val="24"/>
          <w:szCs w:val="24"/>
        </w:rPr>
        <w:t xml:space="preserve"> </w:t>
      </w:r>
      <w:r w:rsidRPr="009A4F95">
        <w:rPr>
          <w:sz w:val="24"/>
          <w:szCs w:val="24"/>
        </w:rPr>
        <w:t>length were highly</w:t>
      </w:r>
      <w:r>
        <w:rPr>
          <w:sz w:val="24"/>
          <w:szCs w:val="24"/>
        </w:rPr>
        <w:t xml:space="preserve"> correlated (r = 0.87) and that antenna length and rear leg length were highly correlated (r = 0.81), even after standardization of each variable to body length. To address this, we replaced </w:t>
      </w:r>
      <w:r w:rsidRPr="005B1951">
        <w:rPr>
          <w:i/>
          <w:iCs/>
          <w:sz w:val="24"/>
          <w:szCs w:val="24"/>
        </w:rPr>
        <w:t>standardized</w:t>
      </w:r>
      <w:r>
        <w:rPr>
          <w:i/>
          <w:iCs/>
          <w:sz w:val="24"/>
          <w:szCs w:val="24"/>
        </w:rPr>
        <w:t xml:space="preserve"> </w:t>
      </w:r>
      <w:r w:rsidRPr="005B1951">
        <w:rPr>
          <w:i/>
          <w:iCs/>
          <w:sz w:val="24"/>
          <w:szCs w:val="24"/>
        </w:rPr>
        <w:t>eye</w:t>
      </w:r>
      <w:r>
        <w:rPr>
          <w:i/>
          <w:iCs/>
          <w:sz w:val="24"/>
          <w:szCs w:val="24"/>
        </w:rPr>
        <w:t xml:space="preserve"> </w:t>
      </w:r>
      <w:r w:rsidRPr="005B1951">
        <w:rPr>
          <w:i/>
          <w:iCs/>
          <w:sz w:val="24"/>
          <w:szCs w:val="24"/>
        </w:rPr>
        <w:t>protrusion</w:t>
      </w:r>
      <w:r>
        <w:rPr>
          <w:sz w:val="24"/>
          <w:szCs w:val="24"/>
        </w:rPr>
        <w:t xml:space="preserve"> with </w:t>
      </w:r>
      <w:r w:rsidR="00580DD1">
        <w:rPr>
          <w:sz w:val="24"/>
          <w:szCs w:val="24"/>
        </w:rPr>
        <w:t>(</w:t>
      </w:r>
      <w:r w:rsidRPr="000B3117">
        <w:rPr>
          <w:i/>
          <w:iCs/>
          <w:sz w:val="24"/>
          <w:szCs w:val="24"/>
        </w:rPr>
        <w:t>eye protrusion</w:t>
      </w:r>
      <w:r w:rsidR="00580DD1">
        <w:rPr>
          <w:i/>
          <w:iCs/>
          <w:sz w:val="24"/>
          <w:szCs w:val="24"/>
        </w:rPr>
        <w:t>)</w:t>
      </w:r>
      <w:r w:rsidRPr="000B3117">
        <w:rPr>
          <w:sz w:val="24"/>
          <w:szCs w:val="24"/>
        </w:rPr>
        <w:t>:</w:t>
      </w:r>
      <w:r w:rsidR="00580DD1">
        <w:rPr>
          <w:sz w:val="24"/>
          <w:szCs w:val="24"/>
        </w:rPr>
        <w:t>(</w:t>
      </w:r>
      <w:r w:rsidRPr="000B3117">
        <w:rPr>
          <w:i/>
          <w:iCs/>
          <w:sz w:val="24"/>
          <w:szCs w:val="24"/>
        </w:rPr>
        <w:t>eye</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and we replaced </w:t>
      </w:r>
      <w:r w:rsidRPr="00100FD6">
        <w:rPr>
          <w:i/>
          <w:iCs/>
          <w:sz w:val="24"/>
          <w:szCs w:val="24"/>
        </w:rPr>
        <w:t>standardized</w:t>
      </w:r>
      <w:r>
        <w:rPr>
          <w:i/>
          <w:iCs/>
          <w:sz w:val="24"/>
          <w:szCs w:val="24"/>
        </w:rPr>
        <w:t xml:space="preserve"> </w:t>
      </w:r>
      <w:r w:rsidRPr="00100FD6">
        <w:rPr>
          <w:i/>
          <w:iCs/>
          <w:sz w:val="24"/>
          <w:szCs w:val="24"/>
        </w:rPr>
        <w:t>antenna</w:t>
      </w:r>
      <w:r>
        <w:rPr>
          <w:i/>
          <w:iCs/>
          <w:sz w:val="24"/>
          <w:szCs w:val="24"/>
        </w:rPr>
        <w:t xml:space="preserve"> </w:t>
      </w:r>
      <w:r w:rsidRPr="00100FD6">
        <w:rPr>
          <w:i/>
          <w:iCs/>
          <w:sz w:val="24"/>
          <w:szCs w:val="24"/>
        </w:rPr>
        <w:t>length</w:t>
      </w:r>
      <w:r>
        <w:rPr>
          <w:sz w:val="24"/>
          <w:szCs w:val="24"/>
        </w:rPr>
        <w:t xml:space="preserve"> with </w:t>
      </w:r>
      <w:r w:rsidR="00580DD1">
        <w:rPr>
          <w:sz w:val="24"/>
          <w:szCs w:val="24"/>
        </w:rPr>
        <w:t>(</w:t>
      </w:r>
      <w:r w:rsidRPr="000B3117">
        <w:rPr>
          <w:i/>
          <w:iCs/>
          <w:sz w:val="24"/>
          <w:szCs w:val="24"/>
        </w:rPr>
        <w:t>antenna length</w:t>
      </w:r>
      <w:r w:rsidR="00580DD1">
        <w:rPr>
          <w:i/>
          <w:iCs/>
          <w:sz w:val="24"/>
          <w:szCs w:val="24"/>
        </w:rPr>
        <w:t>)</w:t>
      </w:r>
      <w:r w:rsidRPr="000B3117">
        <w:rPr>
          <w:sz w:val="24"/>
          <w:szCs w:val="24"/>
        </w:rPr>
        <w:t>:</w:t>
      </w:r>
      <w:r w:rsidR="00580DD1">
        <w:rPr>
          <w:sz w:val="24"/>
          <w:szCs w:val="24"/>
        </w:rPr>
        <w:t>(</w:t>
      </w:r>
      <w:r w:rsidRPr="000B3117">
        <w:rPr>
          <w:i/>
          <w:iCs/>
          <w:sz w:val="24"/>
          <w:szCs w:val="24"/>
        </w:rPr>
        <w:t>rear leg</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These changes resulted in a set of traits with correlation coefficients </w:t>
      </w:r>
      <w:r w:rsidRPr="000034C9">
        <w:rPr>
          <w:sz w:val="24"/>
          <w:szCs w:val="24"/>
        </w:rPr>
        <w:t>≤</w:t>
      </w:r>
      <w:r>
        <w:rPr>
          <w:sz w:val="24"/>
          <w:szCs w:val="24"/>
        </w:rPr>
        <w:t xml:space="preserve"> 0.5</w:t>
      </w:r>
      <w:r w:rsidR="00C30347">
        <w:rPr>
          <w:sz w:val="24"/>
          <w:szCs w:val="24"/>
        </w:rPr>
        <w:t>8</w:t>
      </w:r>
      <w:r>
        <w:rPr>
          <w:sz w:val="24"/>
          <w:szCs w:val="24"/>
        </w:rPr>
        <w:t xml:space="preserve"> between pairs</w:t>
      </w:r>
      <w:r w:rsidR="003743A4">
        <w:rPr>
          <w:sz w:val="24"/>
          <w:szCs w:val="24"/>
        </w:rPr>
        <w:t xml:space="preserve"> of traits</w:t>
      </w:r>
      <w:commentRangeStart w:id="21"/>
      <w:commentRangeStart w:id="22"/>
      <w:r>
        <w:rPr>
          <w:sz w:val="24"/>
          <w:szCs w:val="24"/>
        </w:rPr>
        <w:t>.</w:t>
      </w:r>
      <w:commentRangeEnd w:id="21"/>
      <w:r>
        <w:rPr>
          <w:rStyle w:val="CommentReference"/>
        </w:rPr>
        <w:commentReference w:id="21"/>
      </w:r>
      <w:commentRangeEnd w:id="22"/>
      <w:r w:rsidR="00704443">
        <w:rPr>
          <w:rStyle w:val="CommentReference"/>
        </w:rPr>
        <w:commentReference w:id="22"/>
      </w:r>
      <w:r w:rsidR="00704443">
        <w:rPr>
          <w:sz w:val="24"/>
          <w:szCs w:val="24"/>
        </w:rPr>
        <w:t xml:space="preserve"> </w:t>
      </w:r>
      <w:r w:rsidR="00C90B81">
        <w:rPr>
          <w:sz w:val="24"/>
          <w:szCs w:val="24"/>
        </w:rPr>
        <w:t xml:space="preserve">We </w:t>
      </w:r>
      <w:r w:rsidR="00CB5919">
        <w:rPr>
          <w:sz w:val="24"/>
          <w:szCs w:val="24"/>
        </w:rPr>
        <w:t>then</w:t>
      </w:r>
      <w:r>
        <w:rPr>
          <w:sz w:val="24"/>
          <w:szCs w:val="24"/>
        </w:rPr>
        <w:t xml:space="preserve"> centered each continuous trait to a mean of 0, scaled to a variance of 1, and ran the PCA using the function “prcomp”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r w:rsidRPr="00A877B6">
        <w:rPr>
          <w:i/>
          <w:iCs/>
          <w:sz w:val="24"/>
          <w:szCs w:val="24"/>
        </w:rPr>
        <w:t>Notiophilus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S____). After running the PCA, we added </w:t>
      </w:r>
      <w:r w:rsidRPr="00880811">
        <w:rPr>
          <w:i/>
          <w:iCs/>
          <w:sz w:val="24"/>
          <w:szCs w:val="24"/>
        </w:rPr>
        <w:t xml:space="preserve">Notiophilus </w:t>
      </w:r>
      <w:r>
        <w:rPr>
          <w:sz w:val="24"/>
          <w:szCs w:val="24"/>
        </w:rPr>
        <w:t>back into the analysis by centering and scaling its data using the previously-calculated scaling coefficients and then projecting the values onto the PC axes using the loading values.</w:t>
      </w:r>
    </w:p>
    <w:p w14:paraId="4B976776" w14:textId="77777777" w:rsidR="00A4024C" w:rsidRDefault="00A4024C" w:rsidP="00563C26">
      <w:pPr>
        <w:rPr>
          <w:sz w:val="24"/>
          <w:szCs w:val="24"/>
        </w:rPr>
      </w:pPr>
    </w:p>
    <w:p w14:paraId="687E6A2E" w14:textId="142D9667"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724217">
        <w:rPr>
          <w:sz w:val="24"/>
          <w:szCs w:val="24"/>
        </w:rPr>
        <w:t>83</w:t>
      </w:r>
      <w:r w:rsidR="0019372D">
        <w:rPr>
          <w:sz w:val="24"/>
          <w:szCs w:val="24"/>
        </w:rPr>
        <w:t>% 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r w:rsidR="00724217" w:rsidRPr="00D65666">
        <w:rPr>
          <w:i/>
          <w:iCs/>
          <w:sz w:val="24"/>
          <w:szCs w:val="24"/>
        </w:rPr>
        <w:t>mpd</w:t>
      </w:r>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7E4D06A3"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commentRangeStart w:id="23"/>
      <w:r w:rsidR="005A1A4A">
        <w:rPr>
          <w:sz w:val="24"/>
          <w:szCs w:val="24"/>
        </w:rPr>
        <w:t xml:space="preserve">These were calculated for </w:t>
      </w:r>
      <w:r w:rsidR="00EC4BAA">
        <w:rPr>
          <w:sz w:val="24"/>
          <w:szCs w:val="24"/>
        </w:rPr>
        <w:t xml:space="preserve">all </w:t>
      </w:r>
      <w:r w:rsidR="00305F58">
        <w:rPr>
          <w:sz w:val="24"/>
          <w:szCs w:val="24"/>
        </w:rPr>
        <w:t xml:space="preserve">functional traits as well as for the </w:t>
      </w:r>
      <w:r w:rsidR="00BD2E99">
        <w:rPr>
          <w:sz w:val="24"/>
          <w:szCs w:val="24"/>
        </w:rPr>
        <w:t xml:space="preserve">first </w:t>
      </w:r>
      <w:r w:rsidR="00CC354A">
        <w:rPr>
          <w:sz w:val="24"/>
          <w:szCs w:val="24"/>
        </w:rPr>
        <w:t>three</w:t>
      </w:r>
      <w:r w:rsidR="00305F58">
        <w:rPr>
          <w:sz w:val="24"/>
          <w:szCs w:val="24"/>
        </w:rPr>
        <w:t xml:space="preserve"> axes of the PCA analysis</w:t>
      </w:r>
      <w:commentRangeEnd w:id="23"/>
      <w:r w:rsidR="003F5F3E">
        <w:rPr>
          <w:rStyle w:val="CommentReference"/>
        </w:rPr>
        <w:commentReference w:id="23"/>
      </w:r>
      <w:r w:rsidR="00305F58">
        <w:rPr>
          <w:sz w:val="24"/>
          <w:szCs w:val="24"/>
        </w:rPr>
        <w:t xml:space="preserve"> using </w:t>
      </w:r>
      <w:r w:rsidR="005A1A4A">
        <w:rPr>
          <w:sz w:val="24"/>
          <w:szCs w:val="24"/>
        </w:rPr>
        <w:t xml:space="preserve">the function </w:t>
      </w:r>
      <w:commentRangeStart w:id="24"/>
      <w:r w:rsidR="005A1A4A">
        <w:rPr>
          <w:sz w:val="24"/>
          <w:szCs w:val="24"/>
        </w:rPr>
        <w:t>“functcomp”</w:t>
      </w:r>
      <w:commentRangeEnd w:id="24"/>
      <w:r w:rsidR="001A56CD">
        <w:rPr>
          <w:rStyle w:val="CommentReference"/>
        </w:rPr>
        <w:commentReference w:id="24"/>
      </w:r>
      <w:r w:rsidR="005A1A4A">
        <w:rPr>
          <w:sz w:val="24"/>
          <w:szCs w:val="24"/>
        </w:rPr>
        <w:t xml:space="preserve">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r w:rsidR="00FF4741">
        <w:rPr>
          <w:sz w:val="24"/>
          <w:szCs w:val="24"/>
        </w:rPr>
        <w:t>T</w:t>
      </w:r>
      <w:r w:rsidR="009E5BDD">
        <w:rPr>
          <w:sz w:val="24"/>
          <w:szCs w:val="24"/>
        </w:rPr>
        <w:t xml:space="preserve">he first </w:t>
      </w:r>
      <w:r w:rsidR="00DB4817">
        <w:rPr>
          <w:sz w:val="24"/>
          <w:szCs w:val="24"/>
        </w:rPr>
        <w:t>thre</w:t>
      </w:r>
      <w:r w:rsidR="00CC354A">
        <w:rPr>
          <w:sz w:val="24"/>
          <w:szCs w:val="24"/>
        </w:rPr>
        <w:t>e</w:t>
      </w:r>
      <w:r w:rsidR="009E5BDD">
        <w:rPr>
          <w:sz w:val="24"/>
          <w:szCs w:val="24"/>
        </w:rPr>
        <w:t xml:space="preserve"> PC axes were considered</w:t>
      </w:r>
      <w:r w:rsidR="006A0673">
        <w:rPr>
          <w:sz w:val="24"/>
          <w:szCs w:val="24"/>
        </w:rPr>
        <w:t xml:space="preserve"> because together they explained </w:t>
      </w:r>
      <w:r w:rsidR="00595569">
        <w:rPr>
          <w:sz w:val="24"/>
          <w:szCs w:val="24"/>
        </w:rPr>
        <w:t>72</w:t>
      </w:r>
      <w:r w:rsidR="006A0673">
        <w:rPr>
          <w:sz w:val="24"/>
          <w:szCs w:val="24"/>
        </w:rPr>
        <w:t>% of the variation in the eight numerical traits and</w:t>
      </w:r>
      <w:r w:rsidR="009E5BDD">
        <w:rPr>
          <w:sz w:val="24"/>
          <w:szCs w:val="24"/>
        </w:rPr>
        <w:t xml:space="preserve"> because they had biological meaning for locomotion and sensory strategies</w:t>
      </w:r>
      <w:r w:rsidR="0012200B">
        <w:rPr>
          <w:sz w:val="24"/>
          <w:szCs w:val="24"/>
        </w:rPr>
        <w:t>.</w:t>
      </w:r>
    </w:p>
    <w:p w14:paraId="7A5CA178" w14:textId="77777777" w:rsidR="006A595F" w:rsidRDefault="006A595F" w:rsidP="006D649D">
      <w:pPr>
        <w:rPr>
          <w:sz w:val="24"/>
          <w:szCs w:val="24"/>
        </w:rPr>
      </w:pPr>
    </w:p>
    <w:p w14:paraId="2E72F48B" w14:textId="00FFC12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“lmerTest”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5"/>
      <w:r w:rsidR="00D969B0">
        <w:rPr>
          <w:sz w:val="24"/>
          <w:szCs w:val="24"/>
        </w:rPr>
        <w:t>.</w:t>
      </w:r>
      <w:commentRangeEnd w:id="25"/>
      <w:r w:rsidR="00DD5592">
        <w:rPr>
          <w:rStyle w:val="CommentReference"/>
        </w:rPr>
        <w:commentReference w:id="25"/>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w:t>
      </w:r>
      <w:r w:rsidR="00792CAC">
        <w:rPr>
          <w:sz w:val="24"/>
          <w:szCs w:val="24"/>
        </w:rPr>
        <w:lastRenderedPageBreak/>
        <w:t>(CWM)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 </w:t>
      </w:r>
      <w:commentRangeStart w:id="26"/>
      <w:r w:rsidR="00B04927">
        <w:rPr>
          <w:sz w:val="24"/>
          <w:szCs w:val="24"/>
        </w:rPr>
        <w:t>____</w:t>
      </w:r>
      <w:commentRangeEnd w:id="26"/>
      <w:r w:rsidR="00B04927">
        <w:rPr>
          <w:rStyle w:val="CommentReference"/>
        </w:rPr>
        <w:commentReference w:id="26"/>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linear </w:t>
      </w:r>
      <w:commentRangeStart w:id="27"/>
      <w:commentRangeStart w:id="28"/>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27"/>
      <w:r w:rsidR="00142F76">
        <w:rPr>
          <w:rStyle w:val="CommentReference"/>
        </w:rPr>
        <w:commentReference w:id="27"/>
      </w:r>
      <w:commentRangeEnd w:id="28"/>
      <w:r w:rsidR="00487AE3">
        <w:rPr>
          <w:rStyle w:val="CommentReference"/>
        </w:rPr>
        <w:commentReference w:id="28"/>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 xml:space="preserve">airwise comparisons between treatment groups were made using the package “emmeans”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r w:rsidR="00670A41">
        <w:rPr>
          <w:sz w:val="24"/>
          <w:szCs w:val="24"/>
        </w:rPr>
        <w:t>.</w:t>
      </w:r>
      <w:r w:rsidR="00CD7748">
        <w:rPr>
          <w:sz w:val="24"/>
          <w:szCs w:val="24"/>
        </w:rPr>
        <w:t xml:space="preserve"> </w:t>
      </w:r>
      <w:commentRangeStart w:id="29"/>
      <w:r w:rsidR="00E35E85">
        <w:rPr>
          <w:sz w:val="24"/>
          <w:szCs w:val="24"/>
        </w:rPr>
        <w:t xml:space="preserve">Whenever </w:t>
      </w:r>
      <w:r w:rsidR="005C0B04">
        <w:rPr>
          <w:sz w:val="24"/>
          <w:szCs w:val="24"/>
        </w:rPr>
        <w:t xml:space="preserve">the </w:t>
      </w:r>
      <w:r w:rsidR="00835D13">
        <w:rPr>
          <w:sz w:val="24"/>
          <w:szCs w:val="24"/>
        </w:rPr>
        <w:t>treatment</w:t>
      </w:r>
      <w:r w:rsidR="00B101EF">
        <w:rPr>
          <w:sz w:val="24"/>
          <w:szCs w:val="24"/>
        </w:rPr>
        <w:t>*</w:t>
      </w:r>
      <w:r w:rsidR="00835D13">
        <w:rPr>
          <w:sz w:val="24"/>
          <w:szCs w:val="24"/>
        </w:rPr>
        <w:t xml:space="preserve">year </w:t>
      </w:r>
      <w:r w:rsidR="005C0B04">
        <w:rPr>
          <w:sz w:val="24"/>
          <w:szCs w:val="24"/>
        </w:rPr>
        <w:t>interaction te</w:t>
      </w:r>
      <w:r w:rsidR="00791DF1">
        <w:rPr>
          <w:sz w:val="24"/>
          <w:szCs w:val="24"/>
        </w:rPr>
        <w:t xml:space="preserve">rm was significant, </w:t>
      </w:r>
      <w:r w:rsidR="00080E7F">
        <w:rPr>
          <w:sz w:val="24"/>
          <w:szCs w:val="24"/>
        </w:rPr>
        <w:t xml:space="preserve">pairwise comparisons </w:t>
      </w:r>
      <w:r w:rsidR="00B101EF">
        <w:rPr>
          <w:sz w:val="24"/>
          <w:szCs w:val="24"/>
        </w:rPr>
        <w:t xml:space="preserve">were made </w:t>
      </w:r>
      <w:r w:rsidR="00080E7F">
        <w:rPr>
          <w:sz w:val="24"/>
          <w:szCs w:val="24"/>
        </w:rPr>
        <w:t>between treatment groups within each individual year.</w:t>
      </w:r>
      <w:commentRangeEnd w:id="29"/>
      <w:r w:rsidR="003700A2">
        <w:rPr>
          <w:rStyle w:val="CommentReference"/>
        </w:rPr>
        <w:commentReference w:id="29"/>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397A1B5A"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0B798D">
        <w:rPr>
          <w:sz w:val="24"/>
          <w:szCs w:val="24"/>
        </w:rPr>
        <w:t xml:space="preserve"> </w:t>
      </w:r>
      <w:r w:rsidR="00C2776C" w:rsidRPr="00C2776C">
        <w:rPr>
          <w:sz w:val="24"/>
          <w:szCs w:val="24"/>
        </w:rPr>
        <w:t>Furthermore, we used an analysis of multivariate homogeneity of group dispersions with the “betadisper”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601A6D">
        <w:rPr>
          <w:sz w:val="24"/>
          <w:szCs w:val="24"/>
        </w:rPr>
        <w:t xml:space="preserve"> with the function </w:t>
      </w:r>
      <w:commentRangeStart w:id="30"/>
      <w:commentRangeStart w:id="31"/>
      <w:r w:rsidR="00601A6D">
        <w:rPr>
          <w:sz w:val="24"/>
          <w:szCs w:val="24"/>
        </w:rPr>
        <w:t xml:space="preserve">“comdist” in </w:t>
      </w:r>
      <w:commentRangeEnd w:id="30"/>
      <w:r w:rsidR="000A25B0">
        <w:rPr>
          <w:rStyle w:val="CommentReference"/>
        </w:rPr>
        <w:commentReference w:id="30"/>
      </w:r>
      <w:commentRangeEnd w:id="31"/>
      <w:r w:rsidR="00C33274">
        <w:rPr>
          <w:rStyle w:val="CommentReference"/>
        </w:rPr>
        <w:commentReference w:id="31"/>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E322DC">
        <w:rPr>
          <w:sz w:val="24"/>
          <w:szCs w:val="24"/>
        </w:rPr>
        <w:t xml:space="preserve">This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PERMANOVA </w:t>
      </w:r>
      <w:r w:rsidR="00B1371A">
        <w:rPr>
          <w:sz w:val="24"/>
          <w:szCs w:val="24"/>
        </w:rPr>
        <w:t>and beta-dispersion analyses were</w:t>
      </w:r>
      <w:r w:rsidR="007748E4">
        <w:rPr>
          <w:sz w:val="24"/>
          <w:szCs w:val="24"/>
        </w:rPr>
        <w:t xml:space="preserve"> performed in a similar manner</w:t>
      </w:r>
      <w:r w:rsidR="006F33E9">
        <w:rPr>
          <w:sz w:val="24"/>
          <w:szCs w:val="24"/>
        </w:rPr>
        <w:t>, and differences in functional beta-diversity among treatments and years were visualized with NMDS.</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0F778F94" w:rsidR="00D96ADF" w:rsidRDefault="00FB48E5" w:rsidP="00DE48B3">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r w:rsidR="00C3664C">
        <w:rPr>
          <w:sz w:val="24"/>
          <w:szCs w:val="24"/>
        </w:rPr>
        <w:t xml:space="preserve"> </w:t>
      </w:r>
      <w:commentRangeStart w:id="32"/>
      <w:r w:rsidR="00C3664C">
        <w:rPr>
          <w:sz w:val="24"/>
          <w:szCs w:val="24"/>
        </w:rPr>
        <w:t>(an additional 8 species were caught</w:t>
      </w:r>
      <w:r w:rsidR="000520D0">
        <w:rPr>
          <w:sz w:val="24"/>
          <w:szCs w:val="24"/>
        </w:rPr>
        <w:t xml:space="preserve"> in September of 2022 but were omitted from analyses, </w:t>
      </w:r>
      <w:r w:rsidR="00C21FD3">
        <w:rPr>
          <w:sz w:val="24"/>
          <w:szCs w:val="24"/>
        </w:rPr>
        <w:t xml:space="preserve">see </w:t>
      </w:r>
      <w:r w:rsidR="000520D0">
        <w:rPr>
          <w:sz w:val="24"/>
          <w:szCs w:val="24"/>
        </w:rPr>
        <w:t>Supplementary Information)</w:t>
      </w:r>
      <w:commentRangeEnd w:id="32"/>
      <w:r w:rsidR="009A3383">
        <w:rPr>
          <w:rStyle w:val="CommentReference"/>
        </w:rPr>
        <w:commentReference w:id="32"/>
      </w:r>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species were caught in both years, while</w:t>
      </w:r>
      <w:r w:rsidR="001B33BA">
        <w:rPr>
          <w:sz w:val="24"/>
          <w:szCs w:val="24"/>
        </w:rPr>
        <w:t xml:space="preserve"> </w:t>
      </w:r>
      <w:r w:rsidR="00FF0B41">
        <w:rPr>
          <w:sz w:val="24"/>
          <w:szCs w:val="24"/>
        </w:rPr>
        <w:t xml:space="preserve">20 species were caught only in </w:t>
      </w:r>
      <w:r w:rsidR="00FF0B41">
        <w:rPr>
          <w:sz w:val="24"/>
          <w:szCs w:val="24"/>
        </w:rPr>
        <w:lastRenderedPageBreak/>
        <w:t>one year or the other</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r w:rsidR="002175BF" w:rsidRPr="002175BF">
        <w:rPr>
          <w:i/>
          <w:iCs/>
          <w:sz w:val="24"/>
          <w:szCs w:val="24"/>
        </w:rPr>
        <w:t>Pterostichus moestus</w:t>
      </w:r>
      <w:r w:rsidR="00007B3F">
        <w:rPr>
          <w:sz w:val="24"/>
          <w:szCs w:val="24"/>
        </w:rPr>
        <w:t xml:space="preserve">, </w:t>
      </w:r>
      <w:r w:rsidR="00BF01F4" w:rsidRPr="00BF01F4">
        <w:rPr>
          <w:i/>
          <w:iCs/>
          <w:sz w:val="24"/>
          <w:szCs w:val="24"/>
        </w:rPr>
        <w:t>Chlaenius emarginatus</w:t>
      </w:r>
      <w:r w:rsidR="00AD5CEA">
        <w:rPr>
          <w:sz w:val="24"/>
          <w:szCs w:val="24"/>
        </w:rPr>
        <w:t xml:space="preserve">, </w:t>
      </w:r>
      <w:r w:rsidR="00007B3F">
        <w:rPr>
          <w:sz w:val="24"/>
          <w:szCs w:val="24"/>
        </w:rPr>
        <w:t xml:space="preserve">and </w:t>
      </w:r>
      <w:r w:rsidR="00007B3F" w:rsidRPr="00007B3F">
        <w:rPr>
          <w:i/>
          <w:iCs/>
          <w:sz w:val="24"/>
          <w:szCs w:val="24"/>
        </w:rPr>
        <w:t>Sphaeroderus stenostomus</w:t>
      </w:r>
      <w:r w:rsidR="00007B3F">
        <w:rPr>
          <w:sz w:val="24"/>
          <w:szCs w:val="24"/>
        </w:rPr>
        <w:t xml:space="preserve">, </w:t>
      </w:r>
      <w:r w:rsidR="00AD5CEA">
        <w:rPr>
          <w:sz w:val="24"/>
          <w:szCs w:val="24"/>
        </w:rPr>
        <w:t xml:space="preserve">comprising </w:t>
      </w:r>
      <w:r w:rsidR="004E2294">
        <w:rPr>
          <w:sz w:val="24"/>
          <w:szCs w:val="24"/>
        </w:rPr>
        <w:t>15.1</w:t>
      </w:r>
      <w:r w:rsidR="007C0160">
        <w:rPr>
          <w:sz w:val="24"/>
          <w:szCs w:val="24"/>
        </w:rPr>
        <w:t>%</w:t>
      </w:r>
      <w:r w:rsidR="0005722A">
        <w:rPr>
          <w:sz w:val="24"/>
          <w:szCs w:val="24"/>
        </w:rPr>
        <w:t>,</w:t>
      </w:r>
      <w:r w:rsidR="007C0160">
        <w:rPr>
          <w:sz w:val="24"/>
          <w:szCs w:val="24"/>
        </w:rPr>
        <w:t xml:space="preserve"> </w:t>
      </w:r>
      <w:r w:rsidR="00BF2FFA">
        <w:rPr>
          <w:sz w:val="24"/>
          <w:szCs w:val="24"/>
        </w:rPr>
        <w:t>10.5</w:t>
      </w:r>
      <w:r w:rsidR="007C0160">
        <w:rPr>
          <w:sz w:val="24"/>
          <w:szCs w:val="24"/>
        </w:rPr>
        <w:t>%</w:t>
      </w:r>
      <w:r w:rsidR="0005722A">
        <w:rPr>
          <w:sz w:val="24"/>
          <w:szCs w:val="24"/>
        </w:rPr>
        <w:t>, and 10.3%</w:t>
      </w:r>
      <w:r w:rsidR="007C0160">
        <w:rPr>
          <w:sz w:val="24"/>
          <w:szCs w:val="24"/>
        </w:rPr>
        <w:t xml:space="preserve"> of the total number of ground beetles, respectively.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 24 were noted as eurytopic, and 20 were forest-specialist. </w:t>
      </w:r>
      <w:r w:rsidR="009073B2">
        <w:rPr>
          <w:sz w:val="24"/>
          <w:szCs w:val="24"/>
        </w:rPr>
        <w:t>Species accumulation curves</w:t>
      </w:r>
      <w:r w:rsidR="007B2F75">
        <w:rPr>
          <w:sz w:val="24"/>
          <w:szCs w:val="24"/>
        </w:rPr>
        <w:t xml:space="preserve"> for each </w:t>
      </w:r>
      <w:r w:rsidR="00B829CC">
        <w:rPr>
          <w:sz w:val="24"/>
          <w:szCs w:val="24"/>
        </w:rPr>
        <w:t>treatment</w:t>
      </w:r>
      <w:r w:rsidR="00F4396F">
        <w:rPr>
          <w:sz w:val="24"/>
          <w:szCs w:val="24"/>
        </w:rPr>
        <w:t xml:space="preserve"> and year</w:t>
      </w:r>
      <w:r w:rsidR="009073B2">
        <w:rPr>
          <w:sz w:val="24"/>
          <w:szCs w:val="24"/>
        </w:rPr>
        <w:t xml:space="preserve"> showed tha</w:t>
      </w:r>
      <w:r w:rsidR="00A750DD">
        <w:rPr>
          <w:sz w:val="24"/>
          <w:szCs w:val="24"/>
        </w:rPr>
        <w:t xml:space="preserve">t </w:t>
      </w:r>
      <w:r w:rsidR="00894A0F">
        <w:rPr>
          <w:sz w:val="24"/>
          <w:szCs w:val="24"/>
        </w:rPr>
        <w:t xml:space="preserve">species richness had </w:t>
      </w:r>
      <w:r w:rsidR="00F4396F">
        <w:rPr>
          <w:sz w:val="24"/>
          <w:szCs w:val="24"/>
        </w:rPr>
        <w:t>begun to level ou</w:t>
      </w:r>
      <w:r w:rsidR="00ED2D64">
        <w:rPr>
          <w:sz w:val="24"/>
          <w:szCs w:val="24"/>
        </w:rPr>
        <w:t xml:space="preserve">t with increasing number of plots, but that our sampling effort </w:t>
      </w:r>
      <w:r w:rsidR="007B56F8">
        <w:rPr>
          <w:sz w:val="24"/>
          <w:szCs w:val="24"/>
        </w:rPr>
        <w:t>captured</w:t>
      </w:r>
      <w:r w:rsidR="008D1EE7">
        <w:rPr>
          <w:sz w:val="24"/>
          <w:szCs w:val="24"/>
        </w:rPr>
        <w:t xml:space="preserve"> </w:t>
      </w:r>
      <w:commentRangeStart w:id="33"/>
      <w:r w:rsidR="00B50276">
        <w:rPr>
          <w:sz w:val="24"/>
          <w:szCs w:val="24"/>
        </w:rPr>
        <w:t>46-</w:t>
      </w:r>
      <w:r w:rsidR="00692470">
        <w:rPr>
          <w:sz w:val="24"/>
          <w:szCs w:val="24"/>
        </w:rPr>
        <w:t>78</w:t>
      </w:r>
      <w:r w:rsidR="008D1EE7">
        <w:rPr>
          <w:sz w:val="24"/>
          <w:szCs w:val="24"/>
        </w:rPr>
        <w:t xml:space="preserve">% </w:t>
      </w:r>
      <w:commentRangeEnd w:id="33"/>
      <w:r w:rsidR="009A0429">
        <w:rPr>
          <w:rStyle w:val="CommentReference"/>
        </w:rPr>
        <w:commentReference w:id="33"/>
      </w:r>
      <w:r w:rsidR="008D1EE7">
        <w:rPr>
          <w:sz w:val="24"/>
          <w:szCs w:val="24"/>
        </w:rPr>
        <w:t>of the estimated species present</w:t>
      </w:r>
      <w:r w:rsidR="00594B30">
        <w:rPr>
          <w:sz w:val="24"/>
          <w:szCs w:val="24"/>
        </w:rPr>
        <w:t xml:space="preserve"> (Figure S___).</w:t>
      </w:r>
      <w:r w:rsidR="00B308B2">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34"/>
      <w:r w:rsidR="005C6716">
        <w:rPr>
          <w:sz w:val="24"/>
          <w:szCs w:val="24"/>
        </w:rPr>
        <w:t>79.2</w:t>
      </w:r>
      <w:r w:rsidR="00D342D1">
        <w:rPr>
          <w:sz w:val="24"/>
          <w:szCs w:val="24"/>
        </w:rPr>
        <w:t xml:space="preserve"> </w:t>
      </w:r>
      <w:r w:rsidR="00106C43">
        <w:rPr>
          <w:sz w:val="24"/>
          <w:szCs w:val="24"/>
        </w:rPr>
        <w:t>species</w:t>
      </w:r>
      <w:commentRangeEnd w:id="34"/>
      <w:r w:rsidR="00B50276">
        <w:rPr>
          <w:rStyle w:val="CommentReference"/>
        </w:rPr>
        <w:commentReference w:id="34"/>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4C7CF2">
        <w:rPr>
          <w:sz w:val="24"/>
          <w:szCs w:val="24"/>
        </w:rPr>
        <w:t xml:space="preserve"> </w:t>
      </w:r>
    </w:p>
    <w:p w14:paraId="6BE6BE8C" w14:textId="77777777" w:rsidR="00380BCD" w:rsidRDefault="00380BCD" w:rsidP="0043574A">
      <w:pPr>
        <w:rPr>
          <w:sz w:val="24"/>
          <w:szCs w:val="24"/>
        </w:rPr>
      </w:pPr>
    </w:p>
    <w:p w14:paraId="52A1891E" w14:textId="5E7B25D2" w:rsidR="00380BCD" w:rsidRDefault="00917309" w:rsidP="00B24162">
      <w:pPr>
        <w:ind w:firstLine="720"/>
        <w:rPr>
          <w:sz w:val="24"/>
          <w:szCs w:val="24"/>
        </w:rPr>
      </w:pPr>
      <w:r>
        <w:rPr>
          <w:sz w:val="24"/>
          <w:szCs w:val="24"/>
        </w:rPr>
        <w:t xml:space="preserve">Activity-abundance of ground beetles </w:t>
      </w:r>
      <w:r w:rsidR="003B61B1">
        <w:rPr>
          <w:sz w:val="24"/>
          <w:szCs w:val="24"/>
        </w:rPr>
        <w:t xml:space="preserve">was </w:t>
      </w:r>
      <w:r w:rsidR="008C682E">
        <w:rPr>
          <w:sz w:val="24"/>
          <w:szCs w:val="24"/>
        </w:rPr>
        <w:t>affected</w:t>
      </w:r>
      <w:r w:rsidR="003B61B1">
        <w:rPr>
          <w:sz w:val="24"/>
          <w:szCs w:val="24"/>
        </w:rPr>
        <w:t xml:space="preserve"> by changes in the</w:t>
      </w:r>
      <w:r w:rsidR="00A807F1">
        <w:rPr>
          <w:sz w:val="24"/>
          <w:szCs w:val="24"/>
        </w:rPr>
        <w:t xml:space="preserve"> forest management treatments </w:t>
      </w:r>
      <w:r w:rsidR="003B61B1">
        <w:rPr>
          <w:sz w:val="24"/>
          <w:szCs w:val="24"/>
        </w:rPr>
        <w:t xml:space="preserve">over time. </w:t>
      </w:r>
      <w:r w:rsidR="006C3CB0">
        <w:rPr>
          <w:sz w:val="24"/>
          <w:szCs w:val="24"/>
        </w:rPr>
        <w:t xml:space="preserve">In 2015, activity-abundance </w:t>
      </w:r>
      <w:r w:rsidR="00F81955">
        <w:rPr>
          <w:sz w:val="24"/>
          <w:szCs w:val="24"/>
        </w:rPr>
        <w:t>spiked in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2162E7">
        <w:rPr>
          <w:sz w:val="24"/>
          <w:szCs w:val="24"/>
        </w:rPr>
        <w:t>___</w:t>
      </w:r>
      <w:r w:rsidR="00C85AE4">
        <w:rPr>
          <w:sz w:val="24"/>
          <w:szCs w:val="24"/>
        </w:rPr>
        <w:t xml:space="preserve">A; </w:t>
      </w:r>
      <w:r w:rsidR="00A10D50">
        <w:rPr>
          <w:sz w:val="24"/>
          <w:szCs w:val="24"/>
        </w:rPr>
        <w:t>Table</w:t>
      </w:r>
      <w:r w:rsidR="00BC40A6">
        <w:rPr>
          <w:sz w:val="24"/>
          <w:szCs w:val="24"/>
        </w:rPr>
        <w:t>s</w:t>
      </w:r>
      <w:r w:rsidR="00A10D50">
        <w:rPr>
          <w:sz w:val="24"/>
          <w:szCs w:val="24"/>
        </w:rPr>
        <w:t xml:space="preserve"> </w:t>
      </w:r>
      <w:r w:rsidR="00E3383D">
        <w:rPr>
          <w:sz w:val="24"/>
          <w:szCs w:val="24"/>
        </w:rPr>
        <w:t>____</w:t>
      </w:r>
      <w:r w:rsidR="00BC40A6">
        <w:rPr>
          <w:sz w:val="24"/>
          <w:szCs w:val="24"/>
        </w:rPr>
        <w:t>-____</w:t>
      </w:r>
      <w:r w:rsidR="003B61B1">
        <w:rPr>
          <w:sz w:val="24"/>
          <w:szCs w:val="24"/>
        </w:rPr>
        <w:t>).</w:t>
      </w:r>
      <w:r w:rsidR="008449EE">
        <w:rPr>
          <w:sz w:val="24"/>
          <w:szCs w:val="24"/>
        </w:rPr>
        <w:t xml:space="preserve"> </w:t>
      </w:r>
      <w:commentRangeStart w:id="35"/>
      <w:commentRangeStart w:id="36"/>
      <w:r w:rsidR="00475ED5">
        <w:rPr>
          <w:sz w:val="24"/>
          <w:szCs w:val="24"/>
        </w:rPr>
        <w:t>However, what was consistent across both years was that</w:t>
      </w:r>
      <w:r w:rsidR="00E34617">
        <w:rPr>
          <w:sz w:val="24"/>
          <w:szCs w:val="24"/>
        </w:rPr>
        <w:t xml:space="preserve"> s</w:t>
      </w:r>
      <w:r w:rsidR="00F46BA4">
        <w:rPr>
          <w:sz w:val="24"/>
          <w:szCs w:val="24"/>
        </w:rPr>
        <w:t>pecies</w:t>
      </w:r>
      <w:r w:rsidR="000250D6">
        <w:rPr>
          <w:sz w:val="24"/>
          <w:szCs w:val="24"/>
        </w:rPr>
        <w:t xml:space="preserve"> known to be eurytopic or open-habitat specialists</w:t>
      </w:r>
      <w:r w:rsidR="00F07927">
        <w:rPr>
          <w:sz w:val="24"/>
          <w:szCs w:val="24"/>
        </w:rPr>
        <w:t xml:space="preserve"> </w:t>
      </w:r>
      <w:r w:rsidR="00F46BA4">
        <w:rPr>
          <w:sz w:val="24"/>
          <w:szCs w:val="24"/>
        </w:rPr>
        <w:t>were mo</w:t>
      </w:r>
      <w:r w:rsidR="00FF4D4A">
        <w:rPr>
          <w:sz w:val="24"/>
          <w:szCs w:val="24"/>
        </w:rPr>
        <w:t>st</w:t>
      </w:r>
      <w:r w:rsidR="00F46BA4">
        <w:rPr>
          <w:sz w:val="24"/>
          <w:szCs w:val="24"/>
        </w:rPr>
        <w:t xml:space="preserve"> abundant </w:t>
      </w:r>
      <w:r w:rsidR="00E80ABC">
        <w:rPr>
          <w:sz w:val="24"/>
          <w:szCs w:val="24"/>
        </w:rPr>
        <w:t>in salvaged plots</w:t>
      </w:r>
      <w:r w:rsidR="000250D6">
        <w:rPr>
          <w:sz w:val="24"/>
          <w:szCs w:val="24"/>
        </w:rPr>
        <w:t xml:space="preserve"> </w:t>
      </w:r>
      <w:r w:rsidR="000250D6">
        <w:rPr>
          <w:sz w:val="24"/>
          <w:szCs w:val="24"/>
        </w:rPr>
        <w:t>(</w:t>
      </w:r>
      <w:r w:rsidR="000250D6" w:rsidRPr="004C6E31">
        <w:rPr>
          <w:sz w:val="24"/>
          <w:szCs w:val="24"/>
        </w:rPr>
        <w:t>F=3.601</w:t>
      </w:r>
      <w:r w:rsidR="000250D6">
        <w:rPr>
          <w:sz w:val="24"/>
          <w:szCs w:val="24"/>
        </w:rPr>
        <w:t>, p=</w:t>
      </w:r>
      <w:r w:rsidR="000250D6" w:rsidRPr="004C6E31">
        <w:rPr>
          <w:sz w:val="24"/>
          <w:szCs w:val="24"/>
        </w:rPr>
        <w:t>0.037</w:t>
      </w:r>
      <w:r w:rsidR="000250D6">
        <w:rPr>
          <w:sz w:val="24"/>
          <w:szCs w:val="24"/>
        </w:rPr>
        <w:t>)</w:t>
      </w:r>
      <w:r w:rsidR="00E34617">
        <w:rPr>
          <w:sz w:val="24"/>
          <w:szCs w:val="24"/>
        </w:rPr>
        <w:t>.</w:t>
      </w:r>
      <w:r w:rsidR="00701C68">
        <w:rPr>
          <w:sz w:val="24"/>
          <w:szCs w:val="24"/>
        </w:rPr>
        <w:t xml:space="preserve"> </w:t>
      </w:r>
      <w:commentRangeEnd w:id="35"/>
      <w:r w:rsidR="00433512">
        <w:rPr>
          <w:rStyle w:val="CommentReference"/>
        </w:rPr>
        <w:commentReference w:id="35"/>
      </w:r>
      <w:commentRangeEnd w:id="36"/>
      <w:r w:rsidR="00433512">
        <w:rPr>
          <w:rStyle w:val="CommentReference"/>
        </w:rPr>
        <w:commentReference w:id="36"/>
      </w:r>
      <w:r w:rsidR="00E75CFF">
        <w:rPr>
          <w:sz w:val="24"/>
          <w:szCs w:val="24"/>
        </w:rPr>
        <w:t xml:space="preserve">Similarly, </w:t>
      </w:r>
      <w:r w:rsidR="001D20A2">
        <w:rPr>
          <w:sz w:val="24"/>
          <w:szCs w:val="24"/>
        </w:rPr>
        <w:t>ground beetle species richness was hig</w:t>
      </w:r>
      <w:r w:rsidR="005A584D">
        <w:rPr>
          <w:sz w:val="24"/>
          <w:szCs w:val="24"/>
        </w:rPr>
        <w:t>hest</w:t>
      </w:r>
      <w:r w:rsidR="001D20A2">
        <w:rPr>
          <w:sz w:val="24"/>
          <w:szCs w:val="24"/>
        </w:rPr>
        <w:t xml:space="preserve"> in salvaged plots</w:t>
      </w:r>
      <w:r w:rsidR="005A584D">
        <w:rPr>
          <w:sz w:val="24"/>
          <w:szCs w:val="24"/>
        </w:rPr>
        <w:t xml:space="preserve"> relative to</w:t>
      </w:r>
      <w:r w:rsidR="00DD7891">
        <w:rPr>
          <w:sz w:val="24"/>
          <w:szCs w:val="24"/>
        </w:rPr>
        <w:t xml:space="preserve"> undisturbed </w:t>
      </w:r>
      <w:r w:rsidR="00DD7891" w:rsidRPr="005A584D">
        <w:rPr>
          <w:sz w:val="24"/>
          <w:szCs w:val="24"/>
        </w:rPr>
        <w:t>forest</w:t>
      </w:r>
      <w:r w:rsidR="005A584D" w:rsidRPr="005A584D">
        <w:rPr>
          <w:rStyle w:val="CommentReference"/>
          <w:sz w:val="24"/>
          <w:szCs w:val="24"/>
        </w:rPr>
        <w:t>, while</w:t>
      </w:r>
      <w:r w:rsidR="005A584D">
        <w:rPr>
          <w:sz w:val="24"/>
          <w:szCs w:val="24"/>
        </w:rPr>
        <w:t xml:space="preserve"> windthrow plots had intermediate species richness</w:t>
      </w:r>
      <w:r w:rsidR="007A6841">
        <w:rPr>
          <w:sz w:val="24"/>
          <w:szCs w:val="24"/>
        </w:rPr>
        <w:t xml:space="preserve"> (</w:t>
      </w:r>
      <w:r w:rsidR="00CF3D50">
        <w:rPr>
          <w:sz w:val="24"/>
          <w:szCs w:val="24"/>
        </w:rPr>
        <w:t xml:space="preserve">Fig. </w:t>
      </w:r>
      <w:r w:rsidR="00E712D2">
        <w:rPr>
          <w:sz w:val="24"/>
          <w:szCs w:val="24"/>
        </w:rPr>
        <w:t>____</w:t>
      </w:r>
      <w:r w:rsidR="00CF3D50">
        <w:rPr>
          <w:sz w:val="24"/>
          <w:szCs w:val="24"/>
        </w:rPr>
        <w:t xml:space="preserve">B; </w:t>
      </w:r>
      <w:r w:rsidR="00DD7891">
        <w:rPr>
          <w:sz w:val="24"/>
          <w:szCs w:val="24"/>
        </w:rPr>
        <w:t xml:space="preserve">Z=3.128, p=0.005). </w:t>
      </w:r>
      <w:r w:rsidR="00B85837">
        <w:rPr>
          <w:sz w:val="24"/>
          <w:szCs w:val="24"/>
        </w:rPr>
        <w:t xml:space="preserve">No patterns were detected for forest specialists </w:t>
      </w:r>
      <w:r w:rsidR="00045FC8">
        <w:rPr>
          <w:sz w:val="24"/>
          <w:szCs w:val="24"/>
        </w:rPr>
        <w:t xml:space="preserve">or </w:t>
      </w:r>
      <w:r w:rsidR="00D255B1">
        <w:rPr>
          <w:sz w:val="24"/>
          <w:szCs w:val="24"/>
        </w:rPr>
        <w:t xml:space="preserve">Shannan diversity </w:t>
      </w:r>
      <w:r w:rsidR="00B85837">
        <w:rPr>
          <w:sz w:val="24"/>
          <w:szCs w:val="24"/>
        </w:rPr>
        <w:t>for</w:t>
      </w:r>
      <w:r w:rsidR="00DB6620">
        <w:rPr>
          <w:sz w:val="24"/>
          <w:szCs w:val="24"/>
        </w:rPr>
        <w:t xml:space="preserve"> either</w:t>
      </w:r>
      <w:r w:rsidR="00B85837">
        <w:rPr>
          <w:sz w:val="24"/>
          <w:szCs w:val="24"/>
        </w:rPr>
        <w:t xml:space="preserve"> management treatment or year.</w:t>
      </w:r>
    </w:p>
    <w:p w14:paraId="68EE926B" w14:textId="77777777" w:rsidR="00DE50F0" w:rsidRDefault="00DE50F0" w:rsidP="00563D15">
      <w:pPr>
        <w:rPr>
          <w:sz w:val="24"/>
          <w:szCs w:val="24"/>
        </w:rPr>
      </w:pPr>
    </w:p>
    <w:p w14:paraId="69C49481" w14:textId="28B58C66" w:rsidR="00E74751" w:rsidRDefault="00927ED6" w:rsidP="00563D15">
      <w:pPr>
        <w:rPr>
          <w:sz w:val="24"/>
          <w:szCs w:val="24"/>
        </w:rPr>
      </w:pPr>
      <w:r w:rsidRPr="00927ED6">
        <w:rPr>
          <w:noProof/>
          <w:sz w:val="24"/>
          <w:szCs w:val="24"/>
        </w:rPr>
        <w:drawing>
          <wp:inline distT="0" distB="0" distL="0" distR="0" wp14:anchorId="57D7DAA1" wp14:editId="7E425C0F">
            <wp:extent cx="5943600" cy="2979420"/>
            <wp:effectExtent l="0" t="0" r="0" b="0"/>
            <wp:docPr id="7566495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9580"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979420"/>
                    </a:xfrm>
                    <a:prstGeom prst="rect">
                      <a:avLst/>
                    </a:prstGeom>
                  </pic:spPr>
                </pic:pic>
              </a:graphicData>
            </a:graphic>
          </wp:inline>
        </w:drawing>
      </w:r>
    </w:p>
    <w:p w14:paraId="5BFE8C94" w14:textId="0EF7A8D9" w:rsidR="002916D2" w:rsidRDefault="00E74751" w:rsidP="007B3B61">
      <w:pPr>
        <w:rPr>
          <w:sz w:val="24"/>
          <w:szCs w:val="24"/>
        </w:rPr>
      </w:pPr>
      <w:r w:rsidRPr="000A0186">
        <w:rPr>
          <w:b/>
          <w:bCs/>
          <w:sz w:val="24"/>
          <w:szCs w:val="24"/>
        </w:rPr>
        <w:t>Figure ___.</w:t>
      </w:r>
      <w:r>
        <w:rPr>
          <w:sz w:val="24"/>
          <w:szCs w:val="24"/>
        </w:rPr>
        <w:t xml:space="preserve"> </w:t>
      </w:r>
      <w:r w:rsidR="00C85AE4">
        <w:rPr>
          <w:sz w:val="24"/>
          <w:szCs w:val="24"/>
        </w:rPr>
        <w:t>Total a</w:t>
      </w:r>
      <w:r>
        <w:rPr>
          <w:sz w:val="24"/>
          <w:szCs w:val="24"/>
        </w:rPr>
        <w:t>ctivity-abundance</w:t>
      </w:r>
      <w:r w:rsidR="00C85AE4">
        <w:rPr>
          <w:sz w:val="24"/>
          <w:szCs w:val="24"/>
        </w:rPr>
        <w:t xml:space="preserve"> (A)</w:t>
      </w:r>
      <w:r>
        <w:rPr>
          <w:sz w:val="24"/>
          <w:szCs w:val="24"/>
        </w:rPr>
        <w:t xml:space="preserve"> and species richness</w:t>
      </w:r>
      <w:r w:rsidR="00C85AE4">
        <w:rPr>
          <w:sz w:val="24"/>
          <w:szCs w:val="24"/>
        </w:rPr>
        <w:t xml:space="preserve"> (B)</w:t>
      </w:r>
      <w:r>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Powdermill Nature 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37"/>
      <w:r>
        <w:rPr>
          <w:sz w:val="24"/>
          <w:szCs w:val="24"/>
        </w:rPr>
        <w:t>.</w:t>
      </w:r>
      <w:commentRangeEnd w:id="37"/>
      <w:r w:rsidR="007D2E47">
        <w:rPr>
          <w:rStyle w:val="CommentReference"/>
        </w:rPr>
        <w:commentReference w:id="37"/>
      </w:r>
    </w:p>
    <w:p w14:paraId="468BB656" w14:textId="77777777" w:rsidR="000A4E49" w:rsidRDefault="000A4E49" w:rsidP="00E34238">
      <w:pPr>
        <w:rPr>
          <w:sz w:val="24"/>
          <w:szCs w:val="24"/>
        </w:rPr>
      </w:pPr>
    </w:p>
    <w:p w14:paraId="165CBF43" w14:textId="77777777" w:rsidR="000A4E49" w:rsidRDefault="000A4E49" w:rsidP="00E34238">
      <w:pPr>
        <w:rPr>
          <w:sz w:val="24"/>
          <w:szCs w:val="24"/>
        </w:rPr>
      </w:pPr>
    </w:p>
    <w:p w14:paraId="5F7953BF" w14:textId="77777777" w:rsidR="000A4E49" w:rsidRDefault="000A4E49" w:rsidP="00E34238">
      <w:pPr>
        <w:rPr>
          <w:sz w:val="24"/>
          <w:szCs w:val="24"/>
        </w:rPr>
      </w:pPr>
    </w:p>
    <w:p w14:paraId="74481B35" w14:textId="77777777" w:rsidR="00241B9F" w:rsidRDefault="00241B9F" w:rsidP="00E34238">
      <w:pPr>
        <w:rPr>
          <w:sz w:val="24"/>
          <w:szCs w:val="24"/>
        </w:rPr>
      </w:pPr>
    </w:p>
    <w:p w14:paraId="4C8EA984" w14:textId="50AE044A" w:rsidR="000A4E49" w:rsidRDefault="000A4E49" w:rsidP="000A4E49">
      <w:pPr>
        <w:rPr>
          <w:sz w:val="24"/>
          <w:szCs w:val="24"/>
        </w:rPr>
      </w:pPr>
      <w:r w:rsidRPr="000A4E49">
        <w:rPr>
          <w:b/>
          <w:bCs/>
          <w:sz w:val="24"/>
          <w:szCs w:val="24"/>
        </w:rPr>
        <w:lastRenderedPageBreak/>
        <w:t>Table ____.</w:t>
      </w:r>
      <w:r>
        <w:rPr>
          <w:sz w:val="24"/>
          <w:szCs w:val="24"/>
        </w:rPr>
        <w:t xml:space="preserve"> Species of ground beetles (Coleoptera: Carabidae) captured in 24 pitfall traps at Powdermill Nature Reserve, Rector, Westmoreland County, Pennsylvania, USA. Sampling occurred from 27 May to 17 August, 2015, and from 1 June to </w:t>
      </w:r>
      <w:commentRangeStart w:id="38"/>
      <w:commentRangeStart w:id="39"/>
      <w:commentRangeEnd w:id="38"/>
      <w:r>
        <w:rPr>
          <w:rStyle w:val="CommentReference"/>
        </w:rPr>
        <w:commentReference w:id="38"/>
      </w:r>
      <w:commentRangeEnd w:id="39"/>
      <w:r>
        <w:rPr>
          <w:rStyle w:val="CommentReference"/>
        </w:rPr>
        <w:commentReference w:id="39"/>
      </w:r>
      <w:r w:rsidR="00D2252E">
        <w:rPr>
          <w:sz w:val="24"/>
          <w:szCs w:val="24"/>
        </w:rPr>
        <w:t>23 August</w:t>
      </w:r>
      <w:r>
        <w:rPr>
          <w:sz w:val="24"/>
          <w:szCs w:val="24"/>
        </w:rPr>
        <w:t xml:space="preserve">, 2022. Counts for each year are from six 14-day sampling intervals. </w:t>
      </w:r>
    </w:p>
    <w:p w14:paraId="180A12B5" w14:textId="77777777" w:rsidR="000A4E49" w:rsidRDefault="000A4E49" w:rsidP="000A4E49">
      <w:pPr>
        <w:rPr>
          <w:sz w:val="24"/>
          <w:szCs w:val="24"/>
        </w:rPr>
      </w:pPr>
    </w:p>
    <w:tbl>
      <w:tblPr>
        <w:tblW w:w="9360" w:type="dxa"/>
        <w:tblLook w:val="04A0" w:firstRow="1" w:lastRow="0" w:firstColumn="1" w:lastColumn="0" w:noHBand="0" w:noVBand="1"/>
      </w:tblPr>
      <w:tblGrid>
        <w:gridCol w:w="1460"/>
        <w:gridCol w:w="4069"/>
        <w:gridCol w:w="850"/>
        <w:gridCol w:w="851"/>
        <w:gridCol w:w="992"/>
        <w:gridCol w:w="1138"/>
      </w:tblGrid>
      <w:tr w:rsidR="000A4E49" w:rsidRPr="00150B9B" w14:paraId="7217C7D4" w14:textId="77777777" w:rsidTr="007A5382">
        <w:trPr>
          <w:trHeight w:val="290"/>
        </w:trPr>
        <w:tc>
          <w:tcPr>
            <w:tcW w:w="1460" w:type="dxa"/>
            <w:tcBorders>
              <w:top w:val="single" w:sz="4" w:space="0" w:color="auto"/>
              <w:left w:val="nil"/>
              <w:bottom w:val="single" w:sz="4" w:space="0" w:color="auto"/>
              <w:right w:val="nil"/>
            </w:tcBorders>
            <w:shd w:val="clear" w:color="auto" w:fill="auto"/>
            <w:noWrap/>
            <w:vAlign w:val="bottom"/>
            <w:hideMark/>
          </w:tcPr>
          <w:p w14:paraId="557C76DB"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Tribe</w:t>
            </w:r>
          </w:p>
        </w:tc>
        <w:tc>
          <w:tcPr>
            <w:tcW w:w="4069" w:type="dxa"/>
            <w:tcBorders>
              <w:top w:val="single" w:sz="4" w:space="0" w:color="auto"/>
              <w:left w:val="nil"/>
              <w:bottom w:val="single" w:sz="4" w:space="0" w:color="auto"/>
              <w:right w:val="nil"/>
            </w:tcBorders>
            <w:shd w:val="clear" w:color="auto" w:fill="auto"/>
            <w:noWrap/>
            <w:vAlign w:val="center"/>
            <w:hideMark/>
          </w:tcPr>
          <w:p w14:paraId="22E885E1"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Species</w:t>
            </w:r>
          </w:p>
        </w:tc>
        <w:tc>
          <w:tcPr>
            <w:tcW w:w="850" w:type="dxa"/>
            <w:tcBorders>
              <w:top w:val="single" w:sz="4" w:space="0" w:color="auto"/>
              <w:left w:val="nil"/>
              <w:bottom w:val="single" w:sz="4" w:space="0" w:color="auto"/>
              <w:right w:val="nil"/>
            </w:tcBorders>
            <w:shd w:val="clear" w:color="auto" w:fill="auto"/>
            <w:noWrap/>
            <w:vAlign w:val="center"/>
            <w:hideMark/>
          </w:tcPr>
          <w:p w14:paraId="4D64C5C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2015</w:t>
            </w:r>
          </w:p>
        </w:tc>
        <w:tc>
          <w:tcPr>
            <w:tcW w:w="851" w:type="dxa"/>
            <w:tcBorders>
              <w:top w:val="single" w:sz="4" w:space="0" w:color="auto"/>
              <w:left w:val="nil"/>
              <w:bottom w:val="single" w:sz="4" w:space="0" w:color="auto"/>
              <w:right w:val="nil"/>
            </w:tcBorders>
            <w:shd w:val="clear" w:color="auto" w:fill="auto"/>
            <w:noWrap/>
            <w:vAlign w:val="center"/>
            <w:hideMark/>
          </w:tcPr>
          <w:p w14:paraId="2E054B1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2022</w:t>
            </w:r>
          </w:p>
        </w:tc>
        <w:tc>
          <w:tcPr>
            <w:tcW w:w="992" w:type="dxa"/>
            <w:tcBorders>
              <w:top w:val="single" w:sz="4" w:space="0" w:color="auto"/>
              <w:left w:val="nil"/>
              <w:bottom w:val="single" w:sz="4" w:space="0" w:color="auto"/>
              <w:right w:val="nil"/>
            </w:tcBorders>
            <w:shd w:val="clear" w:color="auto" w:fill="auto"/>
            <w:vAlign w:val="center"/>
            <w:hideMark/>
          </w:tcPr>
          <w:p w14:paraId="1C1EE11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Total</w:t>
            </w:r>
          </w:p>
        </w:tc>
        <w:tc>
          <w:tcPr>
            <w:tcW w:w="1138" w:type="dxa"/>
            <w:tcBorders>
              <w:top w:val="single" w:sz="4" w:space="0" w:color="auto"/>
              <w:left w:val="nil"/>
              <w:bottom w:val="single" w:sz="4" w:space="0" w:color="auto"/>
              <w:right w:val="nil"/>
            </w:tcBorders>
          </w:tcPr>
          <w:p w14:paraId="67ACFAA0"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Code</w:t>
            </w:r>
          </w:p>
        </w:tc>
      </w:tr>
      <w:tr w:rsidR="000A4E49" w:rsidRPr="00150B9B" w14:paraId="2511DABA" w14:textId="77777777" w:rsidTr="007A5382">
        <w:trPr>
          <w:trHeight w:val="290"/>
        </w:trPr>
        <w:tc>
          <w:tcPr>
            <w:tcW w:w="1460" w:type="dxa"/>
            <w:tcBorders>
              <w:top w:val="single" w:sz="4" w:space="0" w:color="auto"/>
              <w:left w:val="nil"/>
              <w:bottom w:val="nil"/>
              <w:right w:val="nil"/>
            </w:tcBorders>
            <w:shd w:val="clear" w:color="auto" w:fill="auto"/>
            <w:noWrap/>
            <w:vAlign w:val="bottom"/>
            <w:hideMark/>
          </w:tcPr>
          <w:p w14:paraId="155A0BF3"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Notiophilini</w:t>
            </w:r>
          </w:p>
        </w:tc>
        <w:tc>
          <w:tcPr>
            <w:tcW w:w="4069" w:type="dxa"/>
            <w:tcBorders>
              <w:top w:val="single" w:sz="4" w:space="0" w:color="auto"/>
              <w:left w:val="nil"/>
              <w:bottom w:val="nil"/>
              <w:right w:val="nil"/>
            </w:tcBorders>
            <w:shd w:val="clear" w:color="auto" w:fill="auto"/>
            <w:noWrap/>
            <w:vAlign w:val="center"/>
            <w:hideMark/>
          </w:tcPr>
          <w:p w14:paraId="3A892D8A" w14:textId="77777777" w:rsidR="000A4E49" w:rsidRPr="00150B9B" w:rsidRDefault="000A4E49" w:rsidP="007A5382">
            <w:pPr>
              <w:rPr>
                <w:rFonts w:eastAsia="Times New Roman"/>
                <w:color w:val="000000"/>
                <w:kern w:val="0"/>
                <w:sz w:val="22"/>
                <w:szCs w:val="22"/>
                <w14:ligatures w14:val="none"/>
              </w:rPr>
            </w:pPr>
          </w:p>
        </w:tc>
        <w:tc>
          <w:tcPr>
            <w:tcW w:w="850" w:type="dxa"/>
            <w:tcBorders>
              <w:top w:val="single" w:sz="4" w:space="0" w:color="auto"/>
              <w:left w:val="nil"/>
              <w:bottom w:val="nil"/>
              <w:right w:val="nil"/>
            </w:tcBorders>
            <w:shd w:val="clear" w:color="auto" w:fill="auto"/>
            <w:noWrap/>
            <w:vAlign w:val="center"/>
            <w:hideMark/>
          </w:tcPr>
          <w:p w14:paraId="3BA4CCD1" w14:textId="77777777" w:rsidR="000A4E49" w:rsidRPr="00150B9B" w:rsidRDefault="000A4E49" w:rsidP="007A5382">
            <w:pPr>
              <w:rPr>
                <w:rFonts w:eastAsia="Times New Roman"/>
                <w:kern w:val="0"/>
                <w14:ligatures w14:val="none"/>
              </w:rPr>
            </w:pPr>
          </w:p>
        </w:tc>
        <w:tc>
          <w:tcPr>
            <w:tcW w:w="851" w:type="dxa"/>
            <w:tcBorders>
              <w:top w:val="single" w:sz="4" w:space="0" w:color="auto"/>
              <w:left w:val="nil"/>
              <w:bottom w:val="nil"/>
              <w:right w:val="nil"/>
            </w:tcBorders>
            <w:shd w:val="clear" w:color="auto" w:fill="auto"/>
            <w:noWrap/>
            <w:vAlign w:val="center"/>
            <w:hideMark/>
          </w:tcPr>
          <w:p w14:paraId="3C5244EB" w14:textId="77777777" w:rsidR="000A4E49" w:rsidRPr="00150B9B" w:rsidRDefault="000A4E49" w:rsidP="007A5382">
            <w:pPr>
              <w:jc w:val="right"/>
              <w:rPr>
                <w:rFonts w:eastAsia="Times New Roman"/>
                <w:kern w:val="0"/>
                <w14:ligatures w14:val="none"/>
              </w:rPr>
            </w:pPr>
          </w:p>
        </w:tc>
        <w:tc>
          <w:tcPr>
            <w:tcW w:w="992" w:type="dxa"/>
            <w:tcBorders>
              <w:top w:val="single" w:sz="4" w:space="0" w:color="auto"/>
              <w:left w:val="nil"/>
              <w:bottom w:val="nil"/>
              <w:right w:val="nil"/>
            </w:tcBorders>
            <w:shd w:val="clear" w:color="auto" w:fill="auto"/>
            <w:vAlign w:val="center"/>
            <w:hideMark/>
          </w:tcPr>
          <w:p w14:paraId="3B2AC0CA" w14:textId="77777777" w:rsidR="000A4E49" w:rsidRPr="00150B9B" w:rsidRDefault="000A4E49" w:rsidP="007A5382">
            <w:pPr>
              <w:jc w:val="right"/>
              <w:rPr>
                <w:rFonts w:eastAsia="Times New Roman"/>
                <w:kern w:val="0"/>
                <w14:ligatures w14:val="none"/>
              </w:rPr>
            </w:pPr>
          </w:p>
        </w:tc>
        <w:tc>
          <w:tcPr>
            <w:tcW w:w="1138" w:type="dxa"/>
            <w:tcBorders>
              <w:top w:val="single" w:sz="4" w:space="0" w:color="auto"/>
              <w:left w:val="nil"/>
              <w:bottom w:val="nil"/>
              <w:right w:val="nil"/>
            </w:tcBorders>
          </w:tcPr>
          <w:p w14:paraId="7232E1EB" w14:textId="77777777" w:rsidR="000A4E49" w:rsidRPr="00150B9B" w:rsidRDefault="000A4E49" w:rsidP="007A5382">
            <w:pPr>
              <w:jc w:val="right"/>
              <w:rPr>
                <w:rFonts w:eastAsia="Times New Roman"/>
                <w:kern w:val="0"/>
                <w14:ligatures w14:val="none"/>
              </w:rPr>
            </w:pPr>
          </w:p>
        </w:tc>
      </w:tr>
      <w:tr w:rsidR="000A4E49" w:rsidRPr="00150B9B" w14:paraId="02FECA66" w14:textId="77777777" w:rsidTr="007A5382">
        <w:trPr>
          <w:trHeight w:val="290"/>
        </w:trPr>
        <w:tc>
          <w:tcPr>
            <w:tcW w:w="1460" w:type="dxa"/>
            <w:tcBorders>
              <w:top w:val="nil"/>
              <w:left w:val="nil"/>
              <w:bottom w:val="nil"/>
              <w:right w:val="nil"/>
            </w:tcBorders>
            <w:shd w:val="clear" w:color="auto" w:fill="auto"/>
            <w:noWrap/>
            <w:vAlign w:val="bottom"/>
            <w:hideMark/>
          </w:tcPr>
          <w:p w14:paraId="3900C9D8"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E4C26C0"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Notiophilus aeneus </w:t>
            </w:r>
            <w:r w:rsidRPr="00150B9B">
              <w:rPr>
                <w:rFonts w:eastAsia="Times New Roman"/>
                <w:color w:val="000000"/>
                <w:kern w:val="0"/>
                <w:sz w:val="22"/>
                <w:szCs w:val="22"/>
                <w14:ligatures w14:val="none"/>
              </w:rPr>
              <w:t>(Herbst, 1806)</w:t>
            </w:r>
          </w:p>
        </w:tc>
        <w:tc>
          <w:tcPr>
            <w:tcW w:w="850" w:type="dxa"/>
            <w:tcBorders>
              <w:top w:val="nil"/>
              <w:left w:val="nil"/>
              <w:bottom w:val="nil"/>
              <w:right w:val="nil"/>
            </w:tcBorders>
            <w:shd w:val="clear" w:color="auto" w:fill="auto"/>
            <w:noWrap/>
            <w:vAlign w:val="center"/>
            <w:hideMark/>
          </w:tcPr>
          <w:p w14:paraId="7A77984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591A81E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68F5B90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35C934E3"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No.ae</w:t>
            </w:r>
          </w:p>
        </w:tc>
      </w:tr>
      <w:tr w:rsidR="000A4E49" w:rsidRPr="00150B9B" w14:paraId="273AB0C9" w14:textId="77777777" w:rsidTr="007A5382">
        <w:trPr>
          <w:trHeight w:val="290"/>
        </w:trPr>
        <w:tc>
          <w:tcPr>
            <w:tcW w:w="1460" w:type="dxa"/>
            <w:tcBorders>
              <w:top w:val="nil"/>
              <w:left w:val="nil"/>
              <w:bottom w:val="nil"/>
              <w:right w:val="nil"/>
            </w:tcBorders>
            <w:shd w:val="clear" w:color="auto" w:fill="auto"/>
            <w:noWrap/>
            <w:vAlign w:val="bottom"/>
            <w:hideMark/>
          </w:tcPr>
          <w:p w14:paraId="03A76E0B"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Cychrini</w:t>
            </w:r>
          </w:p>
        </w:tc>
        <w:tc>
          <w:tcPr>
            <w:tcW w:w="4069" w:type="dxa"/>
            <w:tcBorders>
              <w:top w:val="nil"/>
              <w:left w:val="nil"/>
              <w:bottom w:val="nil"/>
              <w:right w:val="nil"/>
            </w:tcBorders>
            <w:shd w:val="clear" w:color="auto" w:fill="auto"/>
            <w:noWrap/>
            <w:vAlign w:val="center"/>
            <w:hideMark/>
          </w:tcPr>
          <w:p w14:paraId="49355E4F"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1F6FE405"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228B4A84"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54B6745B"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769AAF0E" w14:textId="77777777" w:rsidR="000A4E49" w:rsidRPr="00150B9B" w:rsidRDefault="000A4E49" w:rsidP="007A5382">
            <w:pPr>
              <w:jc w:val="right"/>
              <w:rPr>
                <w:rFonts w:eastAsia="Times New Roman"/>
                <w:kern w:val="0"/>
                <w14:ligatures w14:val="none"/>
              </w:rPr>
            </w:pPr>
          </w:p>
        </w:tc>
      </w:tr>
      <w:tr w:rsidR="000A4E49" w:rsidRPr="00150B9B" w14:paraId="3EAF4CE3" w14:textId="77777777" w:rsidTr="007A5382">
        <w:trPr>
          <w:trHeight w:val="290"/>
        </w:trPr>
        <w:tc>
          <w:tcPr>
            <w:tcW w:w="1460" w:type="dxa"/>
            <w:tcBorders>
              <w:top w:val="nil"/>
              <w:left w:val="nil"/>
              <w:bottom w:val="nil"/>
              <w:right w:val="nil"/>
            </w:tcBorders>
            <w:shd w:val="clear" w:color="auto" w:fill="auto"/>
            <w:noWrap/>
            <w:vAlign w:val="bottom"/>
            <w:hideMark/>
          </w:tcPr>
          <w:p w14:paraId="119CDCE0"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49D22649" w14:textId="77777777" w:rsidR="000A4E49" w:rsidRPr="00150B9B" w:rsidRDefault="000A4E49" w:rsidP="007A5382">
            <w:pPr>
              <w:rPr>
                <w:rFonts w:eastAsia="Times New Roman"/>
                <w:i/>
                <w:iCs/>
                <w:color w:val="000000"/>
                <w:kern w:val="0"/>
                <w:sz w:val="22"/>
                <w:szCs w:val="22"/>
                <w14:ligatures w14:val="none"/>
              </w:rPr>
            </w:pPr>
            <w:commentRangeStart w:id="40"/>
            <w:r w:rsidRPr="00150B9B">
              <w:rPr>
                <w:rFonts w:eastAsia="Times New Roman"/>
                <w:i/>
                <w:iCs/>
                <w:color w:val="000000"/>
                <w:kern w:val="0"/>
                <w:sz w:val="22"/>
                <w:szCs w:val="22"/>
                <w14:ligatures w14:val="none"/>
              </w:rPr>
              <w:t>Sphaeroderus canadensis</w:t>
            </w:r>
            <w:commentRangeEnd w:id="40"/>
            <w:r w:rsidR="004B2F0D">
              <w:rPr>
                <w:rStyle w:val="CommentReference"/>
              </w:rPr>
              <w:commentReference w:id="40"/>
            </w:r>
          </w:p>
        </w:tc>
        <w:tc>
          <w:tcPr>
            <w:tcW w:w="850" w:type="dxa"/>
            <w:tcBorders>
              <w:top w:val="nil"/>
              <w:left w:val="nil"/>
              <w:bottom w:val="nil"/>
              <w:right w:val="nil"/>
            </w:tcBorders>
            <w:shd w:val="clear" w:color="auto" w:fill="auto"/>
            <w:noWrap/>
            <w:vAlign w:val="center"/>
            <w:hideMark/>
          </w:tcPr>
          <w:p w14:paraId="1E139F1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35</w:t>
            </w:r>
          </w:p>
        </w:tc>
        <w:tc>
          <w:tcPr>
            <w:tcW w:w="851" w:type="dxa"/>
            <w:tcBorders>
              <w:top w:val="nil"/>
              <w:left w:val="nil"/>
              <w:bottom w:val="nil"/>
              <w:right w:val="nil"/>
            </w:tcBorders>
            <w:shd w:val="clear" w:color="auto" w:fill="auto"/>
            <w:noWrap/>
            <w:vAlign w:val="center"/>
            <w:hideMark/>
          </w:tcPr>
          <w:p w14:paraId="71CB877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w:t>
            </w:r>
          </w:p>
        </w:tc>
        <w:tc>
          <w:tcPr>
            <w:tcW w:w="992" w:type="dxa"/>
            <w:tcBorders>
              <w:top w:val="nil"/>
              <w:left w:val="nil"/>
              <w:bottom w:val="nil"/>
              <w:right w:val="nil"/>
            </w:tcBorders>
            <w:shd w:val="clear" w:color="auto" w:fill="auto"/>
            <w:vAlign w:val="center"/>
            <w:hideMark/>
          </w:tcPr>
          <w:p w14:paraId="2818534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42</w:t>
            </w:r>
          </w:p>
        </w:tc>
        <w:tc>
          <w:tcPr>
            <w:tcW w:w="1138" w:type="dxa"/>
            <w:tcBorders>
              <w:top w:val="nil"/>
              <w:left w:val="nil"/>
              <w:bottom w:val="nil"/>
              <w:right w:val="nil"/>
            </w:tcBorders>
          </w:tcPr>
          <w:p w14:paraId="483F47B9"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Sp.ca</w:t>
            </w:r>
          </w:p>
        </w:tc>
      </w:tr>
      <w:tr w:rsidR="000A4E49" w:rsidRPr="00150B9B" w14:paraId="6952E8FF" w14:textId="77777777" w:rsidTr="007A5382">
        <w:trPr>
          <w:trHeight w:val="290"/>
        </w:trPr>
        <w:tc>
          <w:tcPr>
            <w:tcW w:w="1460" w:type="dxa"/>
            <w:tcBorders>
              <w:top w:val="nil"/>
              <w:left w:val="nil"/>
              <w:bottom w:val="nil"/>
              <w:right w:val="nil"/>
            </w:tcBorders>
            <w:shd w:val="clear" w:color="auto" w:fill="auto"/>
            <w:noWrap/>
            <w:vAlign w:val="bottom"/>
            <w:hideMark/>
          </w:tcPr>
          <w:p w14:paraId="662581A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7EB8755"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Sphaeroderus stenostomus</w:t>
            </w:r>
          </w:p>
        </w:tc>
        <w:tc>
          <w:tcPr>
            <w:tcW w:w="850" w:type="dxa"/>
            <w:tcBorders>
              <w:top w:val="nil"/>
              <w:left w:val="nil"/>
              <w:bottom w:val="nil"/>
              <w:right w:val="nil"/>
            </w:tcBorders>
            <w:shd w:val="clear" w:color="auto" w:fill="auto"/>
            <w:noWrap/>
            <w:vAlign w:val="center"/>
            <w:hideMark/>
          </w:tcPr>
          <w:p w14:paraId="31B3B36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76</w:t>
            </w:r>
          </w:p>
        </w:tc>
        <w:tc>
          <w:tcPr>
            <w:tcW w:w="851" w:type="dxa"/>
            <w:tcBorders>
              <w:top w:val="nil"/>
              <w:left w:val="nil"/>
              <w:bottom w:val="nil"/>
              <w:right w:val="nil"/>
            </w:tcBorders>
            <w:shd w:val="clear" w:color="auto" w:fill="auto"/>
            <w:noWrap/>
            <w:vAlign w:val="center"/>
            <w:hideMark/>
          </w:tcPr>
          <w:p w14:paraId="55F642F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82</w:t>
            </w:r>
          </w:p>
        </w:tc>
        <w:tc>
          <w:tcPr>
            <w:tcW w:w="992" w:type="dxa"/>
            <w:tcBorders>
              <w:top w:val="nil"/>
              <w:left w:val="nil"/>
              <w:bottom w:val="nil"/>
              <w:right w:val="nil"/>
            </w:tcBorders>
            <w:shd w:val="clear" w:color="auto" w:fill="auto"/>
            <w:vAlign w:val="center"/>
            <w:hideMark/>
          </w:tcPr>
          <w:p w14:paraId="6374FC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158</w:t>
            </w:r>
          </w:p>
        </w:tc>
        <w:tc>
          <w:tcPr>
            <w:tcW w:w="1138" w:type="dxa"/>
            <w:tcBorders>
              <w:top w:val="nil"/>
              <w:left w:val="nil"/>
              <w:bottom w:val="nil"/>
              <w:right w:val="nil"/>
            </w:tcBorders>
          </w:tcPr>
          <w:p w14:paraId="1A09140D"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Sp.st</w:t>
            </w:r>
          </w:p>
        </w:tc>
      </w:tr>
      <w:tr w:rsidR="000A4E49" w:rsidRPr="00150B9B" w14:paraId="278851D2" w14:textId="77777777" w:rsidTr="007A5382">
        <w:trPr>
          <w:trHeight w:val="290"/>
        </w:trPr>
        <w:tc>
          <w:tcPr>
            <w:tcW w:w="1460" w:type="dxa"/>
            <w:tcBorders>
              <w:top w:val="nil"/>
              <w:left w:val="nil"/>
              <w:bottom w:val="nil"/>
              <w:right w:val="nil"/>
            </w:tcBorders>
            <w:shd w:val="clear" w:color="auto" w:fill="auto"/>
            <w:noWrap/>
            <w:vAlign w:val="bottom"/>
            <w:hideMark/>
          </w:tcPr>
          <w:p w14:paraId="2CC17A4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57C77AB"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Scaphinotus viduus </w:t>
            </w:r>
            <w:r w:rsidRPr="00150B9B">
              <w:rPr>
                <w:rFonts w:eastAsia="Times New Roman"/>
                <w:color w:val="000000"/>
                <w:kern w:val="0"/>
                <w:sz w:val="22"/>
                <w:szCs w:val="22"/>
                <w14:ligatures w14:val="none"/>
              </w:rPr>
              <w:t xml:space="preserve"> (Dejean, 1826)</w:t>
            </w:r>
          </w:p>
        </w:tc>
        <w:tc>
          <w:tcPr>
            <w:tcW w:w="850" w:type="dxa"/>
            <w:tcBorders>
              <w:top w:val="nil"/>
              <w:left w:val="nil"/>
              <w:bottom w:val="nil"/>
              <w:right w:val="nil"/>
            </w:tcBorders>
            <w:shd w:val="clear" w:color="auto" w:fill="auto"/>
            <w:noWrap/>
            <w:vAlign w:val="center"/>
            <w:hideMark/>
          </w:tcPr>
          <w:p w14:paraId="6307A35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3712916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E620BB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1138" w:type="dxa"/>
            <w:tcBorders>
              <w:top w:val="nil"/>
              <w:left w:val="nil"/>
              <w:bottom w:val="nil"/>
              <w:right w:val="nil"/>
            </w:tcBorders>
          </w:tcPr>
          <w:p w14:paraId="726854C1"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Sc.vi</w:t>
            </w:r>
          </w:p>
        </w:tc>
      </w:tr>
      <w:tr w:rsidR="000A4E49" w:rsidRPr="00150B9B" w14:paraId="7E5E777E" w14:textId="77777777" w:rsidTr="007A5382">
        <w:trPr>
          <w:trHeight w:val="290"/>
        </w:trPr>
        <w:tc>
          <w:tcPr>
            <w:tcW w:w="1460" w:type="dxa"/>
            <w:tcBorders>
              <w:top w:val="nil"/>
              <w:left w:val="nil"/>
              <w:bottom w:val="nil"/>
              <w:right w:val="nil"/>
            </w:tcBorders>
            <w:shd w:val="clear" w:color="auto" w:fill="auto"/>
            <w:noWrap/>
            <w:vAlign w:val="bottom"/>
            <w:hideMark/>
          </w:tcPr>
          <w:p w14:paraId="33B7B9BC"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A5D2FF9"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Scaphinotus imperfectus </w:t>
            </w:r>
            <w:r w:rsidRPr="00150B9B">
              <w:rPr>
                <w:rFonts w:eastAsia="Times New Roman"/>
                <w:color w:val="000000"/>
                <w:kern w:val="0"/>
                <w:sz w:val="22"/>
                <w:szCs w:val="22"/>
                <w14:ligatures w14:val="none"/>
              </w:rPr>
              <w:t>(Horn, 1861)</w:t>
            </w:r>
          </w:p>
        </w:tc>
        <w:tc>
          <w:tcPr>
            <w:tcW w:w="850" w:type="dxa"/>
            <w:tcBorders>
              <w:top w:val="nil"/>
              <w:left w:val="nil"/>
              <w:bottom w:val="nil"/>
              <w:right w:val="nil"/>
            </w:tcBorders>
            <w:shd w:val="clear" w:color="auto" w:fill="auto"/>
            <w:noWrap/>
            <w:vAlign w:val="center"/>
            <w:hideMark/>
          </w:tcPr>
          <w:p w14:paraId="540632A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0CD230A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992" w:type="dxa"/>
            <w:tcBorders>
              <w:top w:val="nil"/>
              <w:left w:val="nil"/>
              <w:bottom w:val="nil"/>
              <w:right w:val="nil"/>
            </w:tcBorders>
            <w:shd w:val="clear" w:color="auto" w:fill="auto"/>
            <w:vAlign w:val="center"/>
            <w:hideMark/>
          </w:tcPr>
          <w:p w14:paraId="76A10D1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1B7F514B"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Sc.im</w:t>
            </w:r>
          </w:p>
        </w:tc>
      </w:tr>
      <w:tr w:rsidR="000A4E49" w:rsidRPr="00150B9B" w14:paraId="48953817" w14:textId="77777777" w:rsidTr="007A5382">
        <w:trPr>
          <w:trHeight w:val="290"/>
        </w:trPr>
        <w:tc>
          <w:tcPr>
            <w:tcW w:w="1460" w:type="dxa"/>
            <w:tcBorders>
              <w:top w:val="nil"/>
              <w:left w:val="nil"/>
              <w:bottom w:val="nil"/>
              <w:right w:val="nil"/>
            </w:tcBorders>
            <w:shd w:val="clear" w:color="auto" w:fill="auto"/>
            <w:noWrap/>
            <w:vAlign w:val="bottom"/>
            <w:hideMark/>
          </w:tcPr>
          <w:p w14:paraId="091B2765"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Carabini</w:t>
            </w:r>
          </w:p>
        </w:tc>
        <w:tc>
          <w:tcPr>
            <w:tcW w:w="4069" w:type="dxa"/>
            <w:tcBorders>
              <w:top w:val="nil"/>
              <w:left w:val="nil"/>
              <w:bottom w:val="nil"/>
              <w:right w:val="nil"/>
            </w:tcBorders>
            <w:shd w:val="clear" w:color="auto" w:fill="auto"/>
            <w:noWrap/>
            <w:vAlign w:val="center"/>
            <w:hideMark/>
          </w:tcPr>
          <w:p w14:paraId="71C302AA"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14A1DB4"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73627C99"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2452DD3D"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19FE371E" w14:textId="77777777" w:rsidR="000A4E49" w:rsidRPr="00150B9B" w:rsidRDefault="000A4E49" w:rsidP="007A5382">
            <w:pPr>
              <w:jc w:val="right"/>
              <w:rPr>
                <w:rFonts w:eastAsia="Times New Roman"/>
                <w:kern w:val="0"/>
                <w14:ligatures w14:val="none"/>
              </w:rPr>
            </w:pPr>
          </w:p>
        </w:tc>
      </w:tr>
      <w:tr w:rsidR="000A4E49" w:rsidRPr="00150B9B" w14:paraId="54F1FE28" w14:textId="77777777" w:rsidTr="007A5382">
        <w:trPr>
          <w:trHeight w:val="290"/>
        </w:trPr>
        <w:tc>
          <w:tcPr>
            <w:tcW w:w="1460" w:type="dxa"/>
            <w:tcBorders>
              <w:top w:val="nil"/>
              <w:left w:val="nil"/>
              <w:bottom w:val="nil"/>
              <w:right w:val="nil"/>
            </w:tcBorders>
            <w:shd w:val="clear" w:color="auto" w:fill="auto"/>
            <w:noWrap/>
            <w:vAlign w:val="bottom"/>
            <w:hideMark/>
          </w:tcPr>
          <w:p w14:paraId="1F959B0E"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496A339D"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Carabus goryi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0A4AEB7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66</w:t>
            </w:r>
          </w:p>
        </w:tc>
        <w:tc>
          <w:tcPr>
            <w:tcW w:w="851" w:type="dxa"/>
            <w:tcBorders>
              <w:top w:val="nil"/>
              <w:left w:val="nil"/>
              <w:bottom w:val="nil"/>
              <w:right w:val="nil"/>
            </w:tcBorders>
            <w:shd w:val="clear" w:color="auto" w:fill="auto"/>
            <w:noWrap/>
            <w:vAlign w:val="center"/>
            <w:hideMark/>
          </w:tcPr>
          <w:p w14:paraId="773847D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33</w:t>
            </w:r>
          </w:p>
        </w:tc>
        <w:tc>
          <w:tcPr>
            <w:tcW w:w="992" w:type="dxa"/>
            <w:tcBorders>
              <w:top w:val="nil"/>
              <w:left w:val="nil"/>
              <w:bottom w:val="nil"/>
              <w:right w:val="nil"/>
            </w:tcBorders>
            <w:shd w:val="clear" w:color="auto" w:fill="auto"/>
            <w:vAlign w:val="center"/>
            <w:hideMark/>
          </w:tcPr>
          <w:p w14:paraId="4528D68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99</w:t>
            </w:r>
          </w:p>
        </w:tc>
        <w:tc>
          <w:tcPr>
            <w:tcW w:w="1138" w:type="dxa"/>
            <w:tcBorders>
              <w:top w:val="nil"/>
              <w:left w:val="nil"/>
              <w:bottom w:val="nil"/>
              <w:right w:val="nil"/>
            </w:tcBorders>
          </w:tcPr>
          <w:p w14:paraId="4AB9CCC8"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Ca.go</w:t>
            </w:r>
          </w:p>
        </w:tc>
      </w:tr>
      <w:tr w:rsidR="000A4E49" w:rsidRPr="00150B9B" w14:paraId="58AE1BC0" w14:textId="77777777" w:rsidTr="007A5382">
        <w:trPr>
          <w:trHeight w:val="290"/>
        </w:trPr>
        <w:tc>
          <w:tcPr>
            <w:tcW w:w="1460" w:type="dxa"/>
            <w:tcBorders>
              <w:top w:val="nil"/>
              <w:left w:val="nil"/>
              <w:bottom w:val="nil"/>
              <w:right w:val="nil"/>
            </w:tcBorders>
            <w:shd w:val="clear" w:color="auto" w:fill="auto"/>
            <w:noWrap/>
            <w:vAlign w:val="bottom"/>
            <w:hideMark/>
          </w:tcPr>
          <w:p w14:paraId="62B014C7"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Pterostichini</w:t>
            </w:r>
          </w:p>
        </w:tc>
        <w:tc>
          <w:tcPr>
            <w:tcW w:w="4069" w:type="dxa"/>
            <w:tcBorders>
              <w:top w:val="nil"/>
              <w:left w:val="nil"/>
              <w:bottom w:val="nil"/>
              <w:right w:val="nil"/>
            </w:tcBorders>
            <w:shd w:val="clear" w:color="auto" w:fill="auto"/>
            <w:noWrap/>
            <w:vAlign w:val="center"/>
            <w:hideMark/>
          </w:tcPr>
          <w:p w14:paraId="181A04BD"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39349676"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317CF181"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2149A407"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212662EF" w14:textId="77777777" w:rsidR="000A4E49" w:rsidRPr="00150B9B" w:rsidRDefault="000A4E49" w:rsidP="007A5382">
            <w:pPr>
              <w:jc w:val="right"/>
              <w:rPr>
                <w:rFonts w:eastAsia="Times New Roman"/>
                <w:kern w:val="0"/>
                <w14:ligatures w14:val="none"/>
              </w:rPr>
            </w:pPr>
          </w:p>
        </w:tc>
      </w:tr>
      <w:tr w:rsidR="000A4E49" w:rsidRPr="00150B9B" w14:paraId="659615BE" w14:textId="77777777" w:rsidTr="007A5382">
        <w:trPr>
          <w:trHeight w:val="290"/>
        </w:trPr>
        <w:tc>
          <w:tcPr>
            <w:tcW w:w="1460" w:type="dxa"/>
            <w:tcBorders>
              <w:top w:val="nil"/>
              <w:left w:val="nil"/>
              <w:bottom w:val="nil"/>
              <w:right w:val="nil"/>
            </w:tcBorders>
            <w:shd w:val="clear" w:color="auto" w:fill="auto"/>
            <w:noWrap/>
            <w:vAlign w:val="bottom"/>
            <w:hideMark/>
          </w:tcPr>
          <w:p w14:paraId="2A6B860B"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7A02200C"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Lophoglossus scrutator </w:t>
            </w:r>
            <w:r w:rsidRPr="00150B9B">
              <w:rPr>
                <w:rFonts w:eastAsia="Times New Roman"/>
                <w:color w:val="000000"/>
                <w:kern w:val="0"/>
                <w:sz w:val="22"/>
                <w:szCs w:val="22"/>
                <w14:ligatures w14:val="none"/>
              </w:rPr>
              <w:t>(LeConte, 1846)</w:t>
            </w:r>
          </w:p>
        </w:tc>
        <w:tc>
          <w:tcPr>
            <w:tcW w:w="850" w:type="dxa"/>
            <w:tcBorders>
              <w:top w:val="nil"/>
              <w:left w:val="nil"/>
              <w:bottom w:val="nil"/>
              <w:right w:val="nil"/>
            </w:tcBorders>
            <w:shd w:val="clear" w:color="auto" w:fill="auto"/>
            <w:noWrap/>
            <w:vAlign w:val="center"/>
            <w:hideMark/>
          </w:tcPr>
          <w:p w14:paraId="3E94543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5B6F6C2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C956B3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6B3EDC4B"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Lo.sc</w:t>
            </w:r>
          </w:p>
        </w:tc>
      </w:tr>
      <w:tr w:rsidR="000A4E49" w:rsidRPr="00150B9B" w14:paraId="0D716A11" w14:textId="77777777" w:rsidTr="007A5382">
        <w:trPr>
          <w:trHeight w:val="290"/>
        </w:trPr>
        <w:tc>
          <w:tcPr>
            <w:tcW w:w="1460" w:type="dxa"/>
            <w:tcBorders>
              <w:top w:val="nil"/>
              <w:left w:val="nil"/>
              <w:bottom w:val="nil"/>
              <w:right w:val="nil"/>
            </w:tcBorders>
            <w:shd w:val="clear" w:color="auto" w:fill="auto"/>
            <w:noWrap/>
            <w:vAlign w:val="bottom"/>
            <w:hideMark/>
          </w:tcPr>
          <w:p w14:paraId="49CCF476"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6CB35EC"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mutus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4CE07D8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5B3C28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2DEC0C1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3981BDA"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Pt.mu</w:t>
            </w:r>
          </w:p>
        </w:tc>
      </w:tr>
      <w:tr w:rsidR="000A4E49" w:rsidRPr="00150B9B" w14:paraId="16AB708A" w14:textId="77777777" w:rsidTr="007A5382">
        <w:trPr>
          <w:trHeight w:val="290"/>
        </w:trPr>
        <w:tc>
          <w:tcPr>
            <w:tcW w:w="1460" w:type="dxa"/>
            <w:tcBorders>
              <w:top w:val="nil"/>
              <w:left w:val="nil"/>
              <w:bottom w:val="nil"/>
              <w:right w:val="nil"/>
            </w:tcBorders>
            <w:shd w:val="clear" w:color="auto" w:fill="auto"/>
            <w:noWrap/>
            <w:vAlign w:val="bottom"/>
            <w:hideMark/>
          </w:tcPr>
          <w:p w14:paraId="52FEC8EB"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36EC8CC"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Pterostichus corvinus</w:t>
            </w:r>
            <w:r w:rsidRPr="00150B9B">
              <w:rPr>
                <w:rFonts w:eastAsia="Times New Roman"/>
                <w:color w:val="000000"/>
                <w:kern w:val="0"/>
                <w:sz w:val="22"/>
                <w:szCs w:val="22"/>
                <w14:ligatures w14:val="none"/>
              </w:rPr>
              <w:t xml:space="preserve"> (Dejean, 1828)</w:t>
            </w:r>
          </w:p>
        </w:tc>
        <w:tc>
          <w:tcPr>
            <w:tcW w:w="850" w:type="dxa"/>
            <w:tcBorders>
              <w:top w:val="nil"/>
              <w:left w:val="nil"/>
              <w:bottom w:val="nil"/>
              <w:right w:val="nil"/>
            </w:tcBorders>
            <w:shd w:val="clear" w:color="auto" w:fill="auto"/>
            <w:noWrap/>
            <w:vAlign w:val="center"/>
            <w:hideMark/>
          </w:tcPr>
          <w:p w14:paraId="1C1A036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851" w:type="dxa"/>
            <w:tcBorders>
              <w:top w:val="nil"/>
              <w:left w:val="nil"/>
              <w:bottom w:val="nil"/>
              <w:right w:val="nil"/>
            </w:tcBorders>
            <w:shd w:val="clear" w:color="auto" w:fill="auto"/>
            <w:noWrap/>
            <w:vAlign w:val="center"/>
            <w:hideMark/>
          </w:tcPr>
          <w:p w14:paraId="2D00DF8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158C33D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3EAD3A89"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Pt.co</w:t>
            </w:r>
          </w:p>
        </w:tc>
      </w:tr>
      <w:tr w:rsidR="000A4E49" w:rsidRPr="00150B9B" w14:paraId="632DFB39" w14:textId="77777777" w:rsidTr="007A5382">
        <w:trPr>
          <w:trHeight w:val="290"/>
        </w:trPr>
        <w:tc>
          <w:tcPr>
            <w:tcW w:w="1460" w:type="dxa"/>
            <w:tcBorders>
              <w:top w:val="nil"/>
              <w:left w:val="nil"/>
              <w:bottom w:val="nil"/>
              <w:right w:val="nil"/>
            </w:tcBorders>
            <w:shd w:val="clear" w:color="auto" w:fill="auto"/>
            <w:noWrap/>
            <w:vAlign w:val="bottom"/>
            <w:hideMark/>
          </w:tcPr>
          <w:p w14:paraId="4A091EA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AE988D7"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sayanus </w:t>
            </w:r>
            <w:r w:rsidRPr="00150B9B">
              <w:rPr>
                <w:rFonts w:eastAsia="Times New Roman"/>
                <w:color w:val="000000"/>
                <w:kern w:val="0"/>
                <w:sz w:val="22"/>
                <w:szCs w:val="22"/>
                <w14:ligatures w14:val="none"/>
              </w:rPr>
              <w:t>Csiki, 1930</w:t>
            </w:r>
          </w:p>
        </w:tc>
        <w:tc>
          <w:tcPr>
            <w:tcW w:w="850" w:type="dxa"/>
            <w:tcBorders>
              <w:top w:val="nil"/>
              <w:left w:val="nil"/>
              <w:bottom w:val="nil"/>
              <w:right w:val="nil"/>
            </w:tcBorders>
            <w:shd w:val="clear" w:color="auto" w:fill="auto"/>
            <w:noWrap/>
            <w:vAlign w:val="center"/>
            <w:hideMark/>
          </w:tcPr>
          <w:p w14:paraId="4C33855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6F8EF6ED"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AA3D54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A394C39"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Pt.sa</w:t>
            </w:r>
          </w:p>
        </w:tc>
      </w:tr>
      <w:tr w:rsidR="000A4E49" w:rsidRPr="00150B9B" w14:paraId="1CCA2617" w14:textId="77777777" w:rsidTr="007A5382">
        <w:trPr>
          <w:trHeight w:val="290"/>
        </w:trPr>
        <w:tc>
          <w:tcPr>
            <w:tcW w:w="1460" w:type="dxa"/>
            <w:tcBorders>
              <w:top w:val="nil"/>
              <w:left w:val="nil"/>
              <w:bottom w:val="nil"/>
              <w:right w:val="nil"/>
            </w:tcBorders>
            <w:shd w:val="clear" w:color="auto" w:fill="auto"/>
            <w:noWrap/>
            <w:vAlign w:val="bottom"/>
            <w:hideMark/>
          </w:tcPr>
          <w:p w14:paraId="760BB5B6"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3A46F88F"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Pterostichus coracinus</w:t>
            </w:r>
            <w:r w:rsidRPr="00150B9B">
              <w:rPr>
                <w:rFonts w:eastAsia="Times New Roman"/>
                <w:color w:val="000000"/>
                <w:kern w:val="0"/>
                <w:sz w:val="22"/>
                <w:szCs w:val="22"/>
                <w14:ligatures w14:val="none"/>
              </w:rPr>
              <w:t xml:space="preserve"> (Newman, 1838)</w:t>
            </w:r>
          </w:p>
        </w:tc>
        <w:tc>
          <w:tcPr>
            <w:tcW w:w="850" w:type="dxa"/>
            <w:tcBorders>
              <w:top w:val="nil"/>
              <w:left w:val="nil"/>
              <w:bottom w:val="nil"/>
              <w:right w:val="nil"/>
            </w:tcBorders>
            <w:shd w:val="clear" w:color="auto" w:fill="auto"/>
            <w:noWrap/>
            <w:vAlign w:val="center"/>
            <w:hideMark/>
          </w:tcPr>
          <w:p w14:paraId="4FBA601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28</w:t>
            </w:r>
          </w:p>
        </w:tc>
        <w:tc>
          <w:tcPr>
            <w:tcW w:w="851" w:type="dxa"/>
            <w:tcBorders>
              <w:top w:val="nil"/>
              <w:left w:val="nil"/>
              <w:bottom w:val="nil"/>
              <w:right w:val="nil"/>
            </w:tcBorders>
            <w:shd w:val="clear" w:color="auto" w:fill="auto"/>
            <w:noWrap/>
            <w:vAlign w:val="center"/>
            <w:hideMark/>
          </w:tcPr>
          <w:p w14:paraId="3C0519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14</w:t>
            </w:r>
          </w:p>
        </w:tc>
        <w:tc>
          <w:tcPr>
            <w:tcW w:w="992" w:type="dxa"/>
            <w:tcBorders>
              <w:top w:val="nil"/>
              <w:left w:val="nil"/>
              <w:bottom w:val="nil"/>
              <w:right w:val="nil"/>
            </w:tcBorders>
            <w:shd w:val="clear" w:color="auto" w:fill="auto"/>
            <w:vAlign w:val="center"/>
            <w:hideMark/>
          </w:tcPr>
          <w:p w14:paraId="2AB18C0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42</w:t>
            </w:r>
          </w:p>
        </w:tc>
        <w:tc>
          <w:tcPr>
            <w:tcW w:w="1138" w:type="dxa"/>
            <w:tcBorders>
              <w:top w:val="nil"/>
              <w:left w:val="nil"/>
              <w:bottom w:val="nil"/>
              <w:right w:val="nil"/>
            </w:tcBorders>
          </w:tcPr>
          <w:p w14:paraId="78562B5A"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Pt.co</w:t>
            </w:r>
          </w:p>
        </w:tc>
      </w:tr>
      <w:tr w:rsidR="000A4E49" w:rsidRPr="00150B9B" w14:paraId="398BEED7" w14:textId="77777777" w:rsidTr="007A5382">
        <w:trPr>
          <w:trHeight w:val="290"/>
        </w:trPr>
        <w:tc>
          <w:tcPr>
            <w:tcW w:w="1460" w:type="dxa"/>
            <w:tcBorders>
              <w:top w:val="nil"/>
              <w:left w:val="nil"/>
              <w:bottom w:val="nil"/>
              <w:right w:val="nil"/>
            </w:tcBorders>
            <w:shd w:val="clear" w:color="auto" w:fill="auto"/>
            <w:noWrap/>
            <w:vAlign w:val="bottom"/>
            <w:hideMark/>
          </w:tcPr>
          <w:p w14:paraId="122406B7"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B226377"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melanarius </w:t>
            </w:r>
            <w:r w:rsidRPr="00150B9B">
              <w:rPr>
                <w:rFonts w:eastAsia="Times New Roman"/>
                <w:color w:val="000000"/>
                <w:kern w:val="0"/>
                <w:sz w:val="22"/>
                <w:szCs w:val="22"/>
                <w14:ligatures w14:val="none"/>
              </w:rPr>
              <w:t>(Illiger, 1798)</w:t>
            </w:r>
          </w:p>
        </w:tc>
        <w:tc>
          <w:tcPr>
            <w:tcW w:w="850" w:type="dxa"/>
            <w:tcBorders>
              <w:top w:val="nil"/>
              <w:left w:val="nil"/>
              <w:bottom w:val="nil"/>
              <w:right w:val="nil"/>
            </w:tcBorders>
            <w:shd w:val="clear" w:color="auto" w:fill="auto"/>
            <w:noWrap/>
            <w:vAlign w:val="center"/>
            <w:hideMark/>
          </w:tcPr>
          <w:p w14:paraId="414E7C8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7B0D59D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4A3D139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2424F9B2"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Pt.me</w:t>
            </w:r>
          </w:p>
        </w:tc>
      </w:tr>
      <w:tr w:rsidR="000A4E49" w:rsidRPr="00150B9B" w14:paraId="7DBC49C3" w14:textId="77777777" w:rsidTr="007A5382">
        <w:trPr>
          <w:trHeight w:val="290"/>
        </w:trPr>
        <w:tc>
          <w:tcPr>
            <w:tcW w:w="1460" w:type="dxa"/>
            <w:tcBorders>
              <w:top w:val="nil"/>
              <w:left w:val="nil"/>
              <w:bottom w:val="nil"/>
              <w:right w:val="nil"/>
            </w:tcBorders>
            <w:shd w:val="clear" w:color="auto" w:fill="auto"/>
            <w:noWrap/>
            <w:vAlign w:val="bottom"/>
            <w:hideMark/>
          </w:tcPr>
          <w:p w14:paraId="48568B64"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3B2E5AA3"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Pterostichus lachrymosus</w:t>
            </w:r>
            <w:r w:rsidRPr="00150B9B">
              <w:rPr>
                <w:rFonts w:eastAsia="Times New Roman"/>
                <w:color w:val="000000"/>
                <w:kern w:val="0"/>
                <w:sz w:val="22"/>
                <w:szCs w:val="22"/>
                <w14:ligatures w14:val="none"/>
              </w:rPr>
              <w:t xml:space="preserve"> (Newman, 1838)</w:t>
            </w:r>
          </w:p>
        </w:tc>
        <w:tc>
          <w:tcPr>
            <w:tcW w:w="850" w:type="dxa"/>
            <w:tcBorders>
              <w:top w:val="nil"/>
              <w:left w:val="nil"/>
              <w:bottom w:val="nil"/>
              <w:right w:val="nil"/>
            </w:tcBorders>
            <w:shd w:val="clear" w:color="auto" w:fill="auto"/>
            <w:noWrap/>
            <w:vAlign w:val="center"/>
            <w:hideMark/>
          </w:tcPr>
          <w:p w14:paraId="7C57FAD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27</w:t>
            </w:r>
          </w:p>
        </w:tc>
        <w:tc>
          <w:tcPr>
            <w:tcW w:w="851" w:type="dxa"/>
            <w:tcBorders>
              <w:top w:val="nil"/>
              <w:left w:val="nil"/>
              <w:bottom w:val="nil"/>
              <w:right w:val="nil"/>
            </w:tcBorders>
            <w:shd w:val="clear" w:color="auto" w:fill="auto"/>
            <w:noWrap/>
            <w:vAlign w:val="center"/>
            <w:hideMark/>
          </w:tcPr>
          <w:p w14:paraId="563F5CA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45</w:t>
            </w:r>
          </w:p>
        </w:tc>
        <w:tc>
          <w:tcPr>
            <w:tcW w:w="992" w:type="dxa"/>
            <w:tcBorders>
              <w:top w:val="nil"/>
              <w:left w:val="nil"/>
              <w:bottom w:val="nil"/>
              <w:right w:val="nil"/>
            </w:tcBorders>
            <w:shd w:val="clear" w:color="auto" w:fill="auto"/>
            <w:vAlign w:val="center"/>
            <w:hideMark/>
          </w:tcPr>
          <w:p w14:paraId="57D25C6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72</w:t>
            </w:r>
          </w:p>
        </w:tc>
        <w:tc>
          <w:tcPr>
            <w:tcW w:w="1138" w:type="dxa"/>
            <w:tcBorders>
              <w:top w:val="nil"/>
              <w:left w:val="nil"/>
              <w:bottom w:val="nil"/>
              <w:right w:val="nil"/>
            </w:tcBorders>
          </w:tcPr>
          <w:p w14:paraId="3C2F4D7B"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Pt.la</w:t>
            </w:r>
          </w:p>
        </w:tc>
      </w:tr>
      <w:tr w:rsidR="000A4E49" w:rsidRPr="00150B9B" w14:paraId="42EED558" w14:textId="77777777" w:rsidTr="007A5382">
        <w:trPr>
          <w:trHeight w:val="290"/>
        </w:trPr>
        <w:tc>
          <w:tcPr>
            <w:tcW w:w="1460" w:type="dxa"/>
            <w:tcBorders>
              <w:top w:val="nil"/>
              <w:left w:val="nil"/>
              <w:bottom w:val="nil"/>
              <w:right w:val="nil"/>
            </w:tcBorders>
            <w:shd w:val="clear" w:color="auto" w:fill="auto"/>
            <w:noWrap/>
            <w:vAlign w:val="bottom"/>
            <w:hideMark/>
          </w:tcPr>
          <w:p w14:paraId="3B66B520"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6E3F6D0E"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stygicus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1247A98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62</w:t>
            </w:r>
          </w:p>
        </w:tc>
        <w:tc>
          <w:tcPr>
            <w:tcW w:w="851" w:type="dxa"/>
            <w:tcBorders>
              <w:top w:val="nil"/>
              <w:left w:val="nil"/>
              <w:bottom w:val="nil"/>
              <w:right w:val="nil"/>
            </w:tcBorders>
            <w:shd w:val="clear" w:color="auto" w:fill="auto"/>
            <w:noWrap/>
            <w:vAlign w:val="center"/>
            <w:hideMark/>
          </w:tcPr>
          <w:p w14:paraId="623F41D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70</w:t>
            </w:r>
          </w:p>
        </w:tc>
        <w:tc>
          <w:tcPr>
            <w:tcW w:w="992" w:type="dxa"/>
            <w:tcBorders>
              <w:top w:val="nil"/>
              <w:left w:val="nil"/>
              <w:bottom w:val="nil"/>
              <w:right w:val="nil"/>
            </w:tcBorders>
            <w:shd w:val="clear" w:color="auto" w:fill="auto"/>
            <w:vAlign w:val="center"/>
            <w:hideMark/>
          </w:tcPr>
          <w:p w14:paraId="2FCD858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132</w:t>
            </w:r>
          </w:p>
        </w:tc>
        <w:tc>
          <w:tcPr>
            <w:tcW w:w="1138" w:type="dxa"/>
            <w:tcBorders>
              <w:top w:val="nil"/>
              <w:left w:val="nil"/>
              <w:bottom w:val="nil"/>
              <w:right w:val="nil"/>
            </w:tcBorders>
          </w:tcPr>
          <w:p w14:paraId="7A87B31A"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Pt.st</w:t>
            </w:r>
          </w:p>
        </w:tc>
      </w:tr>
      <w:tr w:rsidR="000A4E49" w:rsidRPr="00150B9B" w14:paraId="4B85BDF0" w14:textId="77777777" w:rsidTr="007A5382">
        <w:trPr>
          <w:trHeight w:val="290"/>
        </w:trPr>
        <w:tc>
          <w:tcPr>
            <w:tcW w:w="1460" w:type="dxa"/>
            <w:tcBorders>
              <w:top w:val="nil"/>
              <w:left w:val="nil"/>
              <w:bottom w:val="nil"/>
              <w:right w:val="nil"/>
            </w:tcBorders>
            <w:shd w:val="clear" w:color="auto" w:fill="auto"/>
            <w:noWrap/>
            <w:vAlign w:val="bottom"/>
            <w:hideMark/>
          </w:tcPr>
          <w:p w14:paraId="5F7B7632"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E724537"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hamiltoni </w:t>
            </w:r>
            <w:r w:rsidRPr="00150B9B">
              <w:rPr>
                <w:rFonts w:eastAsia="Times New Roman"/>
                <w:color w:val="000000"/>
                <w:kern w:val="0"/>
                <w:sz w:val="22"/>
                <w:szCs w:val="22"/>
                <w14:ligatures w14:val="none"/>
              </w:rPr>
              <w:t>Horn, 1880</w:t>
            </w:r>
          </w:p>
        </w:tc>
        <w:tc>
          <w:tcPr>
            <w:tcW w:w="850" w:type="dxa"/>
            <w:tcBorders>
              <w:top w:val="nil"/>
              <w:left w:val="nil"/>
              <w:bottom w:val="nil"/>
              <w:right w:val="nil"/>
            </w:tcBorders>
            <w:shd w:val="clear" w:color="auto" w:fill="auto"/>
            <w:noWrap/>
            <w:vAlign w:val="center"/>
            <w:hideMark/>
          </w:tcPr>
          <w:p w14:paraId="20D61BC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50F4A87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4EFAAC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0977946D"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Pt.ha</w:t>
            </w:r>
          </w:p>
        </w:tc>
      </w:tr>
      <w:tr w:rsidR="000A4E49" w:rsidRPr="00150B9B" w14:paraId="30546A80" w14:textId="77777777" w:rsidTr="007A5382">
        <w:trPr>
          <w:trHeight w:val="290"/>
        </w:trPr>
        <w:tc>
          <w:tcPr>
            <w:tcW w:w="1460" w:type="dxa"/>
            <w:tcBorders>
              <w:top w:val="nil"/>
              <w:left w:val="nil"/>
              <w:bottom w:val="nil"/>
              <w:right w:val="nil"/>
            </w:tcBorders>
            <w:shd w:val="clear" w:color="auto" w:fill="auto"/>
            <w:noWrap/>
            <w:vAlign w:val="bottom"/>
            <w:hideMark/>
          </w:tcPr>
          <w:p w14:paraId="64D47DB2"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6E709E1"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moestus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2872CC0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185</w:t>
            </w:r>
          </w:p>
        </w:tc>
        <w:tc>
          <w:tcPr>
            <w:tcW w:w="851" w:type="dxa"/>
            <w:tcBorders>
              <w:top w:val="nil"/>
              <w:left w:val="nil"/>
              <w:bottom w:val="nil"/>
              <w:right w:val="nil"/>
            </w:tcBorders>
            <w:shd w:val="clear" w:color="auto" w:fill="auto"/>
            <w:noWrap/>
            <w:vAlign w:val="center"/>
            <w:hideMark/>
          </w:tcPr>
          <w:p w14:paraId="57096FA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47</w:t>
            </w:r>
          </w:p>
        </w:tc>
        <w:tc>
          <w:tcPr>
            <w:tcW w:w="992" w:type="dxa"/>
            <w:tcBorders>
              <w:top w:val="nil"/>
              <w:left w:val="nil"/>
              <w:bottom w:val="nil"/>
              <w:right w:val="nil"/>
            </w:tcBorders>
            <w:shd w:val="clear" w:color="auto" w:fill="auto"/>
            <w:vAlign w:val="center"/>
            <w:hideMark/>
          </w:tcPr>
          <w:p w14:paraId="200DF87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232</w:t>
            </w:r>
          </w:p>
        </w:tc>
        <w:tc>
          <w:tcPr>
            <w:tcW w:w="1138" w:type="dxa"/>
            <w:tcBorders>
              <w:top w:val="nil"/>
              <w:left w:val="nil"/>
              <w:bottom w:val="nil"/>
              <w:right w:val="nil"/>
            </w:tcBorders>
          </w:tcPr>
          <w:p w14:paraId="5302DFE6"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Pt.mo</w:t>
            </w:r>
          </w:p>
        </w:tc>
      </w:tr>
      <w:tr w:rsidR="000A4E49" w:rsidRPr="00150B9B" w14:paraId="35768902" w14:textId="77777777" w:rsidTr="007A5382">
        <w:trPr>
          <w:trHeight w:val="290"/>
        </w:trPr>
        <w:tc>
          <w:tcPr>
            <w:tcW w:w="1460" w:type="dxa"/>
            <w:tcBorders>
              <w:top w:val="nil"/>
              <w:left w:val="nil"/>
              <w:bottom w:val="nil"/>
              <w:right w:val="nil"/>
            </w:tcBorders>
            <w:shd w:val="clear" w:color="auto" w:fill="auto"/>
            <w:noWrap/>
            <w:vAlign w:val="bottom"/>
            <w:hideMark/>
          </w:tcPr>
          <w:p w14:paraId="31867237"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DD866EC"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Pterostichus diligendus</w:t>
            </w:r>
            <w:r w:rsidRPr="00150B9B">
              <w:rPr>
                <w:rFonts w:eastAsia="Times New Roman"/>
                <w:color w:val="000000"/>
                <w:kern w:val="0"/>
                <w:sz w:val="22"/>
                <w:szCs w:val="22"/>
                <w14:ligatures w14:val="none"/>
              </w:rPr>
              <w:t xml:space="preserve"> (Chaudoir, 1868)</w:t>
            </w:r>
          </w:p>
        </w:tc>
        <w:tc>
          <w:tcPr>
            <w:tcW w:w="850" w:type="dxa"/>
            <w:tcBorders>
              <w:top w:val="nil"/>
              <w:left w:val="nil"/>
              <w:bottom w:val="nil"/>
              <w:right w:val="nil"/>
            </w:tcBorders>
            <w:shd w:val="clear" w:color="auto" w:fill="auto"/>
            <w:noWrap/>
            <w:vAlign w:val="center"/>
            <w:hideMark/>
          </w:tcPr>
          <w:p w14:paraId="41F1356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5D9A060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78E55BE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1138" w:type="dxa"/>
            <w:tcBorders>
              <w:top w:val="nil"/>
              <w:left w:val="nil"/>
              <w:bottom w:val="nil"/>
              <w:right w:val="nil"/>
            </w:tcBorders>
          </w:tcPr>
          <w:p w14:paraId="1203C3AD" w14:textId="1C05ED14"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Pt.di</w:t>
            </w:r>
          </w:p>
        </w:tc>
      </w:tr>
      <w:tr w:rsidR="000A4E49" w:rsidRPr="00150B9B" w14:paraId="726DFE10" w14:textId="77777777" w:rsidTr="007A5382">
        <w:trPr>
          <w:trHeight w:val="290"/>
        </w:trPr>
        <w:tc>
          <w:tcPr>
            <w:tcW w:w="1460" w:type="dxa"/>
            <w:tcBorders>
              <w:top w:val="nil"/>
              <w:left w:val="nil"/>
              <w:bottom w:val="nil"/>
              <w:right w:val="nil"/>
            </w:tcBorders>
            <w:shd w:val="clear" w:color="auto" w:fill="auto"/>
            <w:noWrap/>
            <w:vAlign w:val="bottom"/>
            <w:hideMark/>
          </w:tcPr>
          <w:p w14:paraId="1F72DE4E"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4C7223E"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Pterostichus rostratus</w:t>
            </w:r>
            <w:r w:rsidRPr="00150B9B">
              <w:rPr>
                <w:rFonts w:eastAsia="Times New Roman"/>
                <w:color w:val="000000"/>
                <w:kern w:val="0"/>
                <w:sz w:val="22"/>
                <w:szCs w:val="22"/>
                <w14:ligatures w14:val="none"/>
              </w:rPr>
              <w:t xml:space="preserve"> (Newman, 1838)</w:t>
            </w:r>
          </w:p>
        </w:tc>
        <w:tc>
          <w:tcPr>
            <w:tcW w:w="850" w:type="dxa"/>
            <w:tcBorders>
              <w:top w:val="nil"/>
              <w:left w:val="nil"/>
              <w:bottom w:val="nil"/>
              <w:right w:val="nil"/>
            </w:tcBorders>
            <w:shd w:val="clear" w:color="auto" w:fill="auto"/>
            <w:noWrap/>
            <w:vAlign w:val="center"/>
            <w:hideMark/>
          </w:tcPr>
          <w:p w14:paraId="3679581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36</w:t>
            </w:r>
          </w:p>
        </w:tc>
        <w:tc>
          <w:tcPr>
            <w:tcW w:w="851" w:type="dxa"/>
            <w:tcBorders>
              <w:top w:val="nil"/>
              <w:left w:val="nil"/>
              <w:bottom w:val="nil"/>
              <w:right w:val="nil"/>
            </w:tcBorders>
            <w:shd w:val="clear" w:color="auto" w:fill="auto"/>
            <w:noWrap/>
            <w:vAlign w:val="center"/>
            <w:hideMark/>
          </w:tcPr>
          <w:p w14:paraId="6834A9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22</w:t>
            </w:r>
          </w:p>
        </w:tc>
        <w:tc>
          <w:tcPr>
            <w:tcW w:w="992" w:type="dxa"/>
            <w:tcBorders>
              <w:top w:val="nil"/>
              <w:left w:val="nil"/>
              <w:bottom w:val="nil"/>
              <w:right w:val="nil"/>
            </w:tcBorders>
            <w:shd w:val="clear" w:color="auto" w:fill="auto"/>
            <w:vAlign w:val="center"/>
            <w:hideMark/>
          </w:tcPr>
          <w:p w14:paraId="47590EC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58</w:t>
            </w:r>
          </w:p>
        </w:tc>
        <w:tc>
          <w:tcPr>
            <w:tcW w:w="1138" w:type="dxa"/>
            <w:tcBorders>
              <w:top w:val="nil"/>
              <w:left w:val="nil"/>
              <w:bottom w:val="nil"/>
              <w:right w:val="nil"/>
            </w:tcBorders>
          </w:tcPr>
          <w:p w14:paraId="3E9843CE" w14:textId="10DFF2F2"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Pt.ro</w:t>
            </w:r>
          </w:p>
        </w:tc>
      </w:tr>
      <w:tr w:rsidR="000A4E49" w:rsidRPr="00150B9B" w14:paraId="18EC4E9A" w14:textId="77777777" w:rsidTr="007A5382">
        <w:trPr>
          <w:trHeight w:val="290"/>
        </w:trPr>
        <w:tc>
          <w:tcPr>
            <w:tcW w:w="1460" w:type="dxa"/>
            <w:tcBorders>
              <w:top w:val="nil"/>
              <w:left w:val="nil"/>
              <w:bottom w:val="nil"/>
              <w:right w:val="nil"/>
            </w:tcBorders>
            <w:shd w:val="clear" w:color="auto" w:fill="auto"/>
            <w:noWrap/>
            <w:vAlign w:val="bottom"/>
            <w:hideMark/>
          </w:tcPr>
          <w:p w14:paraId="00B8AFE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841607A"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adoxus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0F1EF23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19</w:t>
            </w:r>
          </w:p>
        </w:tc>
        <w:tc>
          <w:tcPr>
            <w:tcW w:w="851" w:type="dxa"/>
            <w:tcBorders>
              <w:top w:val="nil"/>
              <w:left w:val="nil"/>
              <w:bottom w:val="nil"/>
              <w:right w:val="nil"/>
            </w:tcBorders>
            <w:shd w:val="clear" w:color="auto" w:fill="auto"/>
            <w:noWrap/>
            <w:vAlign w:val="center"/>
            <w:hideMark/>
          </w:tcPr>
          <w:p w14:paraId="313E779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80</w:t>
            </w:r>
          </w:p>
        </w:tc>
        <w:tc>
          <w:tcPr>
            <w:tcW w:w="992" w:type="dxa"/>
            <w:tcBorders>
              <w:top w:val="nil"/>
              <w:left w:val="nil"/>
              <w:bottom w:val="nil"/>
              <w:right w:val="nil"/>
            </w:tcBorders>
            <w:shd w:val="clear" w:color="auto" w:fill="auto"/>
            <w:vAlign w:val="center"/>
            <w:hideMark/>
          </w:tcPr>
          <w:p w14:paraId="447E359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99</w:t>
            </w:r>
          </w:p>
        </w:tc>
        <w:tc>
          <w:tcPr>
            <w:tcW w:w="1138" w:type="dxa"/>
            <w:tcBorders>
              <w:top w:val="nil"/>
              <w:left w:val="nil"/>
              <w:bottom w:val="nil"/>
              <w:right w:val="nil"/>
            </w:tcBorders>
          </w:tcPr>
          <w:p w14:paraId="38D9DC7C" w14:textId="482D7736"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Pt.ad</w:t>
            </w:r>
          </w:p>
        </w:tc>
      </w:tr>
      <w:tr w:rsidR="000A4E49" w:rsidRPr="00150B9B" w14:paraId="0BD4E7A4" w14:textId="77777777" w:rsidTr="007A5382">
        <w:trPr>
          <w:trHeight w:val="290"/>
        </w:trPr>
        <w:tc>
          <w:tcPr>
            <w:tcW w:w="1460" w:type="dxa"/>
            <w:tcBorders>
              <w:top w:val="nil"/>
              <w:left w:val="nil"/>
              <w:bottom w:val="nil"/>
              <w:right w:val="nil"/>
            </w:tcBorders>
            <w:shd w:val="clear" w:color="auto" w:fill="auto"/>
            <w:noWrap/>
            <w:vAlign w:val="bottom"/>
            <w:hideMark/>
          </w:tcPr>
          <w:p w14:paraId="3C901D59"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7FC2AA08"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Pterostichus tristis </w:t>
            </w:r>
            <w:r w:rsidRPr="00150B9B">
              <w:rPr>
                <w:rFonts w:eastAsia="Times New Roman"/>
                <w:color w:val="000000"/>
                <w:kern w:val="0"/>
                <w:sz w:val="22"/>
                <w:szCs w:val="22"/>
                <w14:ligatures w14:val="none"/>
              </w:rPr>
              <w:t>(Dejean, 1828)</w:t>
            </w:r>
          </w:p>
        </w:tc>
        <w:tc>
          <w:tcPr>
            <w:tcW w:w="850" w:type="dxa"/>
            <w:tcBorders>
              <w:top w:val="nil"/>
              <w:left w:val="nil"/>
              <w:bottom w:val="nil"/>
              <w:right w:val="nil"/>
            </w:tcBorders>
            <w:shd w:val="clear" w:color="auto" w:fill="auto"/>
            <w:noWrap/>
            <w:vAlign w:val="center"/>
            <w:hideMark/>
          </w:tcPr>
          <w:p w14:paraId="6A01F8C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10</w:t>
            </w:r>
          </w:p>
        </w:tc>
        <w:tc>
          <w:tcPr>
            <w:tcW w:w="851" w:type="dxa"/>
            <w:tcBorders>
              <w:top w:val="nil"/>
              <w:left w:val="nil"/>
              <w:bottom w:val="nil"/>
              <w:right w:val="nil"/>
            </w:tcBorders>
            <w:shd w:val="clear" w:color="auto" w:fill="auto"/>
            <w:noWrap/>
            <w:vAlign w:val="center"/>
            <w:hideMark/>
          </w:tcPr>
          <w:p w14:paraId="68B1DE8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31</w:t>
            </w:r>
          </w:p>
        </w:tc>
        <w:tc>
          <w:tcPr>
            <w:tcW w:w="992" w:type="dxa"/>
            <w:tcBorders>
              <w:top w:val="nil"/>
              <w:left w:val="nil"/>
              <w:bottom w:val="nil"/>
              <w:right w:val="nil"/>
            </w:tcBorders>
            <w:shd w:val="clear" w:color="auto" w:fill="auto"/>
            <w:vAlign w:val="center"/>
            <w:hideMark/>
          </w:tcPr>
          <w:p w14:paraId="0AB1F08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41</w:t>
            </w:r>
          </w:p>
        </w:tc>
        <w:tc>
          <w:tcPr>
            <w:tcW w:w="1138" w:type="dxa"/>
            <w:tcBorders>
              <w:top w:val="nil"/>
              <w:left w:val="nil"/>
              <w:bottom w:val="nil"/>
              <w:right w:val="nil"/>
            </w:tcBorders>
          </w:tcPr>
          <w:p w14:paraId="67643F15" w14:textId="35C45D18"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Pt.tr</w:t>
            </w:r>
          </w:p>
        </w:tc>
      </w:tr>
      <w:tr w:rsidR="000A4E49" w:rsidRPr="00150B9B" w14:paraId="28079332" w14:textId="77777777" w:rsidTr="007A5382">
        <w:trPr>
          <w:trHeight w:val="290"/>
        </w:trPr>
        <w:tc>
          <w:tcPr>
            <w:tcW w:w="1460" w:type="dxa"/>
            <w:tcBorders>
              <w:top w:val="nil"/>
              <w:left w:val="nil"/>
              <w:bottom w:val="nil"/>
              <w:right w:val="nil"/>
            </w:tcBorders>
            <w:shd w:val="clear" w:color="auto" w:fill="auto"/>
            <w:noWrap/>
            <w:vAlign w:val="bottom"/>
            <w:hideMark/>
          </w:tcPr>
          <w:p w14:paraId="01C73E59"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3AF7F8C"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Cyclotrachelus fucatus </w:t>
            </w:r>
            <w:r w:rsidRPr="00150B9B">
              <w:rPr>
                <w:rFonts w:eastAsia="Times New Roman"/>
                <w:color w:val="000000"/>
                <w:kern w:val="0"/>
                <w:sz w:val="22"/>
                <w:szCs w:val="22"/>
                <w14:ligatures w14:val="none"/>
              </w:rPr>
              <w:t xml:space="preserve"> (Freitag, 1969)</w:t>
            </w:r>
          </w:p>
        </w:tc>
        <w:tc>
          <w:tcPr>
            <w:tcW w:w="850" w:type="dxa"/>
            <w:tcBorders>
              <w:top w:val="nil"/>
              <w:left w:val="nil"/>
              <w:bottom w:val="nil"/>
              <w:right w:val="nil"/>
            </w:tcBorders>
            <w:shd w:val="clear" w:color="auto" w:fill="auto"/>
            <w:noWrap/>
            <w:vAlign w:val="center"/>
            <w:hideMark/>
          </w:tcPr>
          <w:p w14:paraId="0EBD05F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851" w:type="dxa"/>
            <w:tcBorders>
              <w:top w:val="nil"/>
              <w:left w:val="nil"/>
              <w:bottom w:val="nil"/>
              <w:right w:val="nil"/>
            </w:tcBorders>
            <w:shd w:val="clear" w:color="auto" w:fill="auto"/>
            <w:noWrap/>
            <w:vAlign w:val="center"/>
            <w:hideMark/>
          </w:tcPr>
          <w:p w14:paraId="04999E2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14543EF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7EFF6D0D" w14:textId="6AF8E85F"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Cy.fu</w:t>
            </w:r>
          </w:p>
        </w:tc>
      </w:tr>
      <w:tr w:rsidR="000A4E49" w:rsidRPr="00150B9B" w14:paraId="532D5063" w14:textId="77777777" w:rsidTr="007A5382">
        <w:trPr>
          <w:trHeight w:val="290"/>
        </w:trPr>
        <w:tc>
          <w:tcPr>
            <w:tcW w:w="1460" w:type="dxa"/>
            <w:tcBorders>
              <w:top w:val="nil"/>
              <w:left w:val="nil"/>
              <w:bottom w:val="nil"/>
              <w:right w:val="nil"/>
            </w:tcBorders>
            <w:shd w:val="clear" w:color="auto" w:fill="auto"/>
            <w:noWrap/>
            <w:vAlign w:val="bottom"/>
            <w:hideMark/>
          </w:tcPr>
          <w:p w14:paraId="45A6A83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590825A"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Cyclotrachelus convivus </w:t>
            </w:r>
            <w:r w:rsidRPr="00150B9B">
              <w:rPr>
                <w:rFonts w:eastAsia="Times New Roman"/>
                <w:color w:val="000000"/>
                <w:kern w:val="0"/>
                <w:sz w:val="22"/>
                <w:szCs w:val="22"/>
                <w14:ligatures w14:val="none"/>
              </w:rPr>
              <w:t>(LeConte, 1853)</w:t>
            </w:r>
          </w:p>
        </w:tc>
        <w:tc>
          <w:tcPr>
            <w:tcW w:w="850" w:type="dxa"/>
            <w:tcBorders>
              <w:top w:val="nil"/>
              <w:left w:val="nil"/>
              <w:bottom w:val="nil"/>
              <w:right w:val="nil"/>
            </w:tcBorders>
            <w:shd w:val="clear" w:color="auto" w:fill="auto"/>
            <w:noWrap/>
            <w:vAlign w:val="center"/>
            <w:hideMark/>
          </w:tcPr>
          <w:p w14:paraId="33E582E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06DB80F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2DEFE55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673E115F" w14:textId="1F5D4E8B"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Cy.co</w:t>
            </w:r>
          </w:p>
        </w:tc>
      </w:tr>
      <w:tr w:rsidR="000A4E49" w:rsidRPr="00150B9B" w14:paraId="4017027C" w14:textId="77777777" w:rsidTr="007A5382">
        <w:trPr>
          <w:trHeight w:val="290"/>
        </w:trPr>
        <w:tc>
          <w:tcPr>
            <w:tcW w:w="1460" w:type="dxa"/>
            <w:tcBorders>
              <w:top w:val="nil"/>
              <w:left w:val="nil"/>
              <w:bottom w:val="nil"/>
              <w:right w:val="nil"/>
            </w:tcBorders>
            <w:shd w:val="clear" w:color="auto" w:fill="auto"/>
            <w:noWrap/>
            <w:vAlign w:val="bottom"/>
            <w:hideMark/>
          </w:tcPr>
          <w:p w14:paraId="0C71CEDE"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519D984"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Cyclotrachelus sigillatus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4BBA5FA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22</w:t>
            </w:r>
          </w:p>
        </w:tc>
        <w:tc>
          <w:tcPr>
            <w:tcW w:w="851" w:type="dxa"/>
            <w:tcBorders>
              <w:top w:val="nil"/>
              <w:left w:val="nil"/>
              <w:bottom w:val="nil"/>
              <w:right w:val="nil"/>
            </w:tcBorders>
            <w:shd w:val="clear" w:color="auto" w:fill="auto"/>
            <w:noWrap/>
            <w:vAlign w:val="center"/>
            <w:hideMark/>
          </w:tcPr>
          <w:p w14:paraId="47F3E36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52</w:t>
            </w:r>
          </w:p>
        </w:tc>
        <w:tc>
          <w:tcPr>
            <w:tcW w:w="992" w:type="dxa"/>
            <w:tcBorders>
              <w:top w:val="nil"/>
              <w:left w:val="nil"/>
              <w:bottom w:val="nil"/>
              <w:right w:val="nil"/>
            </w:tcBorders>
            <w:shd w:val="clear" w:color="auto" w:fill="auto"/>
            <w:vAlign w:val="center"/>
            <w:hideMark/>
          </w:tcPr>
          <w:p w14:paraId="7266E10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74</w:t>
            </w:r>
          </w:p>
        </w:tc>
        <w:tc>
          <w:tcPr>
            <w:tcW w:w="1138" w:type="dxa"/>
            <w:tcBorders>
              <w:top w:val="nil"/>
              <w:left w:val="nil"/>
              <w:bottom w:val="nil"/>
              <w:right w:val="nil"/>
            </w:tcBorders>
          </w:tcPr>
          <w:p w14:paraId="6FD456E8" w14:textId="79CC0302"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Cy.si</w:t>
            </w:r>
          </w:p>
        </w:tc>
      </w:tr>
      <w:tr w:rsidR="000A4E49" w:rsidRPr="00150B9B" w14:paraId="4DF8B5EF" w14:textId="77777777" w:rsidTr="007A5382">
        <w:trPr>
          <w:trHeight w:val="290"/>
        </w:trPr>
        <w:tc>
          <w:tcPr>
            <w:tcW w:w="1460" w:type="dxa"/>
            <w:tcBorders>
              <w:top w:val="nil"/>
              <w:left w:val="nil"/>
              <w:bottom w:val="nil"/>
              <w:right w:val="nil"/>
            </w:tcBorders>
            <w:shd w:val="clear" w:color="auto" w:fill="auto"/>
            <w:noWrap/>
            <w:vAlign w:val="bottom"/>
            <w:hideMark/>
          </w:tcPr>
          <w:p w14:paraId="4DC720CB"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Chlaeniini</w:t>
            </w:r>
          </w:p>
        </w:tc>
        <w:tc>
          <w:tcPr>
            <w:tcW w:w="4069" w:type="dxa"/>
            <w:tcBorders>
              <w:top w:val="nil"/>
              <w:left w:val="nil"/>
              <w:bottom w:val="nil"/>
              <w:right w:val="nil"/>
            </w:tcBorders>
            <w:shd w:val="clear" w:color="auto" w:fill="auto"/>
            <w:noWrap/>
            <w:vAlign w:val="center"/>
            <w:hideMark/>
          </w:tcPr>
          <w:p w14:paraId="6B41EC1A"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5B0B91E9"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65E98A35"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4B68090A"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712FB326" w14:textId="77777777" w:rsidR="000A4E49" w:rsidRPr="00150B9B" w:rsidRDefault="000A4E49" w:rsidP="007A5382">
            <w:pPr>
              <w:jc w:val="right"/>
              <w:rPr>
                <w:rFonts w:eastAsia="Times New Roman"/>
                <w:kern w:val="0"/>
                <w14:ligatures w14:val="none"/>
              </w:rPr>
            </w:pPr>
          </w:p>
        </w:tc>
      </w:tr>
      <w:tr w:rsidR="000A4E49" w:rsidRPr="00150B9B" w14:paraId="4415C708" w14:textId="77777777" w:rsidTr="007A5382">
        <w:trPr>
          <w:trHeight w:val="290"/>
        </w:trPr>
        <w:tc>
          <w:tcPr>
            <w:tcW w:w="1460" w:type="dxa"/>
            <w:tcBorders>
              <w:top w:val="nil"/>
              <w:left w:val="nil"/>
              <w:bottom w:val="nil"/>
              <w:right w:val="nil"/>
            </w:tcBorders>
            <w:shd w:val="clear" w:color="auto" w:fill="auto"/>
            <w:noWrap/>
            <w:vAlign w:val="bottom"/>
            <w:hideMark/>
          </w:tcPr>
          <w:p w14:paraId="596878D9"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17F113AC"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Chlaenius emarginatus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168C641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137</w:t>
            </w:r>
          </w:p>
        </w:tc>
        <w:tc>
          <w:tcPr>
            <w:tcW w:w="851" w:type="dxa"/>
            <w:tcBorders>
              <w:top w:val="nil"/>
              <w:left w:val="nil"/>
              <w:bottom w:val="nil"/>
              <w:right w:val="nil"/>
            </w:tcBorders>
            <w:shd w:val="clear" w:color="auto" w:fill="auto"/>
            <w:noWrap/>
            <w:vAlign w:val="center"/>
            <w:hideMark/>
          </w:tcPr>
          <w:p w14:paraId="22E9499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25</w:t>
            </w:r>
          </w:p>
        </w:tc>
        <w:tc>
          <w:tcPr>
            <w:tcW w:w="992" w:type="dxa"/>
            <w:tcBorders>
              <w:top w:val="nil"/>
              <w:left w:val="nil"/>
              <w:bottom w:val="nil"/>
              <w:right w:val="nil"/>
            </w:tcBorders>
            <w:shd w:val="clear" w:color="auto" w:fill="auto"/>
            <w:vAlign w:val="center"/>
            <w:hideMark/>
          </w:tcPr>
          <w:p w14:paraId="6AB9AB6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162</w:t>
            </w:r>
          </w:p>
        </w:tc>
        <w:tc>
          <w:tcPr>
            <w:tcW w:w="1138" w:type="dxa"/>
            <w:tcBorders>
              <w:top w:val="nil"/>
              <w:left w:val="nil"/>
              <w:bottom w:val="nil"/>
              <w:right w:val="nil"/>
            </w:tcBorders>
          </w:tcPr>
          <w:p w14:paraId="6FF278EB" w14:textId="667CD163"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Ch.em</w:t>
            </w:r>
          </w:p>
        </w:tc>
      </w:tr>
      <w:tr w:rsidR="000A4E49" w:rsidRPr="00150B9B" w14:paraId="0D625063" w14:textId="77777777" w:rsidTr="007A5382">
        <w:trPr>
          <w:trHeight w:val="290"/>
        </w:trPr>
        <w:tc>
          <w:tcPr>
            <w:tcW w:w="1460" w:type="dxa"/>
            <w:tcBorders>
              <w:top w:val="nil"/>
              <w:left w:val="nil"/>
              <w:bottom w:val="nil"/>
              <w:right w:val="nil"/>
            </w:tcBorders>
            <w:shd w:val="clear" w:color="auto" w:fill="auto"/>
            <w:noWrap/>
            <w:vAlign w:val="bottom"/>
            <w:hideMark/>
          </w:tcPr>
          <w:p w14:paraId="12815AE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788C6A1"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Chlaenius laticollis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2538D44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103352D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1BFE202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1138" w:type="dxa"/>
            <w:tcBorders>
              <w:top w:val="nil"/>
              <w:left w:val="nil"/>
              <w:bottom w:val="nil"/>
              <w:right w:val="nil"/>
            </w:tcBorders>
          </w:tcPr>
          <w:p w14:paraId="7F236EE5" w14:textId="3EE9DCA0"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Ch.la</w:t>
            </w:r>
          </w:p>
        </w:tc>
      </w:tr>
      <w:tr w:rsidR="000A4E49" w:rsidRPr="00150B9B" w14:paraId="50F6029E" w14:textId="77777777" w:rsidTr="007A5382">
        <w:trPr>
          <w:trHeight w:val="290"/>
        </w:trPr>
        <w:tc>
          <w:tcPr>
            <w:tcW w:w="1460" w:type="dxa"/>
            <w:tcBorders>
              <w:top w:val="nil"/>
              <w:left w:val="nil"/>
              <w:bottom w:val="nil"/>
              <w:right w:val="nil"/>
            </w:tcBorders>
            <w:shd w:val="clear" w:color="auto" w:fill="auto"/>
            <w:noWrap/>
            <w:vAlign w:val="bottom"/>
            <w:hideMark/>
          </w:tcPr>
          <w:p w14:paraId="0FB2AFEC"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Licinini</w:t>
            </w:r>
          </w:p>
        </w:tc>
        <w:tc>
          <w:tcPr>
            <w:tcW w:w="4069" w:type="dxa"/>
            <w:tcBorders>
              <w:top w:val="nil"/>
              <w:left w:val="nil"/>
              <w:bottom w:val="nil"/>
              <w:right w:val="nil"/>
            </w:tcBorders>
            <w:shd w:val="clear" w:color="auto" w:fill="auto"/>
            <w:noWrap/>
            <w:vAlign w:val="center"/>
            <w:hideMark/>
          </w:tcPr>
          <w:p w14:paraId="5513AEED"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F2A8ACB"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4E1B7FA3"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0FFC6DA7"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6207668C" w14:textId="77777777" w:rsidR="000A4E49" w:rsidRPr="00150B9B" w:rsidRDefault="000A4E49" w:rsidP="007A5382">
            <w:pPr>
              <w:jc w:val="right"/>
              <w:rPr>
                <w:rFonts w:eastAsia="Times New Roman"/>
                <w:kern w:val="0"/>
                <w14:ligatures w14:val="none"/>
              </w:rPr>
            </w:pPr>
          </w:p>
        </w:tc>
      </w:tr>
      <w:tr w:rsidR="000A4E49" w:rsidRPr="00150B9B" w14:paraId="4BA6C455" w14:textId="77777777" w:rsidTr="007A5382">
        <w:trPr>
          <w:trHeight w:val="290"/>
        </w:trPr>
        <w:tc>
          <w:tcPr>
            <w:tcW w:w="1460" w:type="dxa"/>
            <w:tcBorders>
              <w:top w:val="nil"/>
              <w:left w:val="nil"/>
              <w:bottom w:val="nil"/>
              <w:right w:val="nil"/>
            </w:tcBorders>
            <w:shd w:val="clear" w:color="auto" w:fill="auto"/>
            <w:noWrap/>
            <w:vAlign w:val="bottom"/>
            <w:hideMark/>
          </w:tcPr>
          <w:p w14:paraId="08CF479C"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12FAE7D8"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Dicaelus politus</w:t>
            </w:r>
            <w:r w:rsidRPr="00150B9B">
              <w:rPr>
                <w:rFonts w:eastAsia="Times New Roman"/>
                <w:color w:val="000000"/>
                <w:kern w:val="0"/>
                <w:sz w:val="22"/>
                <w:szCs w:val="22"/>
                <w14:ligatures w14:val="none"/>
              </w:rPr>
              <w:t xml:space="preserve"> Dejean, 1826</w:t>
            </w:r>
          </w:p>
        </w:tc>
        <w:tc>
          <w:tcPr>
            <w:tcW w:w="850" w:type="dxa"/>
            <w:tcBorders>
              <w:top w:val="nil"/>
              <w:left w:val="nil"/>
              <w:bottom w:val="nil"/>
              <w:right w:val="nil"/>
            </w:tcBorders>
            <w:shd w:val="clear" w:color="auto" w:fill="auto"/>
            <w:noWrap/>
            <w:vAlign w:val="center"/>
            <w:hideMark/>
          </w:tcPr>
          <w:p w14:paraId="3E9CF77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54</w:t>
            </w:r>
          </w:p>
        </w:tc>
        <w:tc>
          <w:tcPr>
            <w:tcW w:w="851" w:type="dxa"/>
            <w:tcBorders>
              <w:top w:val="nil"/>
              <w:left w:val="nil"/>
              <w:bottom w:val="nil"/>
              <w:right w:val="nil"/>
            </w:tcBorders>
            <w:shd w:val="clear" w:color="auto" w:fill="auto"/>
            <w:noWrap/>
            <w:vAlign w:val="center"/>
            <w:hideMark/>
          </w:tcPr>
          <w:p w14:paraId="26CECB0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13</w:t>
            </w:r>
          </w:p>
        </w:tc>
        <w:tc>
          <w:tcPr>
            <w:tcW w:w="992" w:type="dxa"/>
            <w:tcBorders>
              <w:top w:val="nil"/>
              <w:left w:val="nil"/>
              <w:bottom w:val="nil"/>
              <w:right w:val="nil"/>
            </w:tcBorders>
            <w:shd w:val="clear" w:color="auto" w:fill="auto"/>
            <w:vAlign w:val="center"/>
            <w:hideMark/>
          </w:tcPr>
          <w:p w14:paraId="664F9ED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67</w:t>
            </w:r>
          </w:p>
        </w:tc>
        <w:tc>
          <w:tcPr>
            <w:tcW w:w="1138" w:type="dxa"/>
            <w:tcBorders>
              <w:top w:val="nil"/>
              <w:left w:val="nil"/>
              <w:bottom w:val="nil"/>
              <w:right w:val="nil"/>
            </w:tcBorders>
          </w:tcPr>
          <w:p w14:paraId="178E5D87" w14:textId="23A97015"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Di.po</w:t>
            </w:r>
          </w:p>
        </w:tc>
      </w:tr>
      <w:tr w:rsidR="000A4E49" w:rsidRPr="00150B9B" w14:paraId="3784185F" w14:textId="77777777" w:rsidTr="007A5382">
        <w:trPr>
          <w:trHeight w:val="290"/>
        </w:trPr>
        <w:tc>
          <w:tcPr>
            <w:tcW w:w="1460" w:type="dxa"/>
            <w:tcBorders>
              <w:top w:val="nil"/>
              <w:left w:val="nil"/>
              <w:bottom w:val="nil"/>
              <w:right w:val="nil"/>
            </w:tcBorders>
            <w:shd w:val="clear" w:color="auto" w:fill="auto"/>
            <w:noWrap/>
            <w:vAlign w:val="bottom"/>
            <w:hideMark/>
          </w:tcPr>
          <w:p w14:paraId="57C6C4DF"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7F7B9099"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Dicaelus teter </w:t>
            </w:r>
            <w:r w:rsidRPr="00150B9B">
              <w:rPr>
                <w:rFonts w:eastAsia="Times New Roman"/>
                <w:color w:val="000000"/>
                <w:kern w:val="0"/>
                <w:sz w:val="22"/>
                <w:szCs w:val="22"/>
                <w14:ligatures w14:val="none"/>
              </w:rPr>
              <w:t>Bonelli, 1813</w:t>
            </w:r>
          </w:p>
        </w:tc>
        <w:tc>
          <w:tcPr>
            <w:tcW w:w="850" w:type="dxa"/>
            <w:tcBorders>
              <w:top w:val="nil"/>
              <w:left w:val="nil"/>
              <w:bottom w:val="nil"/>
              <w:right w:val="nil"/>
            </w:tcBorders>
            <w:shd w:val="clear" w:color="auto" w:fill="auto"/>
            <w:noWrap/>
            <w:vAlign w:val="center"/>
            <w:hideMark/>
          </w:tcPr>
          <w:p w14:paraId="42674BD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68</w:t>
            </w:r>
          </w:p>
        </w:tc>
        <w:tc>
          <w:tcPr>
            <w:tcW w:w="851" w:type="dxa"/>
            <w:tcBorders>
              <w:top w:val="nil"/>
              <w:left w:val="nil"/>
              <w:bottom w:val="nil"/>
              <w:right w:val="nil"/>
            </w:tcBorders>
            <w:shd w:val="clear" w:color="auto" w:fill="auto"/>
            <w:noWrap/>
            <w:vAlign w:val="center"/>
            <w:hideMark/>
          </w:tcPr>
          <w:p w14:paraId="0FD6817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10</w:t>
            </w:r>
          </w:p>
        </w:tc>
        <w:tc>
          <w:tcPr>
            <w:tcW w:w="992" w:type="dxa"/>
            <w:tcBorders>
              <w:top w:val="nil"/>
              <w:left w:val="nil"/>
              <w:bottom w:val="nil"/>
              <w:right w:val="nil"/>
            </w:tcBorders>
            <w:shd w:val="clear" w:color="auto" w:fill="auto"/>
            <w:vAlign w:val="center"/>
            <w:hideMark/>
          </w:tcPr>
          <w:p w14:paraId="3331180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78</w:t>
            </w:r>
          </w:p>
        </w:tc>
        <w:tc>
          <w:tcPr>
            <w:tcW w:w="1138" w:type="dxa"/>
            <w:tcBorders>
              <w:top w:val="nil"/>
              <w:left w:val="nil"/>
              <w:bottom w:val="nil"/>
              <w:right w:val="nil"/>
            </w:tcBorders>
          </w:tcPr>
          <w:p w14:paraId="7D72C889" w14:textId="24DBEC23"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Di.te</w:t>
            </w:r>
          </w:p>
        </w:tc>
      </w:tr>
      <w:tr w:rsidR="000A4E49" w:rsidRPr="00150B9B" w14:paraId="37187D42" w14:textId="77777777" w:rsidTr="007A5382">
        <w:trPr>
          <w:trHeight w:val="290"/>
        </w:trPr>
        <w:tc>
          <w:tcPr>
            <w:tcW w:w="1460" w:type="dxa"/>
            <w:tcBorders>
              <w:top w:val="nil"/>
              <w:left w:val="nil"/>
              <w:bottom w:val="nil"/>
              <w:right w:val="nil"/>
            </w:tcBorders>
            <w:shd w:val="clear" w:color="auto" w:fill="auto"/>
            <w:noWrap/>
            <w:vAlign w:val="bottom"/>
            <w:hideMark/>
          </w:tcPr>
          <w:p w14:paraId="61A7BDDD"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Harpalini</w:t>
            </w:r>
          </w:p>
        </w:tc>
        <w:tc>
          <w:tcPr>
            <w:tcW w:w="4069" w:type="dxa"/>
            <w:tcBorders>
              <w:top w:val="nil"/>
              <w:left w:val="nil"/>
              <w:bottom w:val="nil"/>
              <w:right w:val="nil"/>
            </w:tcBorders>
            <w:shd w:val="clear" w:color="auto" w:fill="auto"/>
            <w:noWrap/>
            <w:vAlign w:val="center"/>
            <w:hideMark/>
          </w:tcPr>
          <w:p w14:paraId="7B2BC0D1"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58910397"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4E43A6D3"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1463C6DE"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52D100CC" w14:textId="77777777" w:rsidR="000A4E49" w:rsidRPr="00150B9B" w:rsidRDefault="000A4E49" w:rsidP="007A5382">
            <w:pPr>
              <w:jc w:val="right"/>
              <w:rPr>
                <w:rFonts w:eastAsia="Times New Roman"/>
                <w:kern w:val="0"/>
                <w14:ligatures w14:val="none"/>
              </w:rPr>
            </w:pPr>
          </w:p>
        </w:tc>
      </w:tr>
      <w:tr w:rsidR="000A4E49" w:rsidRPr="00150B9B" w14:paraId="07E60E94" w14:textId="77777777" w:rsidTr="007A5382">
        <w:trPr>
          <w:trHeight w:val="290"/>
        </w:trPr>
        <w:tc>
          <w:tcPr>
            <w:tcW w:w="1460" w:type="dxa"/>
            <w:tcBorders>
              <w:top w:val="nil"/>
              <w:left w:val="nil"/>
              <w:bottom w:val="nil"/>
              <w:right w:val="nil"/>
            </w:tcBorders>
            <w:shd w:val="clear" w:color="auto" w:fill="auto"/>
            <w:noWrap/>
            <w:vAlign w:val="bottom"/>
            <w:hideMark/>
          </w:tcPr>
          <w:p w14:paraId="418A1D13"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A8A4268"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Notiobia nitidipennis </w:t>
            </w:r>
            <w:r w:rsidRPr="00150B9B">
              <w:rPr>
                <w:rFonts w:eastAsia="Times New Roman"/>
                <w:color w:val="000000"/>
                <w:kern w:val="0"/>
                <w:sz w:val="22"/>
                <w:szCs w:val="22"/>
                <w14:ligatures w14:val="none"/>
              </w:rPr>
              <w:t>(LeConte, 1847)</w:t>
            </w:r>
          </w:p>
        </w:tc>
        <w:tc>
          <w:tcPr>
            <w:tcW w:w="850" w:type="dxa"/>
            <w:tcBorders>
              <w:top w:val="nil"/>
              <w:left w:val="nil"/>
              <w:bottom w:val="nil"/>
              <w:right w:val="nil"/>
            </w:tcBorders>
            <w:shd w:val="clear" w:color="auto" w:fill="auto"/>
            <w:noWrap/>
            <w:vAlign w:val="center"/>
            <w:hideMark/>
          </w:tcPr>
          <w:p w14:paraId="55228E2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851" w:type="dxa"/>
            <w:tcBorders>
              <w:top w:val="nil"/>
              <w:left w:val="nil"/>
              <w:bottom w:val="nil"/>
              <w:right w:val="nil"/>
            </w:tcBorders>
            <w:shd w:val="clear" w:color="auto" w:fill="auto"/>
            <w:noWrap/>
            <w:vAlign w:val="center"/>
            <w:hideMark/>
          </w:tcPr>
          <w:p w14:paraId="29B58B5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34AEB85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2DE366A8" w14:textId="01DCBD3E"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No.ni</w:t>
            </w:r>
          </w:p>
        </w:tc>
      </w:tr>
      <w:tr w:rsidR="000A4E49" w:rsidRPr="00150B9B" w14:paraId="05A1B6E7" w14:textId="77777777" w:rsidTr="007A5382">
        <w:trPr>
          <w:trHeight w:val="290"/>
        </w:trPr>
        <w:tc>
          <w:tcPr>
            <w:tcW w:w="1460" w:type="dxa"/>
            <w:tcBorders>
              <w:top w:val="nil"/>
              <w:left w:val="nil"/>
              <w:bottom w:val="nil"/>
              <w:right w:val="nil"/>
            </w:tcBorders>
            <w:shd w:val="clear" w:color="auto" w:fill="auto"/>
            <w:noWrap/>
            <w:vAlign w:val="bottom"/>
            <w:hideMark/>
          </w:tcPr>
          <w:p w14:paraId="1FCA0B8D"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529D426"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Anisodactylus harrisii </w:t>
            </w:r>
            <w:r w:rsidRPr="00150B9B">
              <w:rPr>
                <w:rFonts w:eastAsia="Times New Roman"/>
                <w:color w:val="000000"/>
                <w:kern w:val="0"/>
                <w:sz w:val="22"/>
                <w:szCs w:val="22"/>
                <w14:ligatures w14:val="none"/>
              </w:rPr>
              <w:t>LeConte, 1863</w:t>
            </w:r>
          </w:p>
        </w:tc>
        <w:tc>
          <w:tcPr>
            <w:tcW w:w="850" w:type="dxa"/>
            <w:tcBorders>
              <w:top w:val="nil"/>
              <w:left w:val="nil"/>
              <w:bottom w:val="nil"/>
              <w:right w:val="nil"/>
            </w:tcBorders>
            <w:shd w:val="clear" w:color="auto" w:fill="auto"/>
            <w:noWrap/>
            <w:vAlign w:val="center"/>
            <w:hideMark/>
          </w:tcPr>
          <w:p w14:paraId="50BC8AE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6C2A66C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31B5175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0B4C3534" w14:textId="069DC254"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An.ha</w:t>
            </w:r>
          </w:p>
        </w:tc>
      </w:tr>
      <w:tr w:rsidR="000A4E49" w:rsidRPr="00150B9B" w14:paraId="31E46197" w14:textId="77777777" w:rsidTr="007A5382">
        <w:trPr>
          <w:trHeight w:val="290"/>
        </w:trPr>
        <w:tc>
          <w:tcPr>
            <w:tcW w:w="1460" w:type="dxa"/>
            <w:tcBorders>
              <w:top w:val="nil"/>
              <w:left w:val="nil"/>
              <w:bottom w:val="nil"/>
              <w:right w:val="nil"/>
            </w:tcBorders>
            <w:shd w:val="clear" w:color="auto" w:fill="auto"/>
            <w:noWrap/>
            <w:vAlign w:val="bottom"/>
            <w:hideMark/>
          </w:tcPr>
          <w:p w14:paraId="27F27970"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C297609"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Anisodactylus melanopus </w:t>
            </w:r>
            <w:r w:rsidRPr="00150B9B">
              <w:rPr>
                <w:rFonts w:eastAsia="Times New Roman"/>
                <w:color w:val="000000"/>
                <w:kern w:val="0"/>
                <w:sz w:val="22"/>
                <w:szCs w:val="22"/>
                <w14:ligatures w14:val="none"/>
              </w:rPr>
              <w:t>(Haldeman, 1843)</w:t>
            </w:r>
          </w:p>
        </w:tc>
        <w:tc>
          <w:tcPr>
            <w:tcW w:w="850" w:type="dxa"/>
            <w:tcBorders>
              <w:top w:val="nil"/>
              <w:left w:val="nil"/>
              <w:bottom w:val="nil"/>
              <w:right w:val="nil"/>
            </w:tcBorders>
            <w:shd w:val="clear" w:color="auto" w:fill="auto"/>
            <w:noWrap/>
            <w:vAlign w:val="center"/>
            <w:hideMark/>
          </w:tcPr>
          <w:p w14:paraId="7DA2018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4B214BB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57639EC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23CE06B7" w14:textId="0EA59834"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An.me</w:t>
            </w:r>
          </w:p>
        </w:tc>
      </w:tr>
      <w:tr w:rsidR="000A4E49" w:rsidRPr="00150B9B" w14:paraId="6F44275B" w14:textId="77777777" w:rsidTr="007A5382">
        <w:trPr>
          <w:trHeight w:val="290"/>
        </w:trPr>
        <w:tc>
          <w:tcPr>
            <w:tcW w:w="1460" w:type="dxa"/>
            <w:tcBorders>
              <w:top w:val="nil"/>
              <w:left w:val="nil"/>
              <w:bottom w:val="nil"/>
              <w:right w:val="nil"/>
            </w:tcBorders>
            <w:shd w:val="clear" w:color="auto" w:fill="auto"/>
            <w:noWrap/>
            <w:vAlign w:val="bottom"/>
            <w:hideMark/>
          </w:tcPr>
          <w:p w14:paraId="21809FCB"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E7F0297"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Anisodactylus nigerrimus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49933E8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851" w:type="dxa"/>
            <w:tcBorders>
              <w:top w:val="nil"/>
              <w:left w:val="nil"/>
              <w:bottom w:val="nil"/>
              <w:right w:val="nil"/>
            </w:tcBorders>
            <w:shd w:val="clear" w:color="auto" w:fill="auto"/>
            <w:noWrap/>
            <w:vAlign w:val="center"/>
            <w:hideMark/>
          </w:tcPr>
          <w:p w14:paraId="30D1F16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992" w:type="dxa"/>
            <w:tcBorders>
              <w:top w:val="nil"/>
              <w:left w:val="nil"/>
              <w:bottom w:val="nil"/>
              <w:right w:val="nil"/>
            </w:tcBorders>
            <w:shd w:val="clear" w:color="auto" w:fill="auto"/>
            <w:vAlign w:val="center"/>
            <w:hideMark/>
          </w:tcPr>
          <w:p w14:paraId="0126865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1138" w:type="dxa"/>
            <w:tcBorders>
              <w:top w:val="nil"/>
              <w:left w:val="nil"/>
              <w:bottom w:val="nil"/>
              <w:right w:val="nil"/>
            </w:tcBorders>
          </w:tcPr>
          <w:p w14:paraId="3DFB5DA4" w14:textId="7C401387"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An.ni</w:t>
            </w:r>
          </w:p>
        </w:tc>
      </w:tr>
      <w:tr w:rsidR="000A4E49" w:rsidRPr="00150B9B" w14:paraId="7EFEAAF9" w14:textId="77777777" w:rsidTr="007A5382">
        <w:trPr>
          <w:trHeight w:val="290"/>
        </w:trPr>
        <w:tc>
          <w:tcPr>
            <w:tcW w:w="1460" w:type="dxa"/>
            <w:tcBorders>
              <w:top w:val="nil"/>
              <w:left w:val="nil"/>
              <w:bottom w:val="nil"/>
              <w:right w:val="nil"/>
            </w:tcBorders>
            <w:shd w:val="clear" w:color="auto" w:fill="auto"/>
            <w:noWrap/>
            <w:vAlign w:val="bottom"/>
            <w:hideMark/>
          </w:tcPr>
          <w:p w14:paraId="24A6BE0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BD3EE3A"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Amphasia interstitialis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7C66F3F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851" w:type="dxa"/>
            <w:tcBorders>
              <w:top w:val="nil"/>
              <w:left w:val="nil"/>
              <w:bottom w:val="nil"/>
              <w:right w:val="nil"/>
            </w:tcBorders>
            <w:shd w:val="clear" w:color="auto" w:fill="auto"/>
            <w:noWrap/>
            <w:vAlign w:val="center"/>
            <w:hideMark/>
          </w:tcPr>
          <w:p w14:paraId="14A972B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43A1B9C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2E61F4F2" w14:textId="5332560A"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Am.in</w:t>
            </w:r>
          </w:p>
        </w:tc>
      </w:tr>
      <w:tr w:rsidR="000A4E49" w:rsidRPr="00150B9B" w14:paraId="3989BC95" w14:textId="77777777" w:rsidTr="007A5382">
        <w:trPr>
          <w:trHeight w:val="290"/>
        </w:trPr>
        <w:tc>
          <w:tcPr>
            <w:tcW w:w="1460" w:type="dxa"/>
            <w:tcBorders>
              <w:top w:val="nil"/>
              <w:left w:val="nil"/>
              <w:bottom w:val="nil"/>
              <w:right w:val="nil"/>
            </w:tcBorders>
            <w:shd w:val="clear" w:color="auto" w:fill="auto"/>
            <w:noWrap/>
            <w:vAlign w:val="bottom"/>
            <w:hideMark/>
          </w:tcPr>
          <w:p w14:paraId="0AF2021B"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1476BCD"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Agonoleptus thoracicus </w:t>
            </w:r>
            <w:r w:rsidRPr="00150B9B">
              <w:rPr>
                <w:rFonts w:eastAsia="Times New Roman"/>
                <w:color w:val="000000"/>
                <w:kern w:val="0"/>
                <w:sz w:val="22"/>
                <w:szCs w:val="22"/>
                <w14:ligatures w14:val="none"/>
              </w:rPr>
              <w:t>(Casey, 1914)</w:t>
            </w:r>
          </w:p>
        </w:tc>
        <w:tc>
          <w:tcPr>
            <w:tcW w:w="850" w:type="dxa"/>
            <w:tcBorders>
              <w:top w:val="nil"/>
              <w:left w:val="nil"/>
              <w:bottom w:val="nil"/>
              <w:right w:val="nil"/>
            </w:tcBorders>
            <w:shd w:val="clear" w:color="auto" w:fill="auto"/>
            <w:noWrap/>
            <w:vAlign w:val="center"/>
            <w:hideMark/>
          </w:tcPr>
          <w:p w14:paraId="2BFF4E7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7C7237D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44D6490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6BBC800F" w14:textId="3F6FFEEE"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Ag.th</w:t>
            </w:r>
          </w:p>
        </w:tc>
      </w:tr>
      <w:tr w:rsidR="000A4E49" w:rsidRPr="00150B9B" w14:paraId="24CCCC2D" w14:textId="77777777" w:rsidTr="007A5382">
        <w:trPr>
          <w:trHeight w:val="290"/>
        </w:trPr>
        <w:tc>
          <w:tcPr>
            <w:tcW w:w="1460" w:type="dxa"/>
            <w:tcBorders>
              <w:top w:val="nil"/>
              <w:left w:val="nil"/>
              <w:bottom w:val="nil"/>
              <w:right w:val="nil"/>
            </w:tcBorders>
            <w:shd w:val="clear" w:color="auto" w:fill="auto"/>
            <w:noWrap/>
            <w:vAlign w:val="bottom"/>
            <w:hideMark/>
          </w:tcPr>
          <w:p w14:paraId="741460C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CD21C38"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Harpalus spadiceus</w:t>
            </w:r>
            <w:r w:rsidRPr="00150B9B">
              <w:rPr>
                <w:rFonts w:eastAsia="Times New Roman"/>
                <w:color w:val="000000"/>
                <w:kern w:val="0"/>
                <w:sz w:val="22"/>
                <w:szCs w:val="22"/>
                <w14:ligatures w14:val="none"/>
              </w:rPr>
              <w:t xml:space="preserve"> Dejean, 1829</w:t>
            </w:r>
          </w:p>
        </w:tc>
        <w:tc>
          <w:tcPr>
            <w:tcW w:w="850" w:type="dxa"/>
            <w:tcBorders>
              <w:top w:val="nil"/>
              <w:left w:val="nil"/>
              <w:bottom w:val="nil"/>
              <w:right w:val="nil"/>
            </w:tcBorders>
            <w:shd w:val="clear" w:color="auto" w:fill="auto"/>
            <w:noWrap/>
            <w:vAlign w:val="center"/>
            <w:hideMark/>
          </w:tcPr>
          <w:p w14:paraId="33916D7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6D21D90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11</w:t>
            </w:r>
          </w:p>
        </w:tc>
        <w:tc>
          <w:tcPr>
            <w:tcW w:w="992" w:type="dxa"/>
            <w:tcBorders>
              <w:top w:val="nil"/>
              <w:left w:val="nil"/>
              <w:bottom w:val="nil"/>
              <w:right w:val="nil"/>
            </w:tcBorders>
            <w:shd w:val="clear" w:color="auto" w:fill="auto"/>
            <w:vAlign w:val="center"/>
            <w:hideMark/>
          </w:tcPr>
          <w:p w14:paraId="4690D1F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12</w:t>
            </w:r>
          </w:p>
        </w:tc>
        <w:tc>
          <w:tcPr>
            <w:tcW w:w="1138" w:type="dxa"/>
            <w:tcBorders>
              <w:top w:val="nil"/>
              <w:left w:val="nil"/>
              <w:bottom w:val="nil"/>
              <w:right w:val="nil"/>
            </w:tcBorders>
          </w:tcPr>
          <w:p w14:paraId="3CD3CF84" w14:textId="3C5D3DB7"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Ha.sp</w:t>
            </w:r>
          </w:p>
        </w:tc>
      </w:tr>
      <w:tr w:rsidR="000A4E49" w:rsidRPr="00150B9B" w14:paraId="4696D50D" w14:textId="77777777" w:rsidTr="007A5382">
        <w:trPr>
          <w:trHeight w:val="290"/>
        </w:trPr>
        <w:tc>
          <w:tcPr>
            <w:tcW w:w="1460" w:type="dxa"/>
            <w:tcBorders>
              <w:top w:val="nil"/>
              <w:left w:val="nil"/>
              <w:bottom w:val="nil"/>
              <w:right w:val="nil"/>
            </w:tcBorders>
            <w:shd w:val="clear" w:color="auto" w:fill="auto"/>
            <w:noWrap/>
            <w:vAlign w:val="bottom"/>
            <w:hideMark/>
          </w:tcPr>
          <w:p w14:paraId="5FC1B04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494EDD6"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Trichotichnus autumnalis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0074F44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10</w:t>
            </w:r>
          </w:p>
        </w:tc>
        <w:tc>
          <w:tcPr>
            <w:tcW w:w="851" w:type="dxa"/>
            <w:tcBorders>
              <w:top w:val="nil"/>
              <w:left w:val="nil"/>
              <w:bottom w:val="nil"/>
              <w:right w:val="nil"/>
            </w:tcBorders>
            <w:shd w:val="clear" w:color="auto" w:fill="auto"/>
            <w:noWrap/>
            <w:vAlign w:val="center"/>
            <w:hideMark/>
          </w:tcPr>
          <w:p w14:paraId="21CAF5F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992" w:type="dxa"/>
            <w:tcBorders>
              <w:top w:val="nil"/>
              <w:left w:val="nil"/>
              <w:bottom w:val="nil"/>
              <w:right w:val="nil"/>
            </w:tcBorders>
            <w:shd w:val="clear" w:color="auto" w:fill="auto"/>
            <w:vAlign w:val="center"/>
            <w:hideMark/>
          </w:tcPr>
          <w:p w14:paraId="024BFAB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12</w:t>
            </w:r>
          </w:p>
        </w:tc>
        <w:tc>
          <w:tcPr>
            <w:tcW w:w="1138" w:type="dxa"/>
            <w:tcBorders>
              <w:top w:val="nil"/>
              <w:left w:val="nil"/>
              <w:bottom w:val="nil"/>
              <w:right w:val="nil"/>
            </w:tcBorders>
          </w:tcPr>
          <w:p w14:paraId="37DD79CF" w14:textId="4E6B84A2"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Tr.au</w:t>
            </w:r>
          </w:p>
        </w:tc>
      </w:tr>
      <w:tr w:rsidR="000A4E49" w:rsidRPr="00150B9B" w14:paraId="606A5607" w14:textId="77777777" w:rsidTr="007A5382">
        <w:trPr>
          <w:trHeight w:val="290"/>
        </w:trPr>
        <w:tc>
          <w:tcPr>
            <w:tcW w:w="1460" w:type="dxa"/>
            <w:tcBorders>
              <w:top w:val="nil"/>
              <w:left w:val="nil"/>
              <w:bottom w:val="nil"/>
              <w:right w:val="nil"/>
            </w:tcBorders>
            <w:shd w:val="clear" w:color="auto" w:fill="auto"/>
            <w:noWrap/>
            <w:vAlign w:val="bottom"/>
            <w:hideMark/>
          </w:tcPr>
          <w:p w14:paraId="23783A87"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Sphodrini</w:t>
            </w:r>
          </w:p>
        </w:tc>
        <w:tc>
          <w:tcPr>
            <w:tcW w:w="4069" w:type="dxa"/>
            <w:tcBorders>
              <w:top w:val="nil"/>
              <w:left w:val="nil"/>
              <w:bottom w:val="nil"/>
              <w:right w:val="nil"/>
            </w:tcBorders>
            <w:shd w:val="clear" w:color="auto" w:fill="auto"/>
            <w:noWrap/>
            <w:vAlign w:val="center"/>
            <w:hideMark/>
          </w:tcPr>
          <w:p w14:paraId="566A089C"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3CD93206"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7360D27D"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6477FC18"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6A0F1A21" w14:textId="77777777" w:rsidR="000A4E49" w:rsidRPr="00150B9B" w:rsidRDefault="000A4E49" w:rsidP="007A5382">
            <w:pPr>
              <w:jc w:val="right"/>
              <w:rPr>
                <w:rFonts w:eastAsia="Times New Roman"/>
                <w:kern w:val="0"/>
                <w14:ligatures w14:val="none"/>
              </w:rPr>
            </w:pPr>
          </w:p>
        </w:tc>
      </w:tr>
      <w:tr w:rsidR="000A4E49" w:rsidRPr="00150B9B" w14:paraId="1E85B9D5" w14:textId="77777777" w:rsidTr="007A5382">
        <w:trPr>
          <w:trHeight w:val="290"/>
        </w:trPr>
        <w:tc>
          <w:tcPr>
            <w:tcW w:w="1460" w:type="dxa"/>
            <w:tcBorders>
              <w:top w:val="nil"/>
              <w:left w:val="nil"/>
              <w:bottom w:val="nil"/>
              <w:right w:val="nil"/>
            </w:tcBorders>
            <w:shd w:val="clear" w:color="auto" w:fill="auto"/>
            <w:noWrap/>
            <w:vAlign w:val="bottom"/>
            <w:hideMark/>
          </w:tcPr>
          <w:p w14:paraId="6A7335EA"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0E83702"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Pseudamara arenaria </w:t>
            </w:r>
            <w:r w:rsidRPr="00150B9B">
              <w:rPr>
                <w:rFonts w:eastAsia="Times New Roman"/>
                <w:color w:val="000000"/>
                <w:kern w:val="0"/>
                <w:sz w:val="22"/>
                <w:szCs w:val="22"/>
                <w14:ligatures w14:val="none"/>
              </w:rPr>
              <w:t>(LeConte, 1847)</w:t>
            </w:r>
          </w:p>
        </w:tc>
        <w:tc>
          <w:tcPr>
            <w:tcW w:w="850" w:type="dxa"/>
            <w:tcBorders>
              <w:top w:val="nil"/>
              <w:left w:val="nil"/>
              <w:bottom w:val="nil"/>
              <w:right w:val="nil"/>
            </w:tcBorders>
            <w:shd w:val="clear" w:color="auto" w:fill="auto"/>
            <w:noWrap/>
            <w:vAlign w:val="center"/>
            <w:hideMark/>
          </w:tcPr>
          <w:p w14:paraId="4793423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7760D0F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83D4D0D"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42C1C3EA" w14:textId="62F28F95"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Ps.ar</w:t>
            </w:r>
          </w:p>
        </w:tc>
      </w:tr>
      <w:tr w:rsidR="000A4E49" w:rsidRPr="00150B9B" w14:paraId="6FADC495" w14:textId="77777777" w:rsidTr="007A5382">
        <w:trPr>
          <w:trHeight w:val="290"/>
        </w:trPr>
        <w:tc>
          <w:tcPr>
            <w:tcW w:w="1460" w:type="dxa"/>
            <w:tcBorders>
              <w:top w:val="nil"/>
              <w:left w:val="nil"/>
              <w:bottom w:val="nil"/>
              <w:right w:val="nil"/>
            </w:tcBorders>
            <w:shd w:val="clear" w:color="auto" w:fill="auto"/>
            <w:noWrap/>
            <w:vAlign w:val="bottom"/>
            <w:hideMark/>
          </w:tcPr>
          <w:p w14:paraId="0B36E158"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Platynini</w:t>
            </w:r>
          </w:p>
        </w:tc>
        <w:tc>
          <w:tcPr>
            <w:tcW w:w="4069" w:type="dxa"/>
            <w:tcBorders>
              <w:top w:val="nil"/>
              <w:left w:val="nil"/>
              <w:bottom w:val="nil"/>
              <w:right w:val="nil"/>
            </w:tcBorders>
            <w:shd w:val="clear" w:color="auto" w:fill="auto"/>
            <w:noWrap/>
            <w:vAlign w:val="center"/>
            <w:hideMark/>
          </w:tcPr>
          <w:p w14:paraId="536FB2F3"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7F310724"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16EBDB61"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714BCFE8"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0473F5EA" w14:textId="77777777" w:rsidR="000A4E49" w:rsidRPr="00150B9B" w:rsidRDefault="000A4E49" w:rsidP="007A5382">
            <w:pPr>
              <w:jc w:val="right"/>
              <w:rPr>
                <w:rFonts w:eastAsia="Times New Roman"/>
                <w:kern w:val="0"/>
                <w14:ligatures w14:val="none"/>
              </w:rPr>
            </w:pPr>
          </w:p>
        </w:tc>
      </w:tr>
      <w:tr w:rsidR="000A4E49" w:rsidRPr="00150B9B" w14:paraId="4FD3E6AF" w14:textId="77777777" w:rsidTr="007A5382">
        <w:trPr>
          <w:trHeight w:val="290"/>
        </w:trPr>
        <w:tc>
          <w:tcPr>
            <w:tcW w:w="1460" w:type="dxa"/>
            <w:tcBorders>
              <w:top w:val="nil"/>
              <w:left w:val="nil"/>
              <w:bottom w:val="nil"/>
              <w:right w:val="nil"/>
            </w:tcBorders>
            <w:shd w:val="clear" w:color="auto" w:fill="auto"/>
            <w:noWrap/>
            <w:vAlign w:val="bottom"/>
            <w:hideMark/>
          </w:tcPr>
          <w:p w14:paraId="785B7944"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84830B1"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Olisthopus parmatus </w:t>
            </w:r>
            <w:r w:rsidRPr="00150B9B">
              <w:rPr>
                <w:rFonts w:eastAsia="Times New Roman"/>
                <w:color w:val="000000"/>
                <w:kern w:val="0"/>
                <w:sz w:val="22"/>
                <w:szCs w:val="22"/>
                <w14:ligatures w14:val="none"/>
              </w:rPr>
              <w:t xml:space="preserve"> (Say, 1823)</w:t>
            </w:r>
          </w:p>
        </w:tc>
        <w:tc>
          <w:tcPr>
            <w:tcW w:w="850" w:type="dxa"/>
            <w:tcBorders>
              <w:top w:val="nil"/>
              <w:left w:val="nil"/>
              <w:bottom w:val="nil"/>
              <w:right w:val="nil"/>
            </w:tcBorders>
            <w:shd w:val="clear" w:color="auto" w:fill="auto"/>
            <w:noWrap/>
            <w:vAlign w:val="center"/>
            <w:hideMark/>
          </w:tcPr>
          <w:p w14:paraId="3480F46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851" w:type="dxa"/>
            <w:tcBorders>
              <w:top w:val="nil"/>
              <w:left w:val="nil"/>
              <w:bottom w:val="nil"/>
              <w:right w:val="nil"/>
            </w:tcBorders>
            <w:shd w:val="clear" w:color="auto" w:fill="auto"/>
            <w:noWrap/>
            <w:vAlign w:val="center"/>
            <w:hideMark/>
          </w:tcPr>
          <w:p w14:paraId="522D082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992" w:type="dxa"/>
            <w:tcBorders>
              <w:top w:val="nil"/>
              <w:left w:val="nil"/>
              <w:bottom w:val="nil"/>
              <w:right w:val="nil"/>
            </w:tcBorders>
            <w:shd w:val="clear" w:color="auto" w:fill="auto"/>
            <w:vAlign w:val="center"/>
            <w:hideMark/>
          </w:tcPr>
          <w:p w14:paraId="249EC03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1138" w:type="dxa"/>
            <w:tcBorders>
              <w:top w:val="nil"/>
              <w:left w:val="nil"/>
              <w:bottom w:val="nil"/>
              <w:right w:val="nil"/>
            </w:tcBorders>
          </w:tcPr>
          <w:p w14:paraId="79410E70" w14:textId="6722DD82"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Ol.pa</w:t>
            </w:r>
          </w:p>
        </w:tc>
      </w:tr>
      <w:tr w:rsidR="000A4E49" w:rsidRPr="00150B9B" w14:paraId="3AD92278" w14:textId="77777777" w:rsidTr="007A5382">
        <w:trPr>
          <w:trHeight w:val="290"/>
        </w:trPr>
        <w:tc>
          <w:tcPr>
            <w:tcW w:w="1460" w:type="dxa"/>
            <w:tcBorders>
              <w:top w:val="nil"/>
              <w:left w:val="nil"/>
              <w:bottom w:val="nil"/>
              <w:right w:val="nil"/>
            </w:tcBorders>
            <w:shd w:val="clear" w:color="auto" w:fill="auto"/>
            <w:noWrap/>
            <w:vAlign w:val="bottom"/>
            <w:hideMark/>
          </w:tcPr>
          <w:p w14:paraId="0F45952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7B76C663"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Agonum ferreum </w:t>
            </w:r>
            <w:r w:rsidRPr="00150B9B">
              <w:rPr>
                <w:rFonts w:eastAsia="Times New Roman"/>
                <w:color w:val="000000"/>
                <w:kern w:val="0"/>
                <w:sz w:val="22"/>
                <w:szCs w:val="22"/>
                <w14:ligatures w14:val="none"/>
              </w:rPr>
              <w:t>Haldeman, 1843</w:t>
            </w:r>
          </w:p>
        </w:tc>
        <w:tc>
          <w:tcPr>
            <w:tcW w:w="850" w:type="dxa"/>
            <w:tcBorders>
              <w:top w:val="nil"/>
              <w:left w:val="nil"/>
              <w:bottom w:val="nil"/>
              <w:right w:val="nil"/>
            </w:tcBorders>
            <w:shd w:val="clear" w:color="auto" w:fill="auto"/>
            <w:noWrap/>
            <w:vAlign w:val="center"/>
            <w:hideMark/>
          </w:tcPr>
          <w:p w14:paraId="16A5B50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6E1ED17D"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2F57A39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02BC95F" w14:textId="7F619503"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Ag.fe</w:t>
            </w:r>
          </w:p>
        </w:tc>
      </w:tr>
      <w:tr w:rsidR="000A4E49" w:rsidRPr="00150B9B" w14:paraId="1F015D7C" w14:textId="77777777" w:rsidTr="007A5382">
        <w:trPr>
          <w:trHeight w:val="290"/>
        </w:trPr>
        <w:tc>
          <w:tcPr>
            <w:tcW w:w="1460" w:type="dxa"/>
            <w:tcBorders>
              <w:top w:val="nil"/>
              <w:left w:val="nil"/>
              <w:bottom w:val="nil"/>
              <w:right w:val="nil"/>
            </w:tcBorders>
            <w:shd w:val="clear" w:color="auto" w:fill="auto"/>
            <w:noWrap/>
            <w:vAlign w:val="bottom"/>
            <w:hideMark/>
          </w:tcPr>
          <w:p w14:paraId="370C311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69C3C426"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Agonum fidele </w:t>
            </w:r>
            <w:r w:rsidRPr="00150B9B">
              <w:rPr>
                <w:rFonts w:eastAsia="Times New Roman"/>
                <w:color w:val="000000"/>
                <w:kern w:val="0"/>
                <w:sz w:val="22"/>
                <w:szCs w:val="22"/>
                <w14:ligatures w14:val="none"/>
              </w:rPr>
              <w:t>Casey, 1920</w:t>
            </w:r>
          </w:p>
        </w:tc>
        <w:tc>
          <w:tcPr>
            <w:tcW w:w="850" w:type="dxa"/>
            <w:tcBorders>
              <w:top w:val="nil"/>
              <w:left w:val="nil"/>
              <w:bottom w:val="nil"/>
              <w:right w:val="nil"/>
            </w:tcBorders>
            <w:shd w:val="clear" w:color="auto" w:fill="auto"/>
            <w:noWrap/>
            <w:vAlign w:val="center"/>
            <w:hideMark/>
          </w:tcPr>
          <w:p w14:paraId="1648D7A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31</w:t>
            </w:r>
          </w:p>
        </w:tc>
        <w:tc>
          <w:tcPr>
            <w:tcW w:w="851" w:type="dxa"/>
            <w:tcBorders>
              <w:top w:val="nil"/>
              <w:left w:val="nil"/>
              <w:bottom w:val="nil"/>
              <w:right w:val="nil"/>
            </w:tcBorders>
            <w:shd w:val="clear" w:color="auto" w:fill="auto"/>
            <w:noWrap/>
            <w:vAlign w:val="center"/>
            <w:hideMark/>
          </w:tcPr>
          <w:p w14:paraId="0384C53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992" w:type="dxa"/>
            <w:tcBorders>
              <w:top w:val="nil"/>
              <w:left w:val="nil"/>
              <w:bottom w:val="nil"/>
              <w:right w:val="nil"/>
            </w:tcBorders>
            <w:shd w:val="clear" w:color="auto" w:fill="auto"/>
            <w:vAlign w:val="center"/>
            <w:hideMark/>
          </w:tcPr>
          <w:p w14:paraId="178F337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34</w:t>
            </w:r>
          </w:p>
        </w:tc>
        <w:tc>
          <w:tcPr>
            <w:tcW w:w="1138" w:type="dxa"/>
            <w:tcBorders>
              <w:top w:val="nil"/>
              <w:left w:val="nil"/>
              <w:bottom w:val="nil"/>
              <w:right w:val="nil"/>
            </w:tcBorders>
          </w:tcPr>
          <w:p w14:paraId="6BB522B5" w14:textId="7C1E7FA7"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Ag.fi</w:t>
            </w:r>
          </w:p>
        </w:tc>
      </w:tr>
      <w:tr w:rsidR="000A4E49" w:rsidRPr="00150B9B" w14:paraId="2101DAE2" w14:textId="77777777" w:rsidTr="007A5382">
        <w:trPr>
          <w:trHeight w:val="290"/>
        </w:trPr>
        <w:tc>
          <w:tcPr>
            <w:tcW w:w="1460" w:type="dxa"/>
            <w:tcBorders>
              <w:top w:val="nil"/>
              <w:left w:val="nil"/>
              <w:bottom w:val="nil"/>
              <w:right w:val="nil"/>
            </w:tcBorders>
            <w:shd w:val="clear" w:color="auto" w:fill="auto"/>
            <w:noWrap/>
            <w:vAlign w:val="bottom"/>
            <w:hideMark/>
          </w:tcPr>
          <w:p w14:paraId="126C2EE6"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B4FE0A8"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Agonum retractum</w:t>
            </w:r>
            <w:r w:rsidRPr="00150B9B">
              <w:rPr>
                <w:rFonts w:eastAsia="Times New Roman"/>
                <w:color w:val="000000"/>
                <w:kern w:val="0"/>
                <w:sz w:val="22"/>
                <w:szCs w:val="22"/>
                <w14:ligatures w14:val="none"/>
              </w:rPr>
              <w:t xml:space="preserve"> LeConte, 1846</w:t>
            </w:r>
          </w:p>
        </w:tc>
        <w:tc>
          <w:tcPr>
            <w:tcW w:w="850" w:type="dxa"/>
            <w:tcBorders>
              <w:top w:val="nil"/>
              <w:left w:val="nil"/>
              <w:bottom w:val="nil"/>
              <w:right w:val="nil"/>
            </w:tcBorders>
            <w:shd w:val="clear" w:color="auto" w:fill="auto"/>
            <w:noWrap/>
            <w:vAlign w:val="center"/>
            <w:hideMark/>
          </w:tcPr>
          <w:p w14:paraId="226A623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664712B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4FA54FB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13F10963" w14:textId="634C4978"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Ag.re</w:t>
            </w:r>
          </w:p>
        </w:tc>
      </w:tr>
      <w:tr w:rsidR="000A4E49" w:rsidRPr="00150B9B" w14:paraId="09BB86CE" w14:textId="77777777" w:rsidTr="007A5382">
        <w:trPr>
          <w:trHeight w:val="290"/>
        </w:trPr>
        <w:tc>
          <w:tcPr>
            <w:tcW w:w="1460" w:type="dxa"/>
            <w:tcBorders>
              <w:top w:val="nil"/>
              <w:left w:val="nil"/>
              <w:bottom w:val="nil"/>
              <w:right w:val="nil"/>
            </w:tcBorders>
            <w:shd w:val="clear" w:color="auto" w:fill="auto"/>
            <w:noWrap/>
            <w:vAlign w:val="bottom"/>
            <w:hideMark/>
          </w:tcPr>
          <w:p w14:paraId="5F36C14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2A0BA72"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Platynus decentis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7B1D8D7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37C8F73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33C0722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78E87ACA" w14:textId="69328950"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Pl.de</w:t>
            </w:r>
          </w:p>
        </w:tc>
      </w:tr>
      <w:tr w:rsidR="000A4E49" w:rsidRPr="00150B9B" w14:paraId="742B0342" w14:textId="77777777" w:rsidTr="007A5382">
        <w:trPr>
          <w:trHeight w:val="290"/>
        </w:trPr>
        <w:tc>
          <w:tcPr>
            <w:tcW w:w="1460" w:type="dxa"/>
            <w:tcBorders>
              <w:top w:val="nil"/>
              <w:left w:val="nil"/>
              <w:bottom w:val="nil"/>
              <w:right w:val="nil"/>
            </w:tcBorders>
            <w:shd w:val="clear" w:color="auto" w:fill="auto"/>
            <w:noWrap/>
            <w:vAlign w:val="bottom"/>
            <w:hideMark/>
          </w:tcPr>
          <w:p w14:paraId="7A2F4434"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2588803"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Platynus tenuicollis </w:t>
            </w:r>
            <w:r w:rsidRPr="00150B9B">
              <w:rPr>
                <w:rFonts w:eastAsia="Times New Roman"/>
                <w:color w:val="000000"/>
                <w:kern w:val="0"/>
                <w:sz w:val="22"/>
                <w:szCs w:val="22"/>
                <w14:ligatures w14:val="none"/>
              </w:rPr>
              <w:t>(LeConte, 1846)</w:t>
            </w:r>
          </w:p>
        </w:tc>
        <w:tc>
          <w:tcPr>
            <w:tcW w:w="850" w:type="dxa"/>
            <w:tcBorders>
              <w:top w:val="nil"/>
              <w:left w:val="nil"/>
              <w:bottom w:val="nil"/>
              <w:right w:val="nil"/>
            </w:tcBorders>
            <w:shd w:val="clear" w:color="auto" w:fill="auto"/>
            <w:noWrap/>
            <w:vAlign w:val="center"/>
            <w:hideMark/>
          </w:tcPr>
          <w:p w14:paraId="19669E2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851" w:type="dxa"/>
            <w:tcBorders>
              <w:top w:val="nil"/>
              <w:left w:val="nil"/>
              <w:bottom w:val="nil"/>
              <w:right w:val="nil"/>
            </w:tcBorders>
            <w:shd w:val="clear" w:color="auto" w:fill="auto"/>
            <w:noWrap/>
            <w:vAlign w:val="center"/>
            <w:hideMark/>
          </w:tcPr>
          <w:p w14:paraId="10CE077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992" w:type="dxa"/>
            <w:tcBorders>
              <w:top w:val="nil"/>
              <w:left w:val="nil"/>
              <w:bottom w:val="nil"/>
              <w:right w:val="nil"/>
            </w:tcBorders>
            <w:shd w:val="clear" w:color="auto" w:fill="auto"/>
            <w:vAlign w:val="center"/>
            <w:hideMark/>
          </w:tcPr>
          <w:p w14:paraId="4B00A9F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1138" w:type="dxa"/>
            <w:tcBorders>
              <w:top w:val="nil"/>
              <w:left w:val="nil"/>
              <w:bottom w:val="nil"/>
              <w:right w:val="nil"/>
            </w:tcBorders>
          </w:tcPr>
          <w:p w14:paraId="7385EEE7" w14:textId="5A6DE690"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Pl.te</w:t>
            </w:r>
          </w:p>
        </w:tc>
      </w:tr>
      <w:tr w:rsidR="000A4E49" w:rsidRPr="00150B9B" w14:paraId="78F72C76" w14:textId="77777777" w:rsidTr="007A5382">
        <w:trPr>
          <w:trHeight w:val="290"/>
        </w:trPr>
        <w:tc>
          <w:tcPr>
            <w:tcW w:w="1460" w:type="dxa"/>
            <w:tcBorders>
              <w:top w:val="nil"/>
              <w:left w:val="nil"/>
              <w:bottom w:val="nil"/>
              <w:right w:val="nil"/>
            </w:tcBorders>
            <w:shd w:val="clear" w:color="auto" w:fill="auto"/>
            <w:noWrap/>
            <w:vAlign w:val="bottom"/>
            <w:hideMark/>
          </w:tcPr>
          <w:p w14:paraId="3128F82F"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BC5EAA2"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Platynus angustatus </w:t>
            </w:r>
            <w:r w:rsidRPr="00150B9B">
              <w:rPr>
                <w:rFonts w:eastAsia="Times New Roman"/>
                <w:color w:val="000000"/>
                <w:kern w:val="0"/>
                <w:sz w:val="22"/>
                <w:szCs w:val="22"/>
                <w14:ligatures w14:val="none"/>
              </w:rPr>
              <w:t>Dejean, 1828</w:t>
            </w:r>
          </w:p>
        </w:tc>
        <w:tc>
          <w:tcPr>
            <w:tcW w:w="850" w:type="dxa"/>
            <w:tcBorders>
              <w:top w:val="nil"/>
              <w:left w:val="nil"/>
              <w:bottom w:val="nil"/>
              <w:right w:val="nil"/>
            </w:tcBorders>
            <w:shd w:val="clear" w:color="auto" w:fill="auto"/>
            <w:noWrap/>
            <w:vAlign w:val="center"/>
            <w:hideMark/>
          </w:tcPr>
          <w:p w14:paraId="42C70E3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19</w:t>
            </w:r>
          </w:p>
        </w:tc>
        <w:tc>
          <w:tcPr>
            <w:tcW w:w="851" w:type="dxa"/>
            <w:tcBorders>
              <w:top w:val="nil"/>
              <w:left w:val="nil"/>
              <w:bottom w:val="nil"/>
              <w:right w:val="nil"/>
            </w:tcBorders>
            <w:shd w:val="clear" w:color="auto" w:fill="auto"/>
            <w:noWrap/>
            <w:vAlign w:val="center"/>
            <w:hideMark/>
          </w:tcPr>
          <w:p w14:paraId="6979F54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17</w:t>
            </w:r>
          </w:p>
        </w:tc>
        <w:tc>
          <w:tcPr>
            <w:tcW w:w="992" w:type="dxa"/>
            <w:tcBorders>
              <w:top w:val="nil"/>
              <w:left w:val="nil"/>
              <w:bottom w:val="nil"/>
              <w:right w:val="nil"/>
            </w:tcBorders>
            <w:shd w:val="clear" w:color="auto" w:fill="auto"/>
            <w:vAlign w:val="center"/>
            <w:hideMark/>
          </w:tcPr>
          <w:p w14:paraId="06C38AB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36</w:t>
            </w:r>
          </w:p>
        </w:tc>
        <w:tc>
          <w:tcPr>
            <w:tcW w:w="1138" w:type="dxa"/>
            <w:tcBorders>
              <w:top w:val="nil"/>
              <w:left w:val="nil"/>
              <w:bottom w:val="nil"/>
              <w:right w:val="nil"/>
            </w:tcBorders>
          </w:tcPr>
          <w:p w14:paraId="16ACA9B4" w14:textId="14434EF0"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Pl.an</w:t>
            </w:r>
          </w:p>
        </w:tc>
      </w:tr>
      <w:tr w:rsidR="000A4E49" w:rsidRPr="00150B9B" w14:paraId="4F219F1D" w14:textId="77777777" w:rsidTr="007A5382">
        <w:trPr>
          <w:trHeight w:val="290"/>
        </w:trPr>
        <w:tc>
          <w:tcPr>
            <w:tcW w:w="1460" w:type="dxa"/>
            <w:tcBorders>
              <w:top w:val="nil"/>
              <w:left w:val="nil"/>
              <w:bottom w:val="nil"/>
              <w:right w:val="nil"/>
            </w:tcBorders>
            <w:shd w:val="clear" w:color="auto" w:fill="auto"/>
            <w:noWrap/>
            <w:vAlign w:val="bottom"/>
            <w:hideMark/>
          </w:tcPr>
          <w:p w14:paraId="3D71B569"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Lebiini</w:t>
            </w:r>
          </w:p>
        </w:tc>
        <w:tc>
          <w:tcPr>
            <w:tcW w:w="4069" w:type="dxa"/>
            <w:tcBorders>
              <w:top w:val="nil"/>
              <w:left w:val="nil"/>
              <w:bottom w:val="nil"/>
              <w:right w:val="nil"/>
            </w:tcBorders>
            <w:shd w:val="clear" w:color="auto" w:fill="auto"/>
            <w:noWrap/>
            <w:vAlign w:val="center"/>
            <w:hideMark/>
          </w:tcPr>
          <w:p w14:paraId="4E495170"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DC61CC9"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644B48D2"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37359F98"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1F385500" w14:textId="77777777" w:rsidR="000A4E49" w:rsidRPr="00150B9B" w:rsidRDefault="000A4E49" w:rsidP="007A5382">
            <w:pPr>
              <w:jc w:val="right"/>
              <w:rPr>
                <w:rFonts w:eastAsia="Times New Roman"/>
                <w:kern w:val="0"/>
                <w14:ligatures w14:val="none"/>
              </w:rPr>
            </w:pPr>
          </w:p>
        </w:tc>
      </w:tr>
      <w:tr w:rsidR="000A4E49" w:rsidRPr="00150B9B" w14:paraId="1E34EC7F" w14:textId="77777777" w:rsidTr="007A5382">
        <w:trPr>
          <w:trHeight w:val="290"/>
        </w:trPr>
        <w:tc>
          <w:tcPr>
            <w:tcW w:w="1460" w:type="dxa"/>
            <w:tcBorders>
              <w:top w:val="nil"/>
              <w:left w:val="nil"/>
              <w:bottom w:val="nil"/>
              <w:right w:val="nil"/>
            </w:tcBorders>
            <w:shd w:val="clear" w:color="auto" w:fill="auto"/>
            <w:noWrap/>
            <w:vAlign w:val="bottom"/>
            <w:hideMark/>
          </w:tcPr>
          <w:p w14:paraId="57E20BA0"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15E4EF24"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Cymindis limbata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0AB6EEC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26F312B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6211EA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4FA23E18" w14:textId="15D02FB8"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Cy.li</w:t>
            </w:r>
          </w:p>
        </w:tc>
      </w:tr>
      <w:tr w:rsidR="000A4E49" w:rsidRPr="00150B9B" w14:paraId="26A0F185" w14:textId="77777777" w:rsidTr="007A5382">
        <w:trPr>
          <w:trHeight w:val="290"/>
        </w:trPr>
        <w:tc>
          <w:tcPr>
            <w:tcW w:w="1460" w:type="dxa"/>
            <w:tcBorders>
              <w:top w:val="nil"/>
              <w:left w:val="nil"/>
              <w:bottom w:val="nil"/>
              <w:right w:val="nil"/>
            </w:tcBorders>
            <w:shd w:val="clear" w:color="auto" w:fill="auto"/>
            <w:noWrap/>
            <w:vAlign w:val="bottom"/>
            <w:hideMark/>
          </w:tcPr>
          <w:p w14:paraId="6F618C7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C55AFC2"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Cymindis platicollis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4E445DB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2FCD520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72D1017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731A557" w14:textId="2A71040C"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Cy.pl</w:t>
            </w:r>
          </w:p>
        </w:tc>
      </w:tr>
      <w:tr w:rsidR="000A4E49" w:rsidRPr="00150B9B" w14:paraId="6572DEEB" w14:textId="77777777" w:rsidTr="007A5382">
        <w:trPr>
          <w:trHeight w:val="290"/>
        </w:trPr>
        <w:tc>
          <w:tcPr>
            <w:tcW w:w="1460" w:type="dxa"/>
            <w:tcBorders>
              <w:top w:val="nil"/>
              <w:left w:val="nil"/>
              <w:bottom w:val="nil"/>
              <w:right w:val="nil"/>
            </w:tcBorders>
            <w:shd w:val="clear" w:color="auto" w:fill="auto"/>
            <w:noWrap/>
            <w:vAlign w:val="bottom"/>
            <w:hideMark/>
          </w:tcPr>
          <w:p w14:paraId="075E38E9"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4BA01F5"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Apenes lucidula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2EEA008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622208F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992" w:type="dxa"/>
            <w:tcBorders>
              <w:top w:val="nil"/>
              <w:left w:val="nil"/>
              <w:bottom w:val="nil"/>
              <w:right w:val="nil"/>
            </w:tcBorders>
            <w:shd w:val="clear" w:color="auto" w:fill="auto"/>
            <w:vAlign w:val="center"/>
            <w:hideMark/>
          </w:tcPr>
          <w:p w14:paraId="4EBDC23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1138" w:type="dxa"/>
            <w:tcBorders>
              <w:top w:val="nil"/>
              <w:left w:val="nil"/>
              <w:bottom w:val="nil"/>
              <w:right w:val="nil"/>
            </w:tcBorders>
          </w:tcPr>
          <w:p w14:paraId="60D1A34E" w14:textId="765BF549"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Ap.lu</w:t>
            </w:r>
          </w:p>
        </w:tc>
      </w:tr>
      <w:tr w:rsidR="000A4E49" w:rsidRPr="00150B9B" w14:paraId="3D4A41D2" w14:textId="77777777" w:rsidTr="007A5382">
        <w:trPr>
          <w:trHeight w:val="290"/>
        </w:trPr>
        <w:tc>
          <w:tcPr>
            <w:tcW w:w="1460" w:type="dxa"/>
            <w:tcBorders>
              <w:top w:val="nil"/>
              <w:left w:val="nil"/>
              <w:bottom w:val="nil"/>
              <w:right w:val="nil"/>
            </w:tcBorders>
            <w:shd w:val="clear" w:color="auto" w:fill="auto"/>
            <w:noWrap/>
            <w:vAlign w:val="bottom"/>
            <w:hideMark/>
          </w:tcPr>
          <w:p w14:paraId="02DED9AE"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Galeritini</w:t>
            </w:r>
          </w:p>
        </w:tc>
        <w:tc>
          <w:tcPr>
            <w:tcW w:w="4069" w:type="dxa"/>
            <w:tcBorders>
              <w:top w:val="nil"/>
              <w:left w:val="nil"/>
              <w:bottom w:val="nil"/>
              <w:right w:val="nil"/>
            </w:tcBorders>
            <w:shd w:val="clear" w:color="auto" w:fill="auto"/>
            <w:noWrap/>
            <w:vAlign w:val="center"/>
            <w:hideMark/>
          </w:tcPr>
          <w:p w14:paraId="3A51A8CD"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9C589FA"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5A4B33EE"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121411D2"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26FC6F65" w14:textId="77777777" w:rsidR="000A4E49" w:rsidRPr="00150B9B" w:rsidRDefault="000A4E49" w:rsidP="007A5382">
            <w:pPr>
              <w:jc w:val="right"/>
              <w:rPr>
                <w:rFonts w:eastAsia="Times New Roman"/>
                <w:kern w:val="0"/>
                <w14:ligatures w14:val="none"/>
              </w:rPr>
            </w:pPr>
          </w:p>
        </w:tc>
      </w:tr>
      <w:tr w:rsidR="000A4E49" w:rsidRPr="00150B9B" w14:paraId="36AB5ED7" w14:textId="77777777" w:rsidTr="007A5382">
        <w:trPr>
          <w:trHeight w:val="290"/>
        </w:trPr>
        <w:tc>
          <w:tcPr>
            <w:tcW w:w="1460" w:type="dxa"/>
            <w:tcBorders>
              <w:top w:val="nil"/>
              <w:left w:val="nil"/>
              <w:bottom w:val="single" w:sz="4" w:space="0" w:color="auto"/>
              <w:right w:val="nil"/>
            </w:tcBorders>
            <w:shd w:val="clear" w:color="auto" w:fill="auto"/>
            <w:noWrap/>
            <w:vAlign w:val="bottom"/>
            <w:hideMark/>
          </w:tcPr>
          <w:p w14:paraId="64CBDDBE" w14:textId="77777777" w:rsidR="000A4E49" w:rsidRPr="00150B9B" w:rsidRDefault="000A4E49" w:rsidP="007A5382">
            <w:pPr>
              <w:jc w:val="right"/>
              <w:rPr>
                <w:rFonts w:eastAsia="Times New Roman"/>
                <w:kern w:val="0"/>
                <w14:ligatures w14:val="none"/>
              </w:rPr>
            </w:pPr>
          </w:p>
        </w:tc>
        <w:tc>
          <w:tcPr>
            <w:tcW w:w="4069" w:type="dxa"/>
            <w:tcBorders>
              <w:top w:val="nil"/>
              <w:left w:val="nil"/>
              <w:bottom w:val="single" w:sz="4" w:space="0" w:color="auto"/>
              <w:right w:val="nil"/>
            </w:tcBorders>
            <w:shd w:val="clear" w:color="auto" w:fill="auto"/>
            <w:noWrap/>
            <w:vAlign w:val="center"/>
            <w:hideMark/>
          </w:tcPr>
          <w:p w14:paraId="7C06B4A9" w14:textId="77777777" w:rsidR="000A4E49" w:rsidRPr="00150B9B" w:rsidRDefault="000A4E49" w:rsidP="007A5382">
            <w:pPr>
              <w:rPr>
                <w:rFonts w:eastAsia="Times New Roman"/>
                <w:i/>
                <w:iCs/>
                <w:color w:val="000000"/>
                <w:kern w:val="0"/>
                <w:sz w:val="22"/>
                <w:szCs w:val="22"/>
                <w14:ligatures w14:val="none"/>
              </w:rPr>
            </w:pPr>
            <w:r w:rsidRPr="00150B9B">
              <w:rPr>
                <w:rFonts w:eastAsia="Times New Roman"/>
                <w:i/>
                <w:iCs/>
                <w:color w:val="000000"/>
                <w:kern w:val="0"/>
                <w:sz w:val="22"/>
                <w:szCs w:val="22"/>
                <w14:ligatures w14:val="none"/>
              </w:rPr>
              <w:t xml:space="preserve">Galerita bicolor </w:t>
            </w:r>
            <w:r w:rsidRPr="00150B9B">
              <w:rPr>
                <w:rFonts w:eastAsia="Times New Roman"/>
                <w:color w:val="000000"/>
                <w:kern w:val="0"/>
                <w:sz w:val="22"/>
                <w:szCs w:val="22"/>
                <w14:ligatures w14:val="none"/>
              </w:rPr>
              <w:t>(Drury, 1773)</w:t>
            </w:r>
          </w:p>
        </w:tc>
        <w:tc>
          <w:tcPr>
            <w:tcW w:w="850" w:type="dxa"/>
            <w:tcBorders>
              <w:top w:val="nil"/>
              <w:left w:val="nil"/>
              <w:bottom w:val="single" w:sz="4" w:space="0" w:color="auto"/>
              <w:right w:val="nil"/>
            </w:tcBorders>
            <w:shd w:val="clear" w:color="auto" w:fill="auto"/>
            <w:noWrap/>
            <w:vAlign w:val="center"/>
            <w:hideMark/>
          </w:tcPr>
          <w:p w14:paraId="284DB42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single" w:sz="4" w:space="0" w:color="auto"/>
              <w:right w:val="nil"/>
            </w:tcBorders>
            <w:shd w:val="clear" w:color="auto" w:fill="auto"/>
            <w:noWrap/>
            <w:vAlign w:val="center"/>
            <w:hideMark/>
          </w:tcPr>
          <w:p w14:paraId="4805004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992" w:type="dxa"/>
            <w:tcBorders>
              <w:top w:val="nil"/>
              <w:left w:val="nil"/>
              <w:bottom w:val="single" w:sz="4" w:space="0" w:color="auto"/>
              <w:right w:val="nil"/>
            </w:tcBorders>
            <w:shd w:val="clear" w:color="auto" w:fill="auto"/>
            <w:vAlign w:val="center"/>
            <w:hideMark/>
          </w:tcPr>
          <w:p w14:paraId="02E881E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single" w:sz="4" w:space="0" w:color="auto"/>
              <w:right w:val="nil"/>
            </w:tcBorders>
          </w:tcPr>
          <w:p w14:paraId="2CCC5A27" w14:textId="1F322E44"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Ga.bi</w:t>
            </w:r>
          </w:p>
        </w:tc>
      </w:tr>
      <w:tr w:rsidR="000A4E49" w:rsidRPr="00150B9B" w14:paraId="6B84D34B" w14:textId="77777777" w:rsidTr="007A5382">
        <w:trPr>
          <w:trHeight w:val="300"/>
        </w:trPr>
        <w:tc>
          <w:tcPr>
            <w:tcW w:w="1460" w:type="dxa"/>
            <w:tcBorders>
              <w:top w:val="single" w:sz="4" w:space="0" w:color="auto"/>
              <w:left w:val="nil"/>
              <w:bottom w:val="single" w:sz="4" w:space="0" w:color="auto"/>
              <w:right w:val="nil"/>
            </w:tcBorders>
            <w:shd w:val="clear" w:color="auto" w:fill="auto"/>
            <w:noWrap/>
            <w:vAlign w:val="bottom"/>
            <w:hideMark/>
          </w:tcPr>
          <w:p w14:paraId="67623253"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Total</w:t>
            </w:r>
          </w:p>
        </w:tc>
        <w:tc>
          <w:tcPr>
            <w:tcW w:w="4069" w:type="dxa"/>
            <w:tcBorders>
              <w:top w:val="single" w:sz="4" w:space="0" w:color="auto"/>
              <w:left w:val="nil"/>
              <w:bottom w:val="single" w:sz="4" w:space="0" w:color="auto"/>
              <w:right w:val="nil"/>
            </w:tcBorders>
            <w:shd w:val="clear" w:color="auto" w:fill="auto"/>
            <w:noWrap/>
            <w:vAlign w:val="center"/>
            <w:hideMark/>
          </w:tcPr>
          <w:p w14:paraId="3D317A49"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 </w:t>
            </w:r>
          </w:p>
        </w:tc>
        <w:tc>
          <w:tcPr>
            <w:tcW w:w="850" w:type="dxa"/>
            <w:tcBorders>
              <w:top w:val="single" w:sz="4" w:space="0" w:color="auto"/>
              <w:left w:val="nil"/>
              <w:bottom w:val="single" w:sz="4" w:space="0" w:color="auto"/>
              <w:right w:val="nil"/>
            </w:tcBorders>
            <w:shd w:val="clear" w:color="auto" w:fill="auto"/>
            <w:noWrap/>
            <w:vAlign w:val="center"/>
            <w:hideMark/>
          </w:tcPr>
          <w:p w14:paraId="2E2D1E1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934</w:t>
            </w:r>
          </w:p>
        </w:tc>
        <w:tc>
          <w:tcPr>
            <w:tcW w:w="851" w:type="dxa"/>
            <w:tcBorders>
              <w:top w:val="single" w:sz="4" w:space="0" w:color="auto"/>
              <w:left w:val="nil"/>
              <w:bottom w:val="single" w:sz="4" w:space="0" w:color="auto"/>
              <w:right w:val="nil"/>
            </w:tcBorders>
            <w:shd w:val="clear" w:color="auto" w:fill="auto"/>
            <w:noWrap/>
            <w:vAlign w:val="center"/>
            <w:hideMark/>
          </w:tcPr>
          <w:p w14:paraId="13E7E41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603</w:t>
            </w:r>
          </w:p>
        </w:tc>
        <w:tc>
          <w:tcPr>
            <w:tcW w:w="992" w:type="dxa"/>
            <w:tcBorders>
              <w:top w:val="single" w:sz="4" w:space="0" w:color="auto"/>
              <w:left w:val="nil"/>
              <w:bottom w:val="single" w:sz="4" w:space="0" w:color="auto"/>
              <w:right w:val="nil"/>
            </w:tcBorders>
            <w:shd w:val="clear" w:color="auto" w:fill="auto"/>
            <w:vAlign w:val="center"/>
            <w:hideMark/>
          </w:tcPr>
          <w:p w14:paraId="4227409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1537</w:t>
            </w:r>
          </w:p>
        </w:tc>
        <w:tc>
          <w:tcPr>
            <w:tcW w:w="1138" w:type="dxa"/>
            <w:tcBorders>
              <w:top w:val="single" w:sz="4" w:space="0" w:color="auto"/>
              <w:left w:val="nil"/>
              <w:bottom w:val="single" w:sz="4" w:space="0" w:color="auto"/>
              <w:right w:val="nil"/>
            </w:tcBorders>
          </w:tcPr>
          <w:p w14:paraId="76E5DE0F" w14:textId="77777777" w:rsidR="000A4E49" w:rsidRPr="00150B9B" w:rsidRDefault="000A4E49" w:rsidP="007A5382">
            <w:pPr>
              <w:jc w:val="right"/>
              <w:rPr>
                <w:rFonts w:eastAsia="Times New Roman"/>
                <w:color w:val="000000"/>
                <w:kern w:val="0"/>
                <w:sz w:val="22"/>
                <w:szCs w:val="22"/>
                <w14:ligatures w14:val="none"/>
              </w:rPr>
            </w:pPr>
          </w:p>
        </w:tc>
      </w:tr>
    </w:tbl>
    <w:p w14:paraId="0A617F43" w14:textId="77777777" w:rsidR="00DE1FB1" w:rsidRDefault="00DE1FB1" w:rsidP="00DE1FB1">
      <w:pPr>
        <w:rPr>
          <w:sz w:val="24"/>
          <w:szCs w:val="24"/>
        </w:rPr>
      </w:pPr>
    </w:p>
    <w:p w14:paraId="0681CD30" w14:textId="77777777" w:rsidR="00AB333E" w:rsidRDefault="00AB333E" w:rsidP="00DE1FB1">
      <w:pPr>
        <w:rPr>
          <w:sz w:val="24"/>
          <w:szCs w:val="24"/>
        </w:rPr>
      </w:pPr>
    </w:p>
    <w:p w14:paraId="4AF74F7C" w14:textId="77777777" w:rsidR="00AB333E" w:rsidRDefault="00AB333E" w:rsidP="00DE1FB1">
      <w:pPr>
        <w:rPr>
          <w:sz w:val="24"/>
          <w:szCs w:val="24"/>
        </w:rPr>
      </w:pPr>
    </w:p>
    <w:p w14:paraId="05B52D61" w14:textId="77777777" w:rsidR="00AB333E" w:rsidRDefault="00AB333E" w:rsidP="00DE1FB1">
      <w:pPr>
        <w:rPr>
          <w:sz w:val="24"/>
          <w:szCs w:val="24"/>
        </w:rPr>
      </w:pPr>
    </w:p>
    <w:p w14:paraId="4D40B83E" w14:textId="77777777" w:rsidR="00AB333E" w:rsidRDefault="00AB333E" w:rsidP="00DE1FB1">
      <w:pPr>
        <w:rPr>
          <w:sz w:val="24"/>
          <w:szCs w:val="24"/>
        </w:rPr>
      </w:pPr>
    </w:p>
    <w:p w14:paraId="722958D6" w14:textId="77777777" w:rsidR="00AB333E" w:rsidRDefault="00AB333E" w:rsidP="00DE1FB1">
      <w:pPr>
        <w:rPr>
          <w:sz w:val="24"/>
          <w:szCs w:val="24"/>
        </w:rPr>
      </w:pPr>
    </w:p>
    <w:p w14:paraId="784E3FA5" w14:textId="77777777" w:rsidR="00AB333E" w:rsidRDefault="00AB333E" w:rsidP="00DE1FB1">
      <w:pPr>
        <w:rPr>
          <w:sz w:val="24"/>
          <w:szCs w:val="24"/>
        </w:rPr>
      </w:pPr>
    </w:p>
    <w:p w14:paraId="4BB74D3A" w14:textId="77777777" w:rsidR="00AB333E" w:rsidRDefault="00AB333E" w:rsidP="00DE1FB1">
      <w:pPr>
        <w:rPr>
          <w:sz w:val="24"/>
          <w:szCs w:val="24"/>
        </w:rPr>
      </w:pPr>
    </w:p>
    <w:p w14:paraId="5DADDA0A" w14:textId="77777777" w:rsidR="00AB333E" w:rsidRDefault="00AB333E" w:rsidP="00DE1FB1">
      <w:pPr>
        <w:rPr>
          <w:sz w:val="24"/>
          <w:szCs w:val="24"/>
        </w:rPr>
      </w:pPr>
    </w:p>
    <w:p w14:paraId="214A8C9C" w14:textId="77777777" w:rsidR="00AB333E" w:rsidRDefault="00AB333E" w:rsidP="00DE1FB1">
      <w:pPr>
        <w:rPr>
          <w:sz w:val="24"/>
          <w:szCs w:val="24"/>
        </w:rPr>
      </w:pPr>
    </w:p>
    <w:p w14:paraId="755F9893" w14:textId="77777777" w:rsidR="00AB333E" w:rsidRDefault="00AB333E" w:rsidP="00DE1FB1">
      <w:pPr>
        <w:rPr>
          <w:sz w:val="24"/>
          <w:szCs w:val="24"/>
        </w:rPr>
      </w:pPr>
    </w:p>
    <w:p w14:paraId="4B22C698" w14:textId="77777777" w:rsidR="00AB333E" w:rsidRDefault="00AB333E" w:rsidP="00DE1FB1">
      <w:pPr>
        <w:rPr>
          <w:sz w:val="24"/>
          <w:szCs w:val="24"/>
        </w:rPr>
      </w:pPr>
    </w:p>
    <w:p w14:paraId="23C9D67D" w14:textId="77777777" w:rsidR="00AB333E" w:rsidRDefault="00AB333E" w:rsidP="00DE1FB1">
      <w:pPr>
        <w:rPr>
          <w:sz w:val="24"/>
          <w:szCs w:val="24"/>
        </w:rPr>
      </w:pPr>
    </w:p>
    <w:p w14:paraId="490F6A5A" w14:textId="67C94219" w:rsidR="00F0560F" w:rsidRDefault="00F0560F" w:rsidP="00AB333E">
      <w:pPr>
        <w:rPr>
          <w:sz w:val="24"/>
          <w:szCs w:val="24"/>
        </w:rPr>
      </w:pPr>
      <w:r w:rsidRPr="000A4E49">
        <w:rPr>
          <w:b/>
          <w:bCs/>
          <w:sz w:val="24"/>
          <w:szCs w:val="24"/>
        </w:rPr>
        <w:t>Table ____.</w:t>
      </w:r>
      <w:r>
        <w:rPr>
          <w:sz w:val="24"/>
          <w:szCs w:val="24"/>
        </w:rPr>
        <w:t xml:space="preserve"> Species of ground beetles (Coleoptera: Carabidae) captured in 24 pitfall traps at Powdermill Nature Reserve, Rector, Westmoreland County, Pennsylvania, USA. Sampling occurred from 27 May to 17 August, 2015, and from 1 June to </w:t>
      </w:r>
      <w:commentRangeStart w:id="41"/>
      <w:commentRangeStart w:id="42"/>
      <w:commentRangeEnd w:id="41"/>
      <w:r>
        <w:rPr>
          <w:rStyle w:val="CommentReference"/>
        </w:rPr>
        <w:commentReference w:id="41"/>
      </w:r>
      <w:commentRangeEnd w:id="42"/>
      <w:r>
        <w:rPr>
          <w:rStyle w:val="CommentReference"/>
        </w:rPr>
        <w:commentReference w:id="42"/>
      </w:r>
      <w:r>
        <w:rPr>
          <w:sz w:val="24"/>
          <w:szCs w:val="24"/>
        </w:rPr>
        <w:t xml:space="preserve">23 August, 2022. Counts for each </w:t>
      </w:r>
      <w:r w:rsidR="00BB4C98">
        <w:rPr>
          <w:sz w:val="24"/>
          <w:szCs w:val="24"/>
        </w:rPr>
        <w:t>treatment</w:t>
      </w:r>
      <w:r w:rsidR="007D32B8">
        <w:rPr>
          <w:sz w:val="24"/>
          <w:szCs w:val="24"/>
        </w:rPr>
        <w:t xml:space="preserve"> group and each year </w:t>
      </w:r>
      <w:r>
        <w:rPr>
          <w:sz w:val="24"/>
          <w:szCs w:val="24"/>
        </w:rPr>
        <w:t xml:space="preserve">are from six 14-day sampling intervals. </w:t>
      </w:r>
      <w:commentRangeStart w:id="43"/>
      <w:r w:rsidR="007D32B8">
        <w:rPr>
          <w:sz w:val="24"/>
          <w:szCs w:val="24"/>
        </w:rPr>
        <w:t>Note that there were double the number of plots</w:t>
      </w:r>
      <w:r w:rsidR="001D5844">
        <w:rPr>
          <w:sz w:val="24"/>
          <w:szCs w:val="24"/>
        </w:rPr>
        <w:t xml:space="preserve"> in the forest control treatment. </w:t>
      </w:r>
      <w:commentRangeEnd w:id="43"/>
      <w:r w:rsidR="00451FF6">
        <w:rPr>
          <w:rStyle w:val="CommentReference"/>
        </w:rPr>
        <w:commentReference w:id="43"/>
      </w:r>
      <w:r w:rsidR="006816B3">
        <w:rPr>
          <w:sz w:val="24"/>
          <w:szCs w:val="24"/>
        </w:rPr>
        <w:t>W: Windthrow; S: Salvaged; F: Forest control</w:t>
      </w:r>
      <w:r w:rsidR="00AB333E">
        <w:rPr>
          <w:sz w:val="24"/>
          <w:szCs w:val="24"/>
        </w:rPr>
        <w:t>.</w:t>
      </w:r>
    </w:p>
    <w:p w14:paraId="34F4C1CA" w14:textId="77777777" w:rsidR="00DE1FB1" w:rsidRDefault="00DE1FB1" w:rsidP="00DE1FB1">
      <w:pPr>
        <w:rPr>
          <w:sz w:val="24"/>
          <w:szCs w:val="24"/>
        </w:rPr>
      </w:pPr>
    </w:p>
    <w:tbl>
      <w:tblPr>
        <w:tblStyle w:val="TableGrid"/>
        <w:tblW w:w="9473"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5"/>
        <w:gridCol w:w="670"/>
        <w:gridCol w:w="698"/>
        <w:gridCol w:w="725"/>
        <w:gridCol w:w="1053"/>
        <w:gridCol w:w="930"/>
        <w:gridCol w:w="767"/>
        <w:gridCol w:w="695"/>
      </w:tblGrid>
      <w:tr w:rsidR="00303261" w:rsidRPr="005130CA" w14:paraId="63E90F32" w14:textId="77777777" w:rsidTr="00A735E2">
        <w:trPr>
          <w:trHeight w:val="300"/>
        </w:trPr>
        <w:tc>
          <w:tcPr>
            <w:tcW w:w="3927" w:type="dxa"/>
            <w:tcBorders>
              <w:top w:val="single" w:sz="4" w:space="0" w:color="auto"/>
              <w:left w:val="single" w:sz="4" w:space="0" w:color="auto"/>
              <w:bottom w:val="single" w:sz="4" w:space="0" w:color="auto"/>
            </w:tcBorders>
            <w:noWrap/>
          </w:tcPr>
          <w:p w14:paraId="5526EC5B" w14:textId="49DBCDA5" w:rsidR="00FF2DB5" w:rsidRPr="001F1600" w:rsidRDefault="00CF3FC6" w:rsidP="00DE1FB1">
            <w:pPr>
              <w:rPr>
                <w:spacing w:val="0"/>
                <w:sz w:val="22"/>
                <w:szCs w:val="22"/>
              </w:rPr>
            </w:pPr>
            <w:r w:rsidRPr="001F1600">
              <w:rPr>
                <w:spacing w:val="0"/>
                <w:sz w:val="22"/>
                <w:szCs w:val="22"/>
              </w:rPr>
              <w:t>Year</w:t>
            </w:r>
          </w:p>
        </w:tc>
        <w:tc>
          <w:tcPr>
            <w:tcW w:w="766" w:type="dxa"/>
            <w:tcBorders>
              <w:bottom w:val="single" w:sz="4" w:space="0" w:color="auto"/>
              <w:right w:val="single" w:sz="4" w:space="0" w:color="auto"/>
            </w:tcBorders>
          </w:tcPr>
          <w:p w14:paraId="2830CCED" w14:textId="77777777" w:rsidR="00FF2DB5" w:rsidRPr="001F1600" w:rsidRDefault="00FF2DB5" w:rsidP="00DE1FB1">
            <w:pPr>
              <w:rPr>
                <w:spacing w:val="0"/>
                <w:sz w:val="22"/>
                <w:szCs w:val="22"/>
              </w:rPr>
            </w:pPr>
          </w:p>
        </w:tc>
        <w:tc>
          <w:tcPr>
            <w:tcW w:w="2436" w:type="dxa"/>
            <w:gridSpan w:val="3"/>
            <w:tcBorders>
              <w:top w:val="single" w:sz="4" w:space="0" w:color="auto"/>
              <w:left w:val="single" w:sz="4" w:space="0" w:color="auto"/>
              <w:bottom w:val="single" w:sz="4" w:space="0" w:color="auto"/>
              <w:right w:val="single" w:sz="4" w:space="0" w:color="auto"/>
            </w:tcBorders>
            <w:noWrap/>
          </w:tcPr>
          <w:p w14:paraId="11003283" w14:textId="377DA301" w:rsidR="00FF2DB5" w:rsidRPr="001F1600" w:rsidRDefault="00FF2DB5" w:rsidP="00DE1FB1">
            <w:pPr>
              <w:jc w:val="center"/>
              <w:rPr>
                <w:spacing w:val="0"/>
                <w:sz w:val="22"/>
                <w:szCs w:val="22"/>
              </w:rPr>
            </w:pPr>
            <w:r w:rsidRPr="001F1600">
              <w:rPr>
                <w:spacing w:val="0"/>
                <w:sz w:val="22"/>
                <w:szCs w:val="22"/>
              </w:rPr>
              <w:t>2015</w:t>
            </w:r>
          </w:p>
        </w:tc>
        <w:tc>
          <w:tcPr>
            <w:tcW w:w="2344" w:type="dxa"/>
            <w:gridSpan w:val="3"/>
            <w:tcBorders>
              <w:top w:val="single" w:sz="4" w:space="0" w:color="auto"/>
              <w:left w:val="single" w:sz="4" w:space="0" w:color="auto"/>
              <w:bottom w:val="single" w:sz="4" w:space="0" w:color="auto"/>
              <w:right w:val="single" w:sz="4" w:space="0" w:color="auto"/>
            </w:tcBorders>
            <w:noWrap/>
          </w:tcPr>
          <w:p w14:paraId="62449868" w14:textId="38331291" w:rsidR="00FF2DB5" w:rsidRPr="001F1600" w:rsidRDefault="00FF2DB5" w:rsidP="00DE1FB1">
            <w:pPr>
              <w:jc w:val="center"/>
              <w:rPr>
                <w:spacing w:val="0"/>
                <w:sz w:val="22"/>
                <w:szCs w:val="22"/>
              </w:rPr>
            </w:pPr>
            <w:r w:rsidRPr="001F1600">
              <w:rPr>
                <w:spacing w:val="0"/>
                <w:sz w:val="22"/>
                <w:szCs w:val="22"/>
              </w:rPr>
              <w:t>2022</w:t>
            </w:r>
          </w:p>
        </w:tc>
      </w:tr>
      <w:tr w:rsidR="00303261" w:rsidRPr="005130CA" w14:paraId="09989AA7" w14:textId="77777777" w:rsidTr="00A735E2">
        <w:trPr>
          <w:trHeight w:val="300"/>
        </w:trPr>
        <w:tc>
          <w:tcPr>
            <w:tcW w:w="3927" w:type="dxa"/>
            <w:tcBorders>
              <w:top w:val="single" w:sz="4" w:space="0" w:color="auto"/>
              <w:left w:val="single" w:sz="4" w:space="0" w:color="auto"/>
              <w:bottom w:val="single" w:sz="4" w:space="0" w:color="auto"/>
            </w:tcBorders>
            <w:noWrap/>
            <w:hideMark/>
          </w:tcPr>
          <w:p w14:paraId="4A11BB0F" w14:textId="6787CFE4" w:rsidR="00FF2DB5" w:rsidRPr="001F1600" w:rsidRDefault="00CF3FC6" w:rsidP="00DE1FB1">
            <w:pPr>
              <w:rPr>
                <w:spacing w:val="0"/>
                <w:sz w:val="22"/>
                <w:szCs w:val="22"/>
              </w:rPr>
            </w:pPr>
            <w:r w:rsidRPr="001F1600">
              <w:rPr>
                <w:spacing w:val="0"/>
                <w:sz w:val="22"/>
                <w:szCs w:val="22"/>
              </w:rPr>
              <w:t>Treatment</w:t>
            </w:r>
          </w:p>
        </w:tc>
        <w:tc>
          <w:tcPr>
            <w:tcW w:w="766" w:type="dxa"/>
            <w:tcBorders>
              <w:top w:val="single" w:sz="4" w:space="0" w:color="auto"/>
              <w:bottom w:val="single" w:sz="4" w:space="0" w:color="auto"/>
              <w:right w:val="single" w:sz="4" w:space="0" w:color="auto"/>
            </w:tcBorders>
          </w:tcPr>
          <w:p w14:paraId="7D3C1986" w14:textId="5E8F29E5" w:rsidR="00FF2DB5" w:rsidRPr="001F1600" w:rsidRDefault="00FF2DB5" w:rsidP="00DE1FB1">
            <w:pPr>
              <w:rPr>
                <w:spacing w:val="0"/>
                <w:sz w:val="22"/>
                <w:szCs w:val="22"/>
              </w:rPr>
            </w:pPr>
          </w:p>
        </w:tc>
        <w:tc>
          <w:tcPr>
            <w:tcW w:w="690" w:type="dxa"/>
            <w:tcBorders>
              <w:top w:val="single" w:sz="4" w:space="0" w:color="auto"/>
              <w:left w:val="single" w:sz="4" w:space="0" w:color="auto"/>
              <w:bottom w:val="single" w:sz="4" w:space="0" w:color="auto"/>
            </w:tcBorders>
            <w:noWrap/>
            <w:hideMark/>
          </w:tcPr>
          <w:p w14:paraId="2541FA6E" w14:textId="58B947E4" w:rsidR="00FF2DB5" w:rsidRPr="001F1600" w:rsidRDefault="00FF2DB5" w:rsidP="00DE1FB1">
            <w:pPr>
              <w:rPr>
                <w:spacing w:val="0"/>
                <w:sz w:val="22"/>
                <w:szCs w:val="22"/>
              </w:rPr>
            </w:pPr>
            <w:r w:rsidRPr="001F1600">
              <w:rPr>
                <w:spacing w:val="0"/>
                <w:sz w:val="22"/>
                <w:szCs w:val="22"/>
              </w:rPr>
              <w:t>W</w:t>
            </w:r>
          </w:p>
        </w:tc>
        <w:tc>
          <w:tcPr>
            <w:tcW w:w="709" w:type="dxa"/>
            <w:tcBorders>
              <w:top w:val="single" w:sz="4" w:space="0" w:color="auto"/>
              <w:bottom w:val="single" w:sz="4" w:space="0" w:color="auto"/>
            </w:tcBorders>
            <w:noWrap/>
            <w:hideMark/>
          </w:tcPr>
          <w:p w14:paraId="6F31087A" w14:textId="77777777" w:rsidR="00FF2DB5" w:rsidRPr="001F1600" w:rsidRDefault="00FF2DB5" w:rsidP="00DE1FB1">
            <w:pPr>
              <w:rPr>
                <w:spacing w:val="0"/>
                <w:sz w:val="22"/>
                <w:szCs w:val="22"/>
              </w:rPr>
            </w:pPr>
            <w:r w:rsidRPr="001F1600">
              <w:rPr>
                <w:spacing w:val="0"/>
                <w:sz w:val="22"/>
                <w:szCs w:val="22"/>
              </w:rPr>
              <w:t>S</w:t>
            </w:r>
          </w:p>
        </w:tc>
        <w:tc>
          <w:tcPr>
            <w:tcW w:w="1037" w:type="dxa"/>
            <w:tcBorders>
              <w:top w:val="single" w:sz="4" w:space="0" w:color="auto"/>
              <w:bottom w:val="single" w:sz="4" w:space="0" w:color="auto"/>
              <w:right w:val="single" w:sz="4" w:space="0" w:color="auto"/>
            </w:tcBorders>
            <w:noWrap/>
            <w:hideMark/>
          </w:tcPr>
          <w:p w14:paraId="471F2B34" w14:textId="77777777" w:rsidR="00FF2DB5" w:rsidRPr="001F1600" w:rsidRDefault="00FF2DB5" w:rsidP="00DE1FB1">
            <w:pPr>
              <w:rPr>
                <w:spacing w:val="0"/>
                <w:sz w:val="22"/>
                <w:szCs w:val="22"/>
              </w:rPr>
            </w:pPr>
            <w:r w:rsidRPr="001F1600">
              <w:rPr>
                <w:spacing w:val="0"/>
                <w:sz w:val="22"/>
                <w:szCs w:val="22"/>
              </w:rPr>
              <w:t>F</w:t>
            </w:r>
          </w:p>
        </w:tc>
        <w:tc>
          <w:tcPr>
            <w:tcW w:w="914" w:type="dxa"/>
            <w:tcBorders>
              <w:top w:val="single" w:sz="4" w:space="0" w:color="auto"/>
              <w:left w:val="single" w:sz="4" w:space="0" w:color="auto"/>
              <w:bottom w:val="single" w:sz="4" w:space="0" w:color="auto"/>
            </w:tcBorders>
            <w:noWrap/>
            <w:hideMark/>
          </w:tcPr>
          <w:p w14:paraId="11C93F89" w14:textId="77777777" w:rsidR="00FF2DB5" w:rsidRPr="001F1600" w:rsidRDefault="00FF2DB5" w:rsidP="00DE1FB1">
            <w:pPr>
              <w:rPr>
                <w:spacing w:val="0"/>
                <w:sz w:val="22"/>
                <w:szCs w:val="22"/>
              </w:rPr>
            </w:pPr>
            <w:r w:rsidRPr="001F1600">
              <w:rPr>
                <w:spacing w:val="0"/>
                <w:sz w:val="22"/>
                <w:szCs w:val="22"/>
              </w:rPr>
              <w:t>W</w:t>
            </w:r>
          </w:p>
        </w:tc>
        <w:tc>
          <w:tcPr>
            <w:tcW w:w="751" w:type="dxa"/>
            <w:tcBorders>
              <w:top w:val="single" w:sz="4" w:space="0" w:color="auto"/>
              <w:bottom w:val="single" w:sz="4" w:space="0" w:color="auto"/>
            </w:tcBorders>
            <w:noWrap/>
            <w:hideMark/>
          </w:tcPr>
          <w:p w14:paraId="709735D8" w14:textId="77777777" w:rsidR="00FF2DB5" w:rsidRPr="001F1600" w:rsidRDefault="00FF2DB5" w:rsidP="00DE1FB1">
            <w:pPr>
              <w:rPr>
                <w:spacing w:val="0"/>
                <w:sz w:val="22"/>
                <w:szCs w:val="22"/>
              </w:rPr>
            </w:pPr>
            <w:r w:rsidRPr="001F1600">
              <w:rPr>
                <w:spacing w:val="0"/>
                <w:sz w:val="22"/>
                <w:szCs w:val="22"/>
              </w:rPr>
              <w:t>S</w:t>
            </w:r>
          </w:p>
        </w:tc>
        <w:tc>
          <w:tcPr>
            <w:tcW w:w="679" w:type="dxa"/>
            <w:tcBorders>
              <w:top w:val="single" w:sz="4" w:space="0" w:color="auto"/>
              <w:bottom w:val="single" w:sz="4" w:space="0" w:color="auto"/>
              <w:right w:val="single" w:sz="4" w:space="0" w:color="auto"/>
            </w:tcBorders>
            <w:noWrap/>
            <w:hideMark/>
          </w:tcPr>
          <w:p w14:paraId="73F99FD1" w14:textId="77777777" w:rsidR="00FF2DB5" w:rsidRPr="001F1600" w:rsidRDefault="00FF2DB5" w:rsidP="00DE1FB1">
            <w:pPr>
              <w:rPr>
                <w:spacing w:val="0"/>
                <w:sz w:val="22"/>
                <w:szCs w:val="22"/>
              </w:rPr>
            </w:pPr>
            <w:r w:rsidRPr="001F1600">
              <w:rPr>
                <w:spacing w:val="0"/>
                <w:sz w:val="22"/>
                <w:szCs w:val="22"/>
              </w:rPr>
              <w:t>F</w:t>
            </w:r>
          </w:p>
        </w:tc>
      </w:tr>
      <w:tr w:rsidR="00303261" w:rsidRPr="005130CA" w14:paraId="3BE1BFFD" w14:textId="77777777" w:rsidTr="00A735E2">
        <w:trPr>
          <w:trHeight w:val="290"/>
        </w:trPr>
        <w:tc>
          <w:tcPr>
            <w:tcW w:w="3927" w:type="dxa"/>
            <w:tcBorders>
              <w:top w:val="single" w:sz="4" w:space="0" w:color="auto"/>
              <w:left w:val="single" w:sz="4" w:space="0" w:color="auto"/>
              <w:right w:val="nil"/>
            </w:tcBorders>
            <w:noWrap/>
          </w:tcPr>
          <w:p w14:paraId="354EE3E0" w14:textId="4D54E9E7" w:rsidR="00CF3FC6" w:rsidRPr="001F1600" w:rsidRDefault="00BB4C98" w:rsidP="00DE1FB1">
            <w:pPr>
              <w:rPr>
                <w:spacing w:val="0"/>
                <w:sz w:val="22"/>
                <w:szCs w:val="22"/>
              </w:rPr>
            </w:pPr>
            <w:r w:rsidRPr="001F1600">
              <w:rPr>
                <w:spacing w:val="0"/>
                <w:sz w:val="22"/>
                <w:szCs w:val="22"/>
              </w:rPr>
              <w:t xml:space="preserve">Number of </w:t>
            </w:r>
            <w:r w:rsidR="001D5844" w:rsidRPr="001F1600">
              <w:rPr>
                <w:spacing w:val="0"/>
                <w:sz w:val="22"/>
                <w:szCs w:val="22"/>
              </w:rPr>
              <w:t>plots</w:t>
            </w:r>
          </w:p>
        </w:tc>
        <w:tc>
          <w:tcPr>
            <w:tcW w:w="766" w:type="dxa"/>
            <w:tcBorders>
              <w:top w:val="single" w:sz="4" w:space="0" w:color="auto"/>
              <w:left w:val="nil"/>
              <w:right w:val="single" w:sz="4" w:space="0" w:color="auto"/>
            </w:tcBorders>
          </w:tcPr>
          <w:p w14:paraId="2E88D195" w14:textId="77777777" w:rsidR="00CF3FC6" w:rsidRPr="001F1600" w:rsidRDefault="00CF3FC6" w:rsidP="00DE1FB1">
            <w:pPr>
              <w:rPr>
                <w:spacing w:val="0"/>
                <w:sz w:val="22"/>
                <w:szCs w:val="22"/>
              </w:rPr>
            </w:pPr>
          </w:p>
        </w:tc>
        <w:tc>
          <w:tcPr>
            <w:tcW w:w="690" w:type="dxa"/>
            <w:tcBorders>
              <w:top w:val="single" w:sz="4" w:space="0" w:color="auto"/>
              <w:left w:val="single" w:sz="4" w:space="0" w:color="auto"/>
              <w:right w:val="nil"/>
            </w:tcBorders>
            <w:noWrap/>
          </w:tcPr>
          <w:p w14:paraId="51DD065D" w14:textId="3088ECDE" w:rsidR="00CF3FC6" w:rsidRPr="001F1600" w:rsidRDefault="00BB4C98" w:rsidP="00DE1FB1">
            <w:pPr>
              <w:rPr>
                <w:spacing w:val="0"/>
                <w:sz w:val="22"/>
                <w:szCs w:val="22"/>
              </w:rPr>
            </w:pPr>
            <w:r w:rsidRPr="001F1600">
              <w:rPr>
                <w:spacing w:val="0"/>
                <w:sz w:val="22"/>
                <w:szCs w:val="22"/>
              </w:rPr>
              <w:t>6</w:t>
            </w:r>
          </w:p>
        </w:tc>
        <w:tc>
          <w:tcPr>
            <w:tcW w:w="709" w:type="dxa"/>
            <w:tcBorders>
              <w:top w:val="single" w:sz="4" w:space="0" w:color="auto"/>
              <w:left w:val="nil"/>
              <w:right w:val="nil"/>
            </w:tcBorders>
            <w:noWrap/>
          </w:tcPr>
          <w:p w14:paraId="2749F155" w14:textId="0FF3CF8D" w:rsidR="00CF3FC6" w:rsidRPr="001F1600" w:rsidRDefault="00BB4C98" w:rsidP="00DE1FB1">
            <w:pPr>
              <w:rPr>
                <w:spacing w:val="0"/>
                <w:sz w:val="22"/>
                <w:szCs w:val="22"/>
              </w:rPr>
            </w:pPr>
            <w:r w:rsidRPr="001F1600">
              <w:rPr>
                <w:spacing w:val="0"/>
                <w:sz w:val="22"/>
                <w:szCs w:val="22"/>
              </w:rPr>
              <w:t>6</w:t>
            </w:r>
          </w:p>
        </w:tc>
        <w:tc>
          <w:tcPr>
            <w:tcW w:w="1037" w:type="dxa"/>
            <w:tcBorders>
              <w:top w:val="single" w:sz="4" w:space="0" w:color="auto"/>
              <w:left w:val="nil"/>
              <w:right w:val="single" w:sz="4" w:space="0" w:color="auto"/>
            </w:tcBorders>
            <w:noWrap/>
          </w:tcPr>
          <w:p w14:paraId="5ABC11A9" w14:textId="74B3FDFB" w:rsidR="00CF3FC6" w:rsidRPr="001F1600" w:rsidRDefault="00BB4C98" w:rsidP="00DE1FB1">
            <w:pPr>
              <w:rPr>
                <w:spacing w:val="0"/>
                <w:sz w:val="22"/>
                <w:szCs w:val="22"/>
              </w:rPr>
            </w:pPr>
            <w:r w:rsidRPr="001F1600">
              <w:rPr>
                <w:spacing w:val="0"/>
                <w:sz w:val="22"/>
                <w:szCs w:val="22"/>
              </w:rPr>
              <w:t>12</w:t>
            </w:r>
          </w:p>
        </w:tc>
        <w:tc>
          <w:tcPr>
            <w:tcW w:w="914" w:type="dxa"/>
            <w:tcBorders>
              <w:top w:val="single" w:sz="4" w:space="0" w:color="auto"/>
              <w:left w:val="single" w:sz="4" w:space="0" w:color="auto"/>
              <w:right w:val="nil"/>
            </w:tcBorders>
            <w:noWrap/>
          </w:tcPr>
          <w:p w14:paraId="7BFE5AAE" w14:textId="38236A70" w:rsidR="00CF3FC6" w:rsidRPr="001F1600" w:rsidRDefault="00BB4C98" w:rsidP="00DE1FB1">
            <w:pPr>
              <w:rPr>
                <w:spacing w:val="0"/>
                <w:sz w:val="22"/>
                <w:szCs w:val="22"/>
              </w:rPr>
            </w:pPr>
            <w:r w:rsidRPr="001F1600">
              <w:rPr>
                <w:spacing w:val="0"/>
                <w:sz w:val="22"/>
                <w:szCs w:val="22"/>
              </w:rPr>
              <w:t>6</w:t>
            </w:r>
          </w:p>
        </w:tc>
        <w:tc>
          <w:tcPr>
            <w:tcW w:w="751" w:type="dxa"/>
            <w:tcBorders>
              <w:top w:val="single" w:sz="4" w:space="0" w:color="auto"/>
              <w:left w:val="nil"/>
              <w:right w:val="nil"/>
            </w:tcBorders>
            <w:noWrap/>
          </w:tcPr>
          <w:p w14:paraId="67E9C0B1" w14:textId="41B72606" w:rsidR="00CF3FC6" w:rsidRPr="001F1600" w:rsidRDefault="00BB4C98" w:rsidP="00DE1FB1">
            <w:pPr>
              <w:rPr>
                <w:spacing w:val="0"/>
                <w:sz w:val="22"/>
                <w:szCs w:val="22"/>
              </w:rPr>
            </w:pPr>
            <w:r w:rsidRPr="001F1600">
              <w:rPr>
                <w:spacing w:val="0"/>
                <w:sz w:val="22"/>
                <w:szCs w:val="22"/>
              </w:rPr>
              <w:t>6</w:t>
            </w:r>
          </w:p>
        </w:tc>
        <w:tc>
          <w:tcPr>
            <w:tcW w:w="679" w:type="dxa"/>
            <w:tcBorders>
              <w:top w:val="single" w:sz="4" w:space="0" w:color="auto"/>
              <w:left w:val="nil"/>
              <w:right w:val="single" w:sz="4" w:space="0" w:color="auto"/>
            </w:tcBorders>
            <w:noWrap/>
          </w:tcPr>
          <w:p w14:paraId="0D922D55" w14:textId="25D12BAF" w:rsidR="00CF3FC6" w:rsidRPr="001F1600" w:rsidRDefault="00BB4C98" w:rsidP="00DE1FB1">
            <w:pPr>
              <w:rPr>
                <w:spacing w:val="0"/>
                <w:sz w:val="22"/>
                <w:szCs w:val="22"/>
              </w:rPr>
            </w:pPr>
            <w:r w:rsidRPr="001F1600">
              <w:rPr>
                <w:spacing w:val="0"/>
                <w:sz w:val="22"/>
                <w:szCs w:val="22"/>
              </w:rPr>
              <w:t>12</w:t>
            </w:r>
          </w:p>
        </w:tc>
      </w:tr>
      <w:tr w:rsidR="00303261" w:rsidRPr="005130CA" w14:paraId="6BEF1F1E" w14:textId="77777777" w:rsidTr="00A735E2">
        <w:trPr>
          <w:trHeight w:val="290"/>
        </w:trPr>
        <w:tc>
          <w:tcPr>
            <w:tcW w:w="3927" w:type="dxa"/>
            <w:tcBorders>
              <w:top w:val="nil"/>
              <w:left w:val="single" w:sz="4" w:space="0" w:color="auto"/>
              <w:bottom w:val="single" w:sz="4" w:space="0" w:color="auto"/>
              <w:right w:val="nil"/>
            </w:tcBorders>
            <w:noWrap/>
          </w:tcPr>
          <w:p w14:paraId="60ABC8F4" w14:textId="77777777" w:rsidR="00CF3FC6" w:rsidRPr="001F1600" w:rsidRDefault="00CF3FC6" w:rsidP="00DE1FB1">
            <w:pPr>
              <w:rPr>
                <w:spacing w:val="0"/>
                <w:sz w:val="22"/>
                <w:szCs w:val="22"/>
              </w:rPr>
            </w:pPr>
          </w:p>
        </w:tc>
        <w:tc>
          <w:tcPr>
            <w:tcW w:w="766" w:type="dxa"/>
            <w:tcBorders>
              <w:top w:val="nil"/>
              <w:left w:val="nil"/>
              <w:bottom w:val="single" w:sz="4" w:space="0" w:color="auto"/>
              <w:right w:val="single" w:sz="4" w:space="0" w:color="auto"/>
            </w:tcBorders>
          </w:tcPr>
          <w:p w14:paraId="39492D28" w14:textId="77777777" w:rsidR="00CF3FC6" w:rsidRPr="001F1600" w:rsidRDefault="00CF3FC6" w:rsidP="00DE1FB1">
            <w:pPr>
              <w:rPr>
                <w:spacing w:val="0"/>
                <w:sz w:val="22"/>
                <w:szCs w:val="22"/>
              </w:rPr>
            </w:pPr>
          </w:p>
        </w:tc>
        <w:tc>
          <w:tcPr>
            <w:tcW w:w="690" w:type="dxa"/>
            <w:tcBorders>
              <w:top w:val="nil"/>
              <w:left w:val="single" w:sz="4" w:space="0" w:color="auto"/>
              <w:bottom w:val="single" w:sz="4" w:space="0" w:color="auto"/>
              <w:right w:val="nil"/>
            </w:tcBorders>
            <w:noWrap/>
          </w:tcPr>
          <w:p w14:paraId="47561C51" w14:textId="77777777" w:rsidR="00CF3FC6" w:rsidRPr="001F1600" w:rsidRDefault="00CF3FC6" w:rsidP="00DE1FB1">
            <w:pPr>
              <w:rPr>
                <w:spacing w:val="0"/>
                <w:sz w:val="22"/>
                <w:szCs w:val="22"/>
              </w:rPr>
            </w:pPr>
          </w:p>
        </w:tc>
        <w:tc>
          <w:tcPr>
            <w:tcW w:w="709" w:type="dxa"/>
            <w:tcBorders>
              <w:top w:val="nil"/>
              <w:left w:val="nil"/>
              <w:bottom w:val="single" w:sz="4" w:space="0" w:color="auto"/>
              <w:right w:val="nil"/>
            </w:tcBorders>
            <w:noWrap/>
          </w:tcPr>
          <w:p w14:paraId="4D891F86" w14:textId="77777777" w:rsidR="00CF3FC6" w:rsidRPr="001F1600" w:rsidRDefault="00CF3FC6" w:rsidP="00DE1FB1">
            <w:pPr>
              <w:rPr>
                <w:spacing w:val="0"/>
                <w:sz w:val="22"/>
                <w:szCs w:val="22"/>
              </w:rPr>
            </w:pPr>
          </w:p>
        </w:tc>
        <w:tc>
          <w:tcPr>
            <w:tcW w:w="1037" w:type="dxa"/>
            <w:tcBorders>
              <w:top w:val="nil"/>
              <w:left w:val="nil"/>
              <w:bottom w:val="single" w:sz="4" w:space="0" w:color="auto"/>
              <w:right w:val="single" w:sz="4" w:space="0" w:color="auto"/>
            </w:tcBorders>
            <w:noWrap/>
          </w:tcPr>
          <w:p w14:paraId="208B3831" w14:textId="77777777" w:rsidR="00CF3FC6" w:rsidRPr="001F1600" w:rsidRDefault="00CF3FC6" w:rsidP="00DE1FB1">
            <w:pPr>
              <w:rPr>
                <w:spacing w:val="0"/>
                <w:sz w:val="22"/>
                <w:szCs w:val="22"/>
              </w:rPr>
            </w:pPr>
          </w:p>
        </w:tc>
        <w:tc>
          <w:tcPr>
            <w:tcW w:w="914" w:type="dxa"/>
            <w:tcBorders>
              <w:top w:val="nil"/>
              <w:left w:val="single" w:sz="4" w:space="0" w:color="auto"/>
              <w:bottom w:val="single" w:sz="4" w:space="0" w:color="auto"/>
              <w:right w:val="nil"/>
            </w:tcBorders>
            <w:noWrap/>
          </w:tcPr>
          <w:p w14:paraId="17F7617B" w14:textId="77777777" w:rsidR="00CF3FC6" w:rsidRPr="001F1600" w:rsidRDefault="00CF3FC6" w:rsidP="00DE1FB1">
            <w:pPr>
              <w:rPr>
                <w:spacing w:val="0"/>
                <w:sz w:val="22"/>
                <w:szCs w:val="22"/>
              </w:rPr>
            </w:pPr>
          </w:p>
        </w:tc>
        <w:tc>
          <w:tcPr>
            <w:tcW w:w="751" w:type="dxa"/>
            <w:tcBorders>
              <w:top w:val="nil"/>
              <w:left w:val="nil"/>
              <w:bottom w:val="single" w:sz="4" w:space="0" w:color="auto"/>
              <w:right w:val="nil"/>
            </w:tcBorders>
            <w:noWrap/>
          </w:tcPr>
          <w:p w14:paraId="08636F93" w14:textId="77777777" w:rsidR="00CF3FC6" w:rsidRPr="001F1600" w:rsidRDefault="00CF3FC6" w:rsidP="00DE1FB1">
            <w:pPr>
              <w:rPr>
                <w:spacing w:val="0"/>
                <w:sz w:val="22"/>
                <w:szCs w:val="22"/>
              </w:rPr>
            </w:pPr>
          </w:p>
        </w:tc>
        <w:tc>
          <w:tcPr>
            <w:tcW w:w="679" w:type="dxa"/>
            <w:tcBorders>
              <w:top w:val="nil"/>
              <w:left w:val="nil"/>
              <w:bottom w:val="single" w:sz="4" w:space="0" w:color="auto"/>
              <w:right w:val="single" w:sz="4" w:space="0" w:color="auto"/>
            </w:tcBorders>
            <w:noWrap/>
          </w:tcPr>
          <w:p w14:paraId="69BBFD3E" w14:textId="77777777" w:rsidR="00CF3FC6" w:rsidRPr="001F1600" w:rsidRDefault="00CF3FC6" w:rsidP="00DE1FB1">
            <w:pPr>
              <w:rPr>
                <w:spacing w:val="0"/>
                <w:sz w:val="22"/>
                <w:szCs w:val="22"/>
              </w:rPr>
            </w:pPr>
          </w:p>
        </w:tc>
      </w:tr>
      <w:tr w:rsidR="00A41837" w:rsidRPr="005130CA" w14:paraId="4E6E87FF" w14:textId="77777777" w:rsidTr="00A735E2">
        <w:trPr>
          <w:trHeight w:val="290"/>
        </w:trPr>
        <w:tc>
          <w:tcPr>
            <w:tcW w:w="3927" w:type="dxa"/>
            <w:tcBorders>
              <w:top w:val="single" w:sz="4" w:space="0" w:color="auto"/>
              <w:left w:val="single" w:sz="4" w:space="0" w:color="auto"/>
            </w:tcBorders>
            <w:noWrap/>
          </w:tcPr>
          <w:p w14:paraId="48857985" w14:textId="575FDE1E" w:rsidR="00C12596" w:rsidRPr="001F1600" w:rsidRDefault="00CF3FC6" w:rsidP="00DE1FB1">
            <w:pPr>
              <w:rPr>
                <w:spacing w:val="0"/>
                <w:sz w:val="22"/>
                <w:szCs w:val="22"/>
              </w:rPr>
            </w:pPr>
            <w:r w:rsidRPr="001F1600">
              <w:rPr>
                <w:spacing w:val="0"/>
                <w:sz w:val="22"/>
                <w:szCs w:val="22"/>
              </w:rPr>
              <w:lastRenderedPageBreak/>
              <w:t>Species</w:t>
            </w:r>
          </w:p>
        </w:tc>
        <w:tc>
          <w:tcPr>
            <w:tcW w:w="766" w:type="dxa"/>
            <w:tcBorders>
              <w:top w:val="single" w:sz="4" w:space="0" w:color="auto"/>
              <w:right w:val="single" w:sz="4" w:space="0" w:color="auto"/>
            </w:tcBorders>
          </w:tcPr>
          <w:p w14:paraId="4393CF83" w14:textId="3A2D86F2" w:rsidR="00C12596" w:rsidRPr="001F1600" w:rsidRDefault="00CF3FC6" w:rsidP="00DE1FB1">
            <w:pPr>
              <w:rPr>
                <w:spacing w:val="0"/>
                <w:sz w:val="22"/>
                <w:szCs w:val="22"/>
              </w:rPr>
            </w:pPr>
            <w:r w:rsidRPr="001F1600">
              <w:rPr>
                <w:spacing w:val="0"/>
                <w:sz w:val="22"/>
                <w:szCs w:val="22"/>
              </w:rPr>
              <w:t>Code</w:t>
            </w:r>
          </w:p>
        </w:tc>
        <w:tc>
          <w:tcPr>
            <w:tcW w:w="690" w:type="dxa"/>
            <w:tcBorders>
              <w:top w:val="single" w:sz="4" w:space="0" w:color="auto"/>
              <w:left w:val="single" w:sz="4" w:space="0" w:color="auto"/>
              <w:bottom w:val="single" w:sz="4" w:space="0" w:color="auto"/>
            </w:tcBorders>
            <w:noWrap/>
          </w:tcPr>
          <w:p w14:paraId="188CB985" w14:textId="77777777" w:rsidR="00C12596" w:rsidRPr="001F1600" w:rsidRDefault="00C12596" w:rsidP="00DE1FB1">
            <w:pPr>
              <w:rPr>
                <w:spacing w:val="0"/>
                <w:sz w:val="22"/>
                <w:szCs w:val="22"/>
              </w:rPr>
            </w:pPr>
          </w:p>
        </w:tc>
        <w:tc>
          <w:tcPr>
            <w:tcW w:w="709" w:type="dxa"/>
            <w:tcBorders>
              <w:top w:val="single" w:sz="4" w:space="0" w:color="auto"/>
              <w:bottom w:val="single" w:sz="4" w:space="0" w:color="auto"/>
            </w:tcBorders>
            <w:noWrap/>
          </w:tcPr>
          <w:p w14:paraId="69B5F07E" w14:textId="77777777" w:rsidR="00C12596" w:rsidRPr="001F1600" w:rsidRDefault="00C12596" w:rsidP="00DE1FB1">
            <w:pPr>
              <w:rPr>
                <w:spacing w:val="0"/>
                <w:sz w:val="22"/>
                <w:szCs w:val="22"/>
              </w:rPr>
            </w:pPr>
          </w:p>
        </w:tc>
        <w:tc>
          <w:tcPr>
            <w:tcW w:w="1037" w:type="dxa"/>
            <w:tcBorders>
              <w:top w:val="single" w:sz="4" w:space="0" w:color="auto"/>
              <w:bottom w:val="single" w:sz="4" w:space="0" w:color="auto"/>
              <w:right w:val="single" w:sz="4" w:space="0" w:color="auto"/>
            </w:tcBorders>
            <w:noWrap/>
          </w:tcPr>
          <w:p w14:paraId="03D7EF10" w14:textId="77777777" w:rsidR="00C12596" w:rsidRPr="001F1600" w:rsidRDefault="00C12596" w:rsidP="00DE1FB1">
            <w:pPr>
              <w:rPr>
                <w:spacing w:val="0"/>
                <w:sz w:val="22"/>
                <w:szCs w:val="22"/>
              </w:rPr>
            </w:pPr>
          </w:p>
        </w:tc>
        <w:tc>
          <w:tcPr>
            <w:tcW w:w="914" w:type="dxa"/>
            <w:tcBorders>
              <w:top w:val="single" w:sz="4" w:space="0" w:color="auto"/>
              <w:left w:val="single" w:sz="4" w:space="0" w:color="auto"/>
            </w:tcBorders>
            <w:noWrap/>
          </w:tcPr>
          <w:p w14:paraId="0DFAF1C3" w14:textId="77777777" w:rsidR="00C12596" w:rsidRPr="001F1600" w:rsidRDefault="00C12596" w:rsidP="00DE1FB1">
            <w:pPr>
              <w:rPr>
                <w:spacing w:val="0"/>
                <w:sz w:val="22"/>
                <w:szCs w:val="22"/>
              </w:rPr>
            </w:pPr>
          </w:p>
        </w:tc>
        <w:tc>
          <w:tcPr>
            <w:tcW w:w="751" w:type="dxa"/>
            <w:tcBorders>
              <w:top w:val="single" w:sz="4" w:space="0" w:color="auto"/>
            </w:tcBorders>
            <w:noWrap/>
          </w:tcPr>
          <w:p w14:paraId="6F197B1C" w14:textId="77777777" w:rsidR="00C12596" w:rsidRPr="001F1600" w:rsidRDefault="00C12596" w:rsidP="00DE1FB1">
            <w:pPr>
              <w:rPr>
                <w:spacing w:val="0"/>
                <w:sz w:val="22"/>
                <w:szCs w:val="22"/>
              </w:rPr>
            </w:pPr>
          </w:p>
        </w:tc>
        <w:tc>
          <w:tcPr>
            <w:tcW w:w="679" w:type="dxa"/>
            <w:tcBorders>
              <w:top w:val="single" w:sz="4" w:space="0" w:color="auto"/>
              <w:right w:val="single" w:sz="4" w:space="0" w:color="auto"/>
            </w:tcBorders>
            <w:noWrap/>
          </w:tcPr>
          <w:p w14:paraId="3F94E6FF" w14:textId="77777777" w:rsidR="00C12596" w:rsidRPr="001F1600" w:rsidRDefault="00C12596" w:rsidP="00DE1FB1">
            <w:pPr>
              <w:rPr>
                <w:spacing w:val="0"/>
                <w:sz w:val="22"/>
                <w:szCs w:val="22"/>
              </w:rPr>
            </w:pPr>
          </w:p>
        </w:tc>
      </w:tr>
      <w:tr w:rsidR="00303261" w:rsidRPr="005130CA" w14:paraId="41D03354" w14:textId="77777777" w:rsidTr="00A735E2">
        <w:trPr>
          <w:trHeight w:val="290"/>
        </w:trPr>
        <w:tc>
          <w:tcPr>
            <w:tcW w:w="3927" w:type="dxa"/>
            <w:tcBorders>
              <w:top w:val="single" w:sz="4" w:space="0" w:color="auto"/>
              <w:left w:val="single" w:sz="4" w:space="0" w:color="auto"/>
            </w:tcBorders>
            <w:noWrap/>
            <w:hideMark/>
          </w:tcPr>
          <w:p w14:paraId="3E71A420" w14:textId="69FC5B9F" w:rsidR="00FF2DB5" w:rsidRPr="005D3BF8" w:rsidRDefault="005D3BF8" w:rsidP="00DE1FB1">
            <w:pPr>
              <w:rPr>
                <w:spacing w:val="0"/>
                <w:sz w:val="22"/>
                <w:szCs w:val="22"/>
              </w:rPr>
            </w:pPr>
            <w:r w:rsidRPr="005D3BF8">
              <w:rPr>
                <w:spacing w:val="0"/>
                <w:sz w:val="22"/>
                <w:szCs w:val="22"/>
              </w:rPr>
              <w:t>Notiophilini</w:t>
            </w:r>
          </w:p>
        </w:tc>
        <w:tc>
          <w:tcPr>
            <w:tcW w:w="766" w:type="dxa"/>
            <w:tcBorders>
              <w:top w:val="single" w:sz="4" w:space="0" w:color="auto"/>
              <w:right w:val="single" w:sz="4" w:space="0" w:color="auto"/>
            </w:tcBorders>
          </w:tcPr>
          <w:p w14:paraId="2FABECC3" w14:textId="7502A6D0" w:rsidR="00FF2DB5" w:rsidRPr="005D3BF8" w:rsidRDefault="00FF2DB5" w:rsidP="00DE1FB1">
            <w:pPr>
              <w:rPr>
                <w:spacing w:val="0"/>
                <w:sz w:val="22"/>
                <w:szCs w:val="22"/>
              </w:rPr>
            </w:pPr>
            <w:r w:rsidRPr="005D3BF8">
              <w:rPr>
                <w:spacing w:val="0"/>
                <w:sz w:val="22"/>
                <w:szCs w:val="22"/>
              </w:rPr>
              <w:t> </w:t>
            </w:r>
          </w:p>
        </w:tc>
        <w:tc>
          <w:tcPr>
            <w:tcW w:w="690" w:type="dxa"/>
            <w:tcBorders>
              <w:top w:val="single" w:sz="4" w:space="0" w:color="auto"/>
              <w:left w:val="single" w:sz="4" w:space="0" w:color="auto"/>
            </w:tcBorders>
            <w:noWrap/>
            <w:hideMark/>
          </w:tcPr>
          <w:p w14:paraId="28B246F4" w14:textId="4772B8AB" w:rsidR="00FF2DB5" w:rsidRPr="005D3BF8" w:rsidRDefault="00FF2DB5" w:rsidP="00DE1FB1">
            <w:pPr>
              <w:rPr>
                <w:spacing w:val="0"/>
                <w:sz w:val="22"/>
                <w:szCs w:val="22"/>
              </w:rPr>
            </w:pPr>
          </w:p>
        </w:tc>
        <w:tc>
          <w:tcPr>
            <w:tcW w:w="709" w:type="dxa"/>
            <w:tcBorders>
              <w:top w:val="single" w:sz="4" w:space="0" w:color="auto"/>
            </w:tcBorders>
            <w:noWrap/>
            <w:hideMark/>
          </w:tcPr>
          <w:p w14:paraId="5A58C49F" w14:textId="77777777" w:rsidR="00FF2DB5" w:rsidRPr="005D3BF8" w:rsidRDefault="00FF2DB5" w:rsidP="00DE1FB1">
            <w:pPr>
              <w:rPr>
                <w:spacing w:val="0"/>
                <w:sz w:val="22"/>
                <w:szCs w:val="22"/>
              </w:rPr>
            </w:pPr>
          </w:p>
        </w:tc>
        <w:tc>
          <w:tcPr>
            <w:tcW w:w="1037" w:type="dxa"/>
            <w:tcBorders>
              <w:top w:val="single" w:sz="4" w:space="0" w:color="auto"/>
              <w:right w:val="single" w:sz="4" w:space="0" w:color="auto"/>
            </w:tcBorders>
            <w:noWrap/>
            <w:hideMark/>
          </w:tcPr>
          <w:p w14:paraId="1A7BFAA1" w14:textId="77777777" w:rsidR="00FF2DB5" w:rsidRPr="005D3BF8" w:rsidRDefault="00FF2DB5" w:rsidP="00DE1FB1">
            <w:pPr>
              <w:rPr>
                <w:spacing w:val="0"/>
                <w:sz w:val="22"/>
                <w:szCs w:val="22"/>
              </w:rPr>
            </w:pPr>
          </w:p>
        </w:tc>
        <w:tc>
          <w:tcPr>
            <w:tcW w:w="914" w:type="dxa"/>
            <w:tcBorders>
              <w:top w:val="single" w:sz="4" w:space="0" w:color="auto"/>
              <w:left w:val="single" w:sz="4" w:space="0" w:color="auto"/>
            </w:tcBorders>
            <w:noWrap/>
            <w:hideMark/>
          </w:tcPr>
          <w:p w14:paraId="214AB76D" w14:textId="77777777" w:rsidR="00FF2DB5" w:rsidRPr="005D3BF8" w:rsidRDefault="00FF2DB5" w:rsidP="00DE1FB1">
            <w:pPr>
              <w:rPr>
                <w:spacing w:val="0"/>
                <w:sz w:val="22"/>
                <w:szCs w:val="22"/>
              </w:rPr>
            </w:pPr>
          </w:p>
        </w:tc>
        <w:tc>
          <w:tcPr>
            <w:tcW w:w="751" w:type="dxa"/>
            <w:tcBorders>
              <w:top w:val="single" w:sz="4" w:space="0" w:color="auto"/>
            </w:tcBorders>
            <w:noWrap/>
            <w:hideMark/>
          </w:tcPr>
          <w:p w14:paraId="4A6B8845" w14:textId="77777777" w:rsidR="00FF2DB5" w:rsidRPr="005D3BF8" w:rsidRDefault="00FF2DB5" w:rsidP="00DE1FB1">
            <w:pPr>
              <w:rPr>
                <w:spacing w:val="0"/>
                <w:sz w:val="22"/>
                <w:szCs w:val="22"/>
              </w:rPr>
            </w:pPr>
          </w:p>
        </w:tc>
        <w:tc>
          <w:tcPr>
            <w:tcW w:w="679" w:type="dxa"/>
            <w:tcBorders>
              <w:top w:val="single" w:sz="4" w:space="0" w:color="auto"/>
              <w:right w:val="single" w:sz="4" w:space="0" w:color="auto"/>
            </w:tcBorders>
            <w:noWrap/>
            <w:hideMark/>
          </w:tcPr>
          <w:p w14:paraId="1A579756" w14:textId="77777777" w:rsidR="00FF2DB5" w:rsidRPr="005D3BF8" w:rsidRDefault="00FF2DB5" w:rsidP="00DE1FB1">
            <w:pPr>
              <w:rPr>
                <w:spacing w:val="0"/>
                <w:sz w:val="22"/>
                <w:szCs w:val="22"/>
              </w:rPr>
            </w:pPr>
          </w:p>
        </w:tc>
      </w:tr>
      <w:tr w:rsidR="001A01FB" w:rsidRPr="005130CA" w14:paraId="7B7CE843" w14:textId="77777777" w:rsidTr="00A735E2">
        <w:trPr>
          <w:trHeight w:val="290"/>
        </w:trPr>
        <w:tc>
          <w:tcPr>
            <w:tcW w:w="3927" w:type="dxa"/>
            <w:tcBorders>
              <w:left w:val="single" w:sz="4" w:space="0" w:color="auto"/>
            </w:tcBorders>
            <w:noWrap/>
            <w:hideMark/>
          </w:tcPr>
          <w:p w14:paraId="6B4DE3DF" w14:textId="467DFA69"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Notiophilus aeneus </w:t>
            </w:r>
            <w:r w:rsidR="00FF2DB5" w:rsidRPr="005D3BF8">
              <w:rPr>
                <w:spacing w:val="0"/>
                <w:sz w:val="22"/>
                <w:szCs w:val="22"/>
              </w:rPr>
              <w:t>(Herbst)</w:t>
            </w:r>
          </w:p>
        </w:tc>
        <w:tc>
          <w:tcPr>
            <w:tcW w:w="766" w:type="dxa"/>
            <w:tcBorders>
              <w:right w:val="single" w:sz="4" w:space="0" w:color="auto"/>
            </w:tcBorders>
          </w:tcPr>
          <w:p w14:paraId="5B0F05EB" w14:textId="01C67FFD" w:rsidR="00FF2DB5" w:rsidRPr="005D3BF8" w:rsidRDefault="00FF2DB5" w:rsidP="00DE1FB1">
            <w:pPr>
              <w:rPr>
                <w:spacing w:val="0"/>
                <w:sz w:val="22"/>
                <w:szCs w:val="22"/>
              </w:rPr>
            </w:pPr>
            <w:r w:rsidRPr="005D3BF8">
              <w:rPr>
                <w:spacing w:val="0"/>
                <w:sz w:val="22"/>
                <w:szCs w:val="22"/>
              </w:rPr>
              <w:t>No.ae</w:t>
            </w:r>
          </w:p>
        </w:tc>
        <w:tc>
          <w:tcPr>
            <w:tcW w:w="690" w:type="dxa"/>
            <w:tcBorders>
              <w:left w:val="single" w:sz="4" w:space="0" w:color="auto"/>
            </w:tcBorders>
            <w:noWrap/>
            <w:hideMark/>
          </w:tcPr>
          <w:p w14:paraId="262BD15B" w14:textId="23284FF3"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7A0B66E6"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2777367" w14:textId="77777777" w:rsidR="00FF2DB5" w:rsidRPr="005D3BF8" w:rsidRDefault="00FF2DB5" w:rsidP="00DE1FB1">
            <w:pPr>
              <w:rPr>
                <w:spacing w:val="0"/>
                <w:sz w:val="22"/>
                <w:szCs w:val="22"/>
              </w:rPr>
            </w:pPr>
            <w:r w:rsidRPr="005D3BF8">
              <w:rPr>
                <w:spacing w:val="0"/>
                <w:sz w:val="22"/>
                <w:szCs w:val="22"/>
              </w:rPr>
              <w:t>1</w:t>
            </w:r>
          </w:p>
        </w:tc>
        <w:tc>
          <w:tcPr>
            <w:tcW w:w="914" w:type="dxa"/>
            <w:tcBorders>
              <w:left w:val="single" w:sz="4" w:space="0" w:color="auto"/>
            </w:tcBorders>
            <w:noWrap/>
            <w:hideMark/>
          </w:tcPr>
          <w:p w14:paraId="5B92F4FB"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2FCD34B9"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6E6C7A7E"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64C32F01" w14:textId="77777777" w:rsidTr="00A735E2">
        <w:trPr>
          <w:trHeight w:val="290"/>
        </w:trPr>
        <w:tc>
          <w:tcPr>
            <w:tcW w:w="3927" w:type="dxa"/>
            <w:tcBorders>
              <w:left w:val="single" w:sz="4" w:space="0" w:color="auto"/>
            </w:tcBorders>
            <w:noWrap/>
            <w:hideMark/>
          </w:tcPr>
          <w:p w14:paraId="01E7582A" w14:textId="1153C106" w:rsidR="00FF2DB5" w:rsidRPr="005D3BF8" w:rsidRDefault="005D3BF8" w:rsidP="00DE1FB1">
            <w:pPr>
              <w:rPr>
                <w:spacing w:val="0"/>
                <w:sz w:val="22"/>
                <w:szCs w:val="22"/>
              </w:rPr>
            </w:pPr>
            <w:r>
              <w:rPr>
                <w:spacing w:val="0"/>
                <w:sz w:val="22"/>
                <w:szCs w:val="22"/>
              </w:rPr>
              <w:t>Cychrini</w:t>
            </w:r>
          </w:p>
        </w:tc>
        <w:tc>
          <w:tcPr>
            <w:tcW w:w="766" w:type="dxa"/>
            <w:tcBorders>
              <w:right w:val="single" w:sz="4" w:space="0" w:color="auto"/>
            </w:tcBorders>
          </w:tcPr>
          <w:p w14:paraId="018563BF"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232E069F" w14:textId="464FF096" w:rsidR="00FF2DB5" w:rsidRPr="005D3BF8" w:rsidRDefault="00FF2DB5" w:rsidP="00DE1FB1">
            <w:pPr>
              <w:rPr>
                <w:spacing w:val="0"/>
                <w:sz w:val="22"/>
                <w:szCs w:val="22"/>
              </w:rPr>
            </w:pPr>
          </w:p>
        </w:tc>
        <w:tc>
          <w:tcPr>
            <w:tcW w:w="709" w:type="dxa"/>
            <w:noWrap/>
            <w:hideMark/>
          </w:tcPr>
          <w:p w14:paraId="37C0C08E"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78A7DA4E"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5A6ED08E" w14:textId="77777777" w:rsidR="00FF2DB5" w:rsidRPr="005D3BF8" w:rsidRDefault="00FF2DB5" w:rsidP="00DE1FB1">
            <w:pPr>
              <w:rPr>
                <w:spacing w:val="0"/>
                <w:sz w:val="22"/>
                <w:szCs w:val="22"/>
              </w:rPr>
            </w:pPr>
          </w:p>
        </w:tc>
        <w:tc>
          <w:tcPr>
            <w:tcW w:w="751" w:type="dxa"/>
            <w:noWrap/>
            <w:hideMark/>
          </w:tcPr>
          <w:p w14:paraId="6843B8EA"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0919E757" w14:textId="77777777" w:rsidR="00FF2DB5" w:rsidRPr="005D3BF8" w:rsidRDefault="00FF2DB5" w:rsidP="00DE1FB1">
            <w:pPr>
              <w:rPr>
                <w:spacing w:val="0"/>
                <w:sz w:val="22"/>
                <w:szCs w:val="22"/>
              </w:rPr>
            </w:pPr>
          </w:p>
        </w:tc>
      </w:tr>
      <w:tr w:rsidR="001A01FB" w:rsidRPr="005130CA" w14:paraId="37DDF939" w14:textId="77777777" w:rsidTr="00A735E2">
        <w:trPr>
          <w:trHeight w:val="290"/>
        </w:trPr>
        <w:tc>
          <w:tcPr>
            <w:tcW w:w="3927" w:type="dxa"/>
            <w:tcBorders>
              <w:left w:val="single" w:sz="4" w:space="0" w:color="auto"/>
            </w:tcBorders>
            <w:noWrap/>
            <w:hideMark/>
          </w:tcPr>
          <w:p w14:paraId="2EEF2496" w14:textId="42C55BC9"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Sphaeroderus canadensis</w:t>
            </w:r>
            <w:r w:rsidR="00FF2DB5" w:rsidRPr="005D3BF8">
              <w:rPr>
                <w:spacing w:val="0"/>
                <w:sz w:val="22"/>
                <w:szCs w:val="22"/>
              </w:rPr>
              <w:t> </w:t>
            </w:r>
          </w:p>
        </w:tc>
        <w:tc>
          <w:tcPr>
            <w:tcW w:w="766" w:type="dxa"/>
            <w:tcBorders>
              <w:right w:val="single" w:sz="4" w:space="0" w:color="auto"/>
            </w:tcBorders>
          </w:tcPr>
          <w:p w14:paraId="78D1BE16" w14:textId="3728BB4B" w:rsidR="00FF2DB5" w:rsidRPr="005D3BF8" w:rsidRDefault="00FF2DB5" w:rsidP="00DE1FB1">
            <w:pPr>
              <w:rPr>
                <w:spacing w:val="0"/>
                <w:sz w:val="22"/>
                <w:szCs w:val="22"/>
              </w:rPr>
            </w:pPr>
            <w:r w:rsidRPr="005D3BF8">
              <w:rPr>
                <w:spacing w:val="0"/>
                <w:sz w:val="22"/>
                <w:szCs w:val="22"/>
              </w:rPr>
              <w:t>Sp.ca</w:t>
            </w:r>
          </w:p>
        </w:tc>
        <w:tc>
          <w:tcPr>
            <w:tcW w:w="690" w:type="dxa"/>
            <w:tcBorders>
              <w:left w:val="single" w:sz="4" w:space="0" w:color="auto"/>
            </w:tcBorders>
            <w:noWrap/>
            <w:hideMark/>
          </w:tcPr>
          <w:p w14:paraId="275B6590" w14:textId="1F99127B" w:rsidR="00FF2DB5" w:rsidRPr="005D3BF8" w:rsidRDefault="00FF2DB5" w:rsidP="00DE1FB1">
            <w:pPr>
              <w:rPr>
                <w:spacing w:val="0"/>
                <w:sz w:val="22"/>
                <w:szCs w:val="22"/>
              </w:rPr>
            </w:pPr>
            <w:r w:rsidRPr="005D3BF8">
              <w:rPr>
                <w:spacing w:val="0"/>
                <w:sz w:val="22"/>
                <w:szCs w:val="22"/>
              </w:rPr>
              <w:t>16</w:t>
            </w:r>
          </w:p>
        </w:tc>
        <w:tc>
          <w:tcPr>
            <w:tcW w:w="709" w:type="dxa"/>
            <w:noWrap/>
            <w:hideMark/>
          </w:tcPr>
          <w:p w14:paraId="7853FB55" w14:textId="77777777" w:rsidR="00FF2DB5" w:rsidRPr="005D3BF8" w:rsidRDefault="00FF2DB5" w:rsidP="00DE1FB1">
            <w:pPr>
              <w:rPr>
                <w:spacing w:val="0"/>
                <w:sz w:val="22"/>
                <w:szCs w:val="22"/>
              </w:rPr>
            </w:pPr>
            <w:r w:rsidRPr="005D3BF8">
              <w:rPr>
                <w:spacing w:val="0"/>
                <w:sz w:val="22"/>
                <w:szCs w:val="22"/>
              </w:rPr>
              <w:t>10</w:t>
            </w:r>
          </w:p>
        </w:tc>
        <w:tc>
          <w:tcPr>
            <w:tcW w:w="1037" w:type="dxa"/>
            <w:tcBorders>
              <w:right w:val="single" w:sz="4" w:space="0" w:color="auto"/>
            </w:tcBorders>
            <w:noWrap/>
            <w:hideMark/>
          </w:tcPr>
          <w:p w14:paraId="48DDEAA8" w14:textId="77777777" w:rsidR="00FF2DB5" w:rsidRPr="005D3BF8" w:rsidRDefault="00FF2DB5" w:rsidP="00DE1FB1">
            <w:pPr>
              <w:rPr>
                <w:spacing w:val="0"/>
                <w:sz w:val="22"/>
                <w:szCs w:val="22"/>
              </w:rPr>
            </w:pPr>
            <w:r w:rsidRPr="005D3BF8">
              <w:rPr>
                <w:spacing w:val="0"/>
                <w:sz w:val="22"/>
                <w:szCs w:val="22"/>
              </w:rPr>
              <w:t>9</w:t>
            </w:r>
          </w:p>
        </w:tc>
        <w:tc>
          <w:tcPr>
            <w:tcW w:w="914" w:type="dxa"/>
            <w:tcBorders>
              <w:left w:val="single" w:sz="4" w:space="0" w:color="auto"/>
            </w:tcBorders>
            <w:noWrap/>
            <w:hideMark/>
          </w:tcPr>
          <w:p w14:paraId="048015C3"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40CF8E71"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5984C28" w14:textId="77777777" w:rsidR="00FF2DB5" w:rsidRPr="005D3BF8" w:rsidRDefault="00FF2DB5" w:rsidP="00DE1FB1">
            <w:pPr>
              <w:rPr>
                <w:spacing w:val="0"/>
                <w:sz w:val="22"/>
                <w:szCs w:val="22"/>
              </w:rPr>
            </w:pPr>
            <w:r w:rsidRPr="005D3BF8">
              <w:rPr>
                <w:spacing w:val="0"/>
                <w:sz w:val="22"/>
                <w:szCs w:val="22"/>
              </w:rPr>
              <w:t>5</w:t>
            </w:r>
          </w:p>
        </w:tc>
      </w:tr>
      <w:tr w:rsidR="001A01FB" w:rsidRPr="005130CA" w14:paraId="022232CA" w14:textId="77777777" w:rsidTr="00A735E2">
        <w:trPr>
          <w:trHeight w:val="290"/>
        </w:trPr>
        <w:tc>
          <w:tcPr>
            <w:tcW w:w="3927" w:type="dxa"/>
            <w:tcBorders>
              <w:left w:val="single" w:sz="4" w:space="0" w:color="auto"/>
            </w:tcBorders>
            <w:noWrap/>
            <w:hideMark/>
          </w:tcPr>
          <w:p w14:paraId="59AEE36F" w14:textId="285EF49B"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Sphaeroderus stenostomus</w:t>
            </w:r>
          </w:p>
        </w:tc>
        <w:tc>
          <w:tcPr>
            <w:tcW w:w="766" w:type="dxa"/>
            <w:tcBorders>
              <w:right w:val="single" w:sz="4" w:space="0" w:color="auto"/>
            </w:tcBorders>
          </w:tcPr>
          <w:p w14:paraId="3AA9FDC7" w14:textId="30A5F06F" w:rsidR="00FF2DB5" w:rsidRPr="005D3BF8" w:rsidRDefault="00FF2DB5" w:rsidP="00DE1FB1">
            <w:pPr>
              <w:rPr>
                <w:spacing w:val="0"/>
                <w:sz w:val="22"/>
                <w:szCs w:val="22"/>
              </w:rPr>
            </w:pPr>
            <w:r w:rsidRPr="005D3BF8">
              <w:rPr>
                <w:spacing w:val="0"/>
                <w:sz w:val="22"/>
                <w:szCs w:val="22"/>
              </w:rPr>
              <w:t>Sp.st</w:t>
            </w:r>
          </w:p>
        </w:tc>
        <w:tc>
          <w:tcPr>
            <w:tcW w:w="690" w:type="dxa"/>
            <w:tcBorders>
              <w:left w:val="single" w:sz="4" w:space="0" w:color="auto"/>
            </w:tcBorders>
            <w:noWrap/>
            <w:hideMark/>
          </w:tcPr>
          <w:p w14:paraId="25581076" w14:textId="3F5ADD36" w:rsidR="00FF2DB5" w:rsidRPr="005D3BF8" w:rsidRDefault="00FF2DB5" w:rsidP="00DE1FB1">
            <w:pPr>
              <w:rPr>
                <w:spacing w:val="0"/>
                <w:sz w:val="22"/>
                <w:szCs w:val="22"/>
              </w:rPr>
            </w:pPr>
            <w:r w:rsidRPr="005D3BF8">
              <w:rPr>
                <w:spacing w:val="0"/>
                <w:sz w:val="22"/>
                <w:szCs w:val="22"/>
              </w:rPr>
              <w:t>21</w:t>
            </w:r>
          </w:p>
        </w:tc>
        <w:tc>
          <w:tcPr>
            <w:tcW w:w="709" w:type="dxa"/>
            <w:noWrap/>
            <w:hideMark/>
          </w:tcPr>
          <w:p w14:paraId="3E7C515D" w14:textId="77777777" w:rsidR="00FF2DB5" w:rsidRPr="005D3BF8" w:rsidRDefault="00FF2DB5" w:rsidP="00DE1FB1">
            <w:pPr>
              <w:rPr>
                <w:spacing w:val="0"/>
                <w:sz w:val="22"/>
                <w:szCs w:val="22"/>
              </w:rPr>
            </w:pPr>
            <w:r w:rsidRPr="005D3BF8">
              <w:rPr>
                <w:spacing w:val="0"/>
                <w:sz w:val="22"/>
                <w:szCs w:val="22"/>
              </w:rPr>
              <w:t>9</w:t>
            </w:r>
          </w:p>
        </w:tc>
        <w:tc>
          <w:tcPr>
            <w:tcW w:w="1037" w:type="dxa"/>
            <w:tcBorders>
              <w:right w:val="single" w:sz="4" w:space="0" w:color="auto"/>
            </w:tcBorders>
            <w:noWrap/>
            <w:hideMark/>
          </w:tcPr>
          <w:p w14:paraId="424A361A" w14:textId="77777777" w:rsidR="00FF2DB5" w:rsidRPr="005D3BF8" w:rsidRDefault="00FF2DB5" w:rsidP="00DE1FB1">
            <w:pPr>
              <w:rPr>
                <w:spacing w:val="0"/>
                <w:sz w:val="22"/>
                <w:szCs w:val="22"/>
              </w:rPr>
            </w:pPr>
            <w:r w:rsidRPr="005D3BF8">
              <w:rPr>
                <w:spacing w:val="0"/>
                <w:sz w:val="22"/>
                <w:szCs w:val="22"/>
              </w:rPr>
              <w:t>46</w:t>
            </w:r>
          </w:p>
        </w:tc>
        <w:tc>
          <w:tcPr>
            <w:tcW w:w="914" w:type="dxa"/>
            <w:tcBorders>
              <w:left w:val="single" w:sz="4" w:space="0" w:color="auto"/>
            </w:tcBorders>
            <w:noWrap/>
            <w:hideMark/>
          </w:tcPr>
          <w:p w14:paraId="340A4AB4" w14:textId="77777777" w:rsidR="00FF2DB5" w:rsidRPr="005D3BF8" w:rsidRDefault="00FF2DB5" w:rsidP="00DE1FB1">
            <w:pPr>
              <w:rPr>
                <w:spacing w:val="0"/>
                <w:sz w:val="22"/>
                <w:szCs w:val="22"/>
              </w:rPr>
            </w:pPr>
            <w:r w:rsidRPr="005D3BF8">
              <w:rPr>
                <w:spacing w:val="0"/>
                <w:sz w:val="22"/>
                <w:szCs w:val="22"/>
              </w:rPr>
              <w:t>35</w:t>
            </w:r>
          </w:p>
        </w:tc>
        <w:tc>
          <w:tcPr>
            <w:tcW w:w="751" w:type="dxa"/>
            <w:noWrap/>
            <w:hideMark/>
          </w:tcPr>
          <w:p w14:paraId="09E0AB45" w14:textId="77777777" w:rsidR="00FF2DB5" w:rsidRPr="005D3BF8" w:rsidRDefault="00FF2DB5" w:rsidP="00DE1FB1">
            <w:pPr>
              <w:rPr>
                <w:spacing w:val="0"/>
                <w:sz w:val="22"/>
                <w:szCs w:val="22"/>
              </w:rPr>
            </w:pPr>
            <w:r w:rsidRPr="005D3BF8">
              <w:rPr>
                <w:spacing w:val="0"/>
                <w:sz w:val="22"/>
                <w:szCs w:val="22"/>
              </w:rPr>
              <w:t>14</w:t>
            </w:r>
          </w:p>
        </w:tc>
        <w:tc>
          <w:tcPr>
            <w:tcW w:w="679" w:type="dxa"/>
            <w:tcBorders>
              <w:right w:val="single" w:sz="4" w:space="0" w:color="auto"/>
            </w:tcBorders>
            <w:noWrap/>
            <w:hideMark/>
          </w:tcPr>
          <w:p w14:paraId="0B171B4F" w14:textId="77777777" w:rsidR="00FF2DB5" w:rsidRPr="005D3BF8" w:rsidRDefault="00FF2DB5" w:rsidP="00DE1FB1">
            <w:pPr>
              <w:rPr>
                <w:spacing w:val="0"/>
                <w:sz w:val="22"/>
                <w:szCs w:val="22"/>
              </w:rPr>
            </w:pPr>
            <w:r w:rsidRPr="005D3BF8">
              <w:rPr>
                <w:spacing w:val="0"/>
                <w:sz w:val="22"/>
                <w:szCs w:val="22"/>
              </w:rPr>
              <w:t>33</w:t>
            </w:r>
          </w:p>
        </w:tc>
      </w:tr>
      <w:tr w:rsidR="001A01FB" w:rsidRPr="005130CA" w14:paraId="3B358D3F" w14:textId="77777777" w:rsidTr="00A735E2">
        <w:trPr>
          <w:trHeight w:val="290"/>
        </w:trPr>
        <w:tc>
          <w:tcPr>
            <w:tcW w:w="3927" w:type="dxa"/>
            <w:tcBorders>
              <w:left w:val="single" w:sz="4" w:space="0" w:color="auto"/>
            </w:tcBorders>
            <w:noWrap/>
            <w:hideMark/>
          </w:tcPr>
          <w:p w14:paraId="75031CC9" w14:textId="5DDA95D4"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Scaphinotus viduus </w:t>
            </w:r>
            <w:r w:rsidR="00FF2DB5" w:rsidRPr="005D3BF8">
              <w:rPr>
                <w:spacing w:val="0"/>
                <w:sz w:val="22"/>
                <w:szCs w:val="22"/>
              </w:rPr>
              <w:t xml:space="preserve"> (Dejean)</w:t>
            </w:r>
          </w:p>
        </w:tc>
        <w:tc>
          <w:tcPr>
            <w:tcW w:w="766" w:type="dxa"/>
            <w:tcBorders>
              <w:right w:val="single" w:sz="4" w:space="0" w:color="auto"/>
            </w:tcBorders>
          </w:tcPr>
          <w:p w14:paraId="64C83AE2" w14:textId="6905A80A" w:rsidR="00FF2DB5" w:rsidRPr="005D3BF8" w:rsidRDefault="00FF2DB5" w:rsidP="00DE1FB1">
            <w:pPr>
              <w:rPr>
                <w:spacing w:val="0"/>
                <w:sz w:val="22"/>
                <w:szCs w:val="22"/>
              </w:rPr>
            </w:pPr>
            <w:r w:rsidRPr="005D3BF8">
              <w:rPr>
                <w:spacing w:val="0"/>
                <w:sz w:val="22"/>
                <w:szCs w:val="22"/>
              </w:rPr>
              <w:t>Sc.vi</w:t>
            </w:r>
          </w:p>
        </w:tc>
        <w:tc>
          <w:tcPr>
            <w:tcW w:w="690" w:type="dxa"/>
            <w:tcBorders>
              <w:left w:val="single" w:sz="4" w:space="0" w:color="auto"/>
            </w:tcBorders>
            <w:noWrap/>
            <w:hideMark/>
          </w:tcPr>
          <w:p w14:paraId="13744E13" w14:textId="69853BC6"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FE3ED77"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1619E1C6"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79F7200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8938D40"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6F9E7D6E"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02B96DFC" w14:textId="77777777" w:rsidTr="00A735E2">
        <w:trPr>
          <w:trHeight w:val="290"/>
        </w:trPr>
        <w:tc>
          <w:tcPr>
            <w:tcW w:w="3927" w:type="dxa"/>
            <w:tcBorders>
              <w:left w:val="single" w:sz="4" w:space="0" w:color="auto"/>
            </w:tcBorders>
            <w:noWrap/>
            <w:hideMark/>
          </w:tcPr>
          <w:p w14:paraId="10788CF2" w14:textId="25B2D6B6"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Scaphinotus imperfectus </w:t>
            </w:r>
            <w:r w:rsidR="00FF2DB5" w:rsidRPr="005D3BF8">
              <w:rPr>
                <w:spacing w:val="0"/>
                <w:sz w:val="22"/>
                <w:szCs w:val="22"/>
              </w:rPr>
              <w:t>(Horn)</w:t>
            </w:r>
          </w:p>
        </w:tc>
        <w:tc>
          <w:tcPr>
            <w:tcW w:w="766" w:type="dxa"/>
            <w:tcBorders>
              <w:right w:val="single" w:sz="4" w:space="0" w:color="auto"/>
            </w:tcBorders>
          </w:tcPr>
          <w:p w14:paraId="42259A23" w14:textId="190C800C" w:rsidR="00FF2DB5" w:rsidRPr="005D3BF8" w:rsidRDefault="00FF2DB5" w:rsidP="00DE1FB1">
            <w:pPr>
              <w:rPr>
                <w:spacing w:val="0"/>
                <w:sz w:val="22"/>
                <w:szCs w:val="22"/>
              </w:rPr>
            </w:pPr>
            <w:r w:rsidRPr="005D3BF8">
              <w:rPr>
                <w:spacing w:val="0"/>
                <w:sz w:val="22"/>
                <w:szCs w:val="22"/>
              </w:rPr>
              <w:t>Sc.im</w:t>
            </w:r>
          </w:p>
        </w:tc>
        <w:tc>
          <w:tcPr>
            <w:tcW w:w="690" w:type="dxa"/>
            <w:tcBorders>
              <w:left w:val="single" w:sz="4" w:space="0" w:color="auto"/>
            </w:tcBorders>
            <w:noWrap/>
            <w:hideMark/>
          </w:tcPr>
          <w:p w14:paraId="7BC3D855" w14:textId="3E1EA365"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34F2C77"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F69A72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33F29F1"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2938A5B2"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D395868"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1BE0CE96" w14:textId="77777777" w:rsidTr="00A735E2">
        <w:trPr>
          <w:trHeight w:val="290"/>
        </w:trPr>
        <w:tc>
          <w:tcPr>
            <w:tcW w:w="3927" w:type="dxa"/>
            <w:tcBorders>
              <w:left w:val="single" w:sz="4" w:space="0" w:color="auto"/>
            </w:tcBorders>
            <w:noWrap/>
            <w:hideMark/>
          </w:tcPr>
          <w:p w14:paraId="1EBD1126" w14:textId="520E69A9" w:rsidR="00FF2DB5" w:rsidRPr="005D3BF8" w:rsidRDefault="005D3BF8" w:rsidP="00DE1FB1">
            <w:pPr>
              <w:rPr>
                <w:spacing w:val="0"/>
                <w:sz w:val="22"/>
                <w:szCs w:val="22"/>
              </w:rPr>
            </w:pPr>
            <w:r>
              <w:rPr>
                <w:spacing w:val="0"/>
                <w:sz w:val="22"/>
                <w:szCs w:val="22"/>
              </w:rPr>
              <w:t>Carabini</w:t>
            </w:r>
          </w:p>
        </w:tc>
        <w:tc>
          <w:tcPr>
            <w:tcW w:w="766" w:type="dxa"/>
            <w:tcBorders>
              <w:right w:val="single" w:sz="4" w:space="0" w:color="auto"/>
            </w:tcBorders>
          </w:tcPr>
          <w:p w14:paraId="30F366DD"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647A5EA" w14:textId="2FD71E6B" w:rsidR="00FF2DB5" w:rsidRPr="005D3BF8" w:rsidRDefault="00FF2DB5" w:rsidP="00DE1FB1">
            <w:pPr>
              <w:rPr>
                <w:spacing w:val="0"/>
                <w:sz w:val="22"/>
                <w:szCs w:val="22"/>
              </w:rPr>
            </w:pPr>
          </w:p>
        </w:tc>
        <w:tc>
          <w:tcPr>
            <w:tcW w:w="709" w:type="dxa"/>
            <w:noWrap/>
            <w:hideMark/>
          </w:tcPr>
          <w:p w14:paraId="15B4DAF3"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5640670E"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7FBE6890" w14:textId="77777777" w:rsidR="00FF2DB5" w:rsidRPr="005D3BF8" w:rsidRDefault="00FF2DB5" w:rsidP="00DE1FB1">
            <w:pPr>
              <w:rPr>
                <w:spacing w:val="0"/>
                <w:sz w:val="22"/>
                <w:szCs w:val="22"/>
              </w:rPr>
            </w:pPr>
          </w:p>
        </w:tc>
        <w:tc>
          <w:tcPr>
            <w:tcW w:w="751" w:type="dxa"/>
            <w:noWrap/>
            <w:hideMark/>
          </w:tcPr>
          <w:p w14:paraId="46BE4C68"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0D86016F" w14:textId="77777777" w:rsidR="00FF2DB5" w:rsidRPr="005D3BF8" w:rsidRDefault="00FF2DB5" w:rsidP="00DE1FB1">
            <w:pPr>
              <w:rPr>
                <w:spacing w:val="0"/>
                <w:sz w:val="22"/>
                <w:szCs w:val="22"/>
              </w:rPr>
            </w:pPr>
          </w:p>
        </w:tc>
      </w:tr>
      <w:tr w:rsidR="001A01FB" w:rsidRPr="005130CA" w14:paraId="1ED62B43" w14:textId="77777777" w:rsidTr="00A735E2">
        <w:trPr>
          <w:trHeight w:val="290"/>
        </w:trPr>
        <w:tc>
          <w:tcPr>
            <w:tcW w:w="3927" w:type="dxa"/>
            <w:tcBorders>
              <w:left w:val="single" w:sz="4" w:space="0" w:color="auto"/>
            </w:tcBorders>
            <w:noWrap/>
            <w:hideMark/>
          </w:tcPr>
          <w:p w14:paraId="1A621222" w14:textId="2D42DADF"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Carabus goryi </w:t>
            </w:r>
            <w:r w:rsidR="00FF2DB5" w:rsidRPr="005D3BF8">
              <w:rPr>
                <w:spacing w:val="0"/>
                <w:sz w:val="22"/>
                <w:szCs w:val="22"/>
              </w:rPr>
              <w:t>Dejean</w:t>
            </w:r>
          </w:p>
        </w:tc>
        <w:tc>
          <w:tcPr>
            <w:tcW w:w="766" w:type="dxa"/>
            <w:tcBorders>
              <w:right w:val="single" w:sz="4" w:space="0" w:color="auto"/>
            </w:tcBorders>
          </w:tcPr>
          <w:p w14:paraId="6C8B7A97" w14:textId="0F98FBDE" w:rsidR="00FF2DB5" w:rsidRPr="005D3BF8" w:rsidRDefault="00FF2DB5" w:rsidP="00DE1FB1">
            <w:pPr>
              <w:rPr>
                <w:spacing w:val="0"/>
                <w:sz w:val="22"/>
                <w:szCs w:val="22"/>
              </w:rPr>
            </w:pPr>
            <w:r w:rsidRPr="005D3BF8">
              <w:rPr>
                <w:spacing w:val="0"/>
                <w:sz w:val="22"/>
                <w:szCs w:val="22"/>
              </w:rPr>
              <w:t>Ca.go</w:t>
            </w:r>
          </w:p>
        </w:tc>
        <w:tc>
          <w:tcPr>
            <w:tcW w:w="690" w:type="dxa"/>
            <w:tcBorders>
              <w:left w:val="single" w:sz="4" w:space="0" w:color="auto"/>
            </w:tcBorders>
            <w:noWrap/>
            <w:hideMark/>
          </w:tcPr>
          <w:p w14:paraId="3F5E5A53" w14:textId="1CD15654" w:rsidR="00FF2DB5" w:rsidRPr="005D3BF8" w:rsidRDefault="00FF2DB5" w:rsidP="00DE1FB1">
            <w:pPr>
              <w:rPr>
                <w:spacing w:val="0"/>
                <w:sz w:val="22"/>
                <w:szCs w:val="22"/>
              </w:rPr>
            </w:pPr>
            <w:r w:rsidRPr="005D3BF8">
              <w:rPr>
                <w:spacing w:val="0"/>
                <w:sz w:val="22"/>
                <w:szCs w:val="22"/>
              </w:rPr>
              <w:t>11</w:t>
            </w:r>
          </w:p>
        </w:tc>
        <w:tc>
          <w:tcPr>
            <w:tcW w:w="709" w:type="dxa"/>
            <w:noWrap/>
            <w:hideMark/>
          </w:tcPr>
          <w:p w14:paraId="21BBEFEE" w14:textId="77777777" w:rsidR="00FF2DB5" w:rsidRPr="005D3BF8" w:rsidRDefault="00FF2DB5" w:rsidP="00DE1FB1">
            <w:pPr>
              <w:rPr>
                <w:spacing w:val="0"/>
                <w:sz w:val="22"/>
                <w:szCs w:val="22"/>
              </w:rPr>
            </w:pPr>
            <w:r w:rsidRPr="005D3BF8">
              <w:rPr>
                <w:spacing w:val="0"/>
                <w:sz w:val="22"/>
                <w:szCs w:val="22"/>
              </w:rPr>
              <w:t>4</w:t>
            </w:r>
          </w:p>
        </w:tc>
        <w:tc>
          <w:tcPr>
            <w:tcW w:w="1037" w:type="dxa"/>
            <w:tcBorders>
              <w:right w:val="single" w:sz="4" w:space="0" w:color="auto"/>
            </w:tcBorders>
            <w:noWrap/>
            <w:hideMark/>
          </w:tcPr>
          <w:p w14:paraId="41F045C4" w14:textId="77777777" w:rsidR="00FF2DB5" w:rsidRPr="005D3BF8" w:rsidRDefault="00FF2DB5" w:rsidP="00DE1FB1">
            <w:pPr>
              <w:rPr>
                <w:spacing w:val="0"/>
                <w:sz w:val="22"/>
                <w:szCs w:val="22"/>
              </w:rPr>
            </w:pPr>
            <w:r w:rsidRPr="005D3BF8">
              <w:rPr>
                <w:spacing w:val="0"/>
                <w:sz w:val="22"/>
                <w:szCs w:val="22"/>
              </w:rPr>
              <w:t>51</w:t>
            </w:r>
          </w:p>
        </w:tc>
        <w:tc>
          <w:tcPr>
            <w:tcW w:w="914" w:type="dxa"/>
            <w:tcBorders>
              <w:left w:val="single" w:sz="4" w:space="0" w:color="auto"/>
            </w:tcBorders>
            <w:noWrap/>
            <w:hideMark/>
          </w:tcPr>
          <w:p w14:paraId="39B154E8" w14:textId="77777777" w:rsidR="00FF2DB5" w:rsidRPr="005D3BF8" w:rsidRDefault="00FF2DB5" w:rsidP="00DE1FB1">
            <w:pPr>
              <w:rPr>
                <w:spacing w:val="0"/>
                <w:sz w:val="22"/>
                <w:szCs w:val="22"/>
              </w:rPr>
            </w:pPr>
            <w:r w:rsidRPr="005D3BF8">
              <w:rPr>
                <w:spacing w:val="0"/>
                <w:sz w:val="22"/>
                <w:szCs w:val="22"/>
              </w:rPr>
              <w:t>5</w:t>
            </w:r>
          </w:p>
        </w:tc>
        <w:tc>
          <w:tcPr>
            <w:tcW w:w="751" w:type="dxa"/>
            <w:noWrap/>
            <w:hideMark/>
          </w:tcPr>
          <w:p w14:paraId="631326EA" w14:textId="77777777" w:rsidR="00FF2DB5" w:rsidRPr="005D3BF8" w:rsidRDefault="00FF2DB5" w:rsidP="00DE1FB1">
            <w:pPr>
              <w:rPr>
                <w:spacing w:val="0"/>
                <w:sz w:val="22"/>
                <w:szCs w:val="22"/>
              </w:rPr>
            </w:pPr>
            <w:r w:rsidRPr="005D3BF8">
              <w:rPr>
                <w:spacing w:val="0"/>
                <w:sz w:val="22"/>
                <w:szCs w:val="22"/>
              </w:rPr>
              <w:t>4</w:t>
            </w:r>
          </w:p>
        </w:tc>
        <w:tc>
          <w:tcPr>
            <w:tcW w:w="679" w:type="dxa"/>
            <w:tcBorders>
              <w:right w:val="single" w:sz="4" w:space="0" w:color="auto"/>
            </w:tcBorders>
            <w:noWrap/>
            <w:hideMark/>
          </w:tcPr>
          <w:p w14:paraId="70C8C8A7" w14:textId="77777777" w:rsidR="00FF2DB5" w:rsidRPr="005D3BF8" w:rsidRDefault="00FF2DB5" w:rsidP="00DE1FB1">
            <w:pPr>
              <w:rPr>
                <w:spacing w:val="0"/>
                <w:sz w:val="22"/>
                <w:szCs w:val="22"/>
              </w:rPr>
            </w:pPr>
            <w:r w:rsidRPr="005D3BF8">
              <w:rPr>
                <w:spacing w:val="0"/>
                <w:sz w:val="22"/>
                <w:szCs w:val="22"/>
              </w:rPr>
              <w:t>24</w:t>
            </w:r>
          </w:p>
        </w:tc>
      </w:tr>
      <w:tr w:rsidR="001A01FB" w:rsidRPr="005130CA" w14:paraId="5204A822" w14:textId="77777777" w:rsidTr="00A735E2">
        <w:trPr>
          <w:trHeight w:val="290"/>
        </w:trPr>
        <w:tc>
          <w:tcPr>
            <w:tcW w:w="3927" w:type="dxa"/>
            <w:tcBorders>
              <w:left w:val="single" w:sz="4" w:space="0" w:color="auto"/>
            </w:tcBorders>
            <w:noWrap/>
            <w:hideMark/>
          </w:tcPr>
          <w:p w14:paraId="19465A7F" w14:textId="72B9841E" w:rsidR="00FF2DB5" w:rsidRPr="005D3BF8" w:rsidRDefault="00DE1FB1" w:rsidP="00DE1FB1">
            <w:pPr>
              <w:rPr>
                <w:spacing w:val="0"/>
                <w:sz w:val="22"/>
                <w:szCs w:val="22"/>
              </w:rPr>
            </w:pPr>
            <w:r>
              <w:rPr>
                <w:spacing w:val="0"/>
                <w:sz w:val="22"/>
                <w:szCs w:val="22"/>
              </w:rPr>
              <w:t>Pterostichini</w:t>
            </w:r>
          </w:p>
        </w:tc>
        <w:tc>
          <w:tcPr>
            <w:tcW w:w="766" w:type="dxa"/>
            <w:tcBorders>
              <w:right w:val="single" w:sz="4" w:space="0" w:color="auto"/>
            </w:tcBorders>
          </w:tcPr>
          <w:p w14:paraId="42239811"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3B0A739B" w14:textId="2705E4A7" w:rsidR="00FF2DB5" w:rsidRPr="005D3BF8" w:rsidRDefault="00FF2DB5" w:rsidP="00DE1FB1">
            <w:pPr>
              <w:rPr>
                <w:spacing w:val="0"/>
                <w:sz w:val="22"/>
                <w:szCs w:val="22"/>
              </w:rPr>
            </w:pPr>
          </w:p>
        </w:tc>
        <w:tc>
          <w:tcPr>
            <w:tcW w:w="709" w:type="dxa"/>
            <w:noWrap/>
            <w:hideMark/>
          </w:tcPr>
          <w:p w14:paraId="1B01E75D"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33159D66"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5F4417E3" w14:textId="77777777" w:rsidR="00FF2DB5" w:rsidRPr="005D3BF8" w:rsidRDefault="00FF2DB5" w:rsidP="00DE1FB1">
            <w:pPr>
              <w:rPr>
                <w:spacing w:val="0"/>
                <w:sz w:val="22"/>
                <w:szCs w:val="22"/>
              </w:rPr>
            </w:pPr>
          </w:p>
        </w:tc>
        <w:tc>
          <w:tcPr>
            <w:tcW w:w="751" w:type="dxa"/>
            <w:noWrap/>
            <w:hideMark/>
          </w:tcPr>
          <w:p w14:paraId="52554464"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2C2DA3DE" w14:textId="77777777" w:rsidR="00FF2DB5" w:rsidRPr="005D3BF8" w:rsidRDefault="00FF2DB5" w:rsidP="00DE1FB1">
            <w:pPr>
              <w:rPr>
                <w:spacing w:val="0"/>
                <w:sz w:val="22"/>
                <w:szCs w:val="22"/>
              </w:rPr>
            </w:pPr>
          </w:p>
        </w:tc>
      </w:tr>
      <w:tr w:rsidR="001A01FB" w:rsidRPr="005130CA" w14:paraId="0EBE50AB" w14:textId="77777777" w:rsidTr="00A735E2">
        <w:trPr>
          <w:trHeight w:val="290"/>
        </w:trPr>
        <w:tc>
          <w:tcPr>
            <w:tcW w:w="3927" w:type="dxa"/>
            <w:tcBorders>
              <w:left w:val="single" w:sz="4" w:space="0" w:color="auto"/>
            </w:tcBorders>
            <w:noWrap/>
            <w:hideMark/>
          </w:tcPr>
          <w:p w14:paraId="17B2FBFE" w14:textId="78D36E02"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Lophoglossus scrutator </w:t>
            </w:r>
            <w:r w:rsidR="00FF2DB5" w:rsidRPr="005D3BF8">
              <w:rPr>
                <w:spacing w:val="0"/>
                <w:sz w:val="22"/>
                <w:szCs w:val="22"/>
              </w:rPr>
              <w:t>(LeConte)</w:t>
            </w:r>
          </w:p>
        </w:tc>
        <w:tc>
          <w:tcPr>
            <w:tcW w:w="766" w:type="dxa"/>
            <w:tcBorders>
              <w:right w:val="single" w:sz="4" w:space="0" w:color="auto"/>
            </w:tcBorders>
          </w:tcPr>
          <w:p w14:paraId="5C95F75F" w14:textId="7B032D44" w:rsidR="00FF2DB5" w:rsidRPr="005D3BF8" w:rsidRDefault="00FF2DB5" w:rsidP="00DE1FB1">
            <w:pPr>
              <w:rPr>
                <w:spacing w:val="0"/>
                <w:sz w:val="22"/>
                <w:szCs w:val="22"/>
              </w:rPr>
            </w:pPr>
            <w:r w:rsidRPr="005D3BF8">
              <w:rPr>
                <w:spacing w:val="0"/>
                <w:sz w:val="22"/>
                <w:szCs w:val="22"/>
              </w:rPr>
              <w:t>Lo.sc</w:t>
            </w:r>
          </w:p>
        </w:tc>
        <w:tc>
          <w:tcPr>
            <w:tcW w:w="690" w:type="dxa"/>
            <w:tcBorders>
              <w:left w:val="single" w:sz="4" w:space="0" w:color="auto"/>
            </w:tcBorders>
            <w:noWrap/>
            <w:hideMark/>
          </w:tcPr>
          <w:p w14:paraId="4879F85E" w14:textId="52B78B8F"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0A3A17BA"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71ACEB6C"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1D0789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05ADD634"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8FF2A9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72EF13EC" w14:textId="77777777" w:rsidTr="00A735E2">
        <w:trPr>
          <w:trHeight w:val="290"/>
        </w:trPr>
        <w:tc>
          <w:tcPr>
            <w:tcW w:w="3927" w:type="dxa"/>
            <w:tcBorders>
              <w:left w:val="single" w:sz="4" w:space="0" w:color="auto"/>
            </w:tcBorders>
            <w:noWrap/>
            <w:hideMark/>
          </w:tcPr>
          <w:p w14:paraId="36297954" w14:textId="62302A20"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mutus </w:t>
            </w:r>
            <w:r w:rsidR="00FF2DB5" w:rsidRPr="005D3BF8">
              <w:rPr>
                <w:spacing w:val="0"/>
                <w:sz w:val="22"/>
                <w:szCs w:val="22"/>
              </w:rPr>
              <w:t>(Say)</w:t>
            </w:r>
          </w:p>
        </w:tc>
        <w:tc>
          <w:tcPr>
            <w:tcW w:w="766" w:type="dxa"/>
            <w:tcBorders>
              <w:right w:val="single" w:sz="4" w:space="0" w:color="auto"/>
            </w:tcBorders>
          </w:tcPr>
          <w:p w14:paraId="50DEB4E4" w14:textId="43EC7DB1" w:rsidR="00FF2DB5" w:rsidRPr="005D3BF8" w:rsidRDefault="00FF2DB5" w:rsidP="00DE1FB1">
            <w:pPr>
              <w:rPr>
                <w:spacing w:val="0"/>
                <w:sz w:val="22"/>
                <w:szCs w:val="22"/>
              </w:rPr>
            </w:pPr>
            <w:r w:rsidRPr="005D3BF8">
              <w:rPr>
                <w:spacing w:val="0"/>
                <w:sz w:val="22"/>
                <w:szCs w:val="22"/>
              </w:rPr>
              <w:t>Pt.mu</w:t>
            </w:r>
          </w:p>
        </w:tc>
        <w:tc>
          <w:tcPr>
            <w:tcW w:w="690" w:type="dxa"/>
            <w:tcBorders>
              <w:left w:val="single" w:sz="4" w:space="0" w:color="auto"/>
            </w:tcBorders>
            <w:noWrap/>
            <w:hideMark/>
          </w:tcPr>
          <w:p w14:paraId="702050BF" w14:textId="29B3A857"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2C6A94C"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3A599077"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908067D"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63EDBA68"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2150F2F"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1A882347" w14:textId="77777777" w:rsidTr="00A735E2">
        <w:trPr>
          <w:trHeight w:val="290"/>
        </w:trPr>
        <w:tc>
          <w:tcPr>
            <w:tcW w:w="3927" w:type="dxa"/>
            <w:tcBorders>
              <w:left w:val="single" w:sz="4" w:space="0" w:color="auto"/>
            </w:tcBorders>
            <w:noWrap/>
            <w:hideMark/>
          </w:tcPr>
          <w:p w14:paraId="58DC308E" w14:textId="6CCD00F0"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Pterostichus corvinus</w:t>
            </w:r>
            <w:r w:rsidR="00FF2DB5" w:rsidRPr="005D3BF8">
              <w:rPr>
                <w:spacing w:val="0"/>
                <w:sz w:val="22"/>
                <w:szCs w:val="22"/>
              </w:rPr>
              <w:t xml:space="preserve"> (Dejean)</w:t>
            </w:r>
          </w:p>
        </w:tc>
        <w:tc>
          <w:tcPr>
            <w:tcW w:w="766" w:type="dxa"/>
            <w:tcBorders>
              <w:right w:val="single" w:sz="4" w:space="0" w:color="auto"/>
            </w:tcBorders>
          </w:tcPr>
          <w:p w14:paraId="4ED1F9B9" w14:textId="629ED008" w:rsidR="00FF2DB5" w:rsidRPr="005D3BF8" w:rsidRDefault="00FF2DB5" w:rsidP="00DE1FB1">
            <w:pPr>
              <w:rPr>
                <w:spacing w:val="0"/>
                <w:sz w:val="22"/>
                <w:szCs w:val="22"/>
              </w:rPr>
            </w:pPr>
            <w:r w:rsidRPr="005D3BF8">
              <w:rPr>
                <w:spacing w:val="0"/>
                <w:sz w:val="22"/>
                <w:szCs w:val="22"/>
              </w:rPr>
              <w:t>Pt.co</w:t>
            </w:r>
          </w:p>
        </w:tc>
        <w:tc>
          <w:tcPr>
            <w:tcW w:w="690" w:type="dxa"/>
            <w:tcBorders>
              <w:left w:val="single" w:sz="4" w:space="0" w:color="auto"/>
            </w:tcBorders>
            <w:noWrap/>
            <w:hideMark/>
          </w:tcPr>
          <w:p w14:paraId="123FA01D" w14:textId="34323CD4"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2DEE3AEC" w14:textId="77777777" w:rsidR="00FF2DB5" w:rsidRPr="005D3BF8" w:rsidRDefault="00FF2DB5" w:rsidP="00DE1FB1">
            <w:pPr>
              <w:rPr>
                <w:spacing w:val="0"/>
                <w:sz w:val="22"/>
                <w:szCs w:val="22"/>
              </w:rPr>
            </w:pPr>
            <w:r w:rsidRPr="005D3BF8">
              <w:rPr>
                <w:spacing w:val="0"/>
                <w:sz w:val="22"/>
                <w:szCs w:val="22"/>
              </w:rPr>
              <w:t>5</w:t>
            </w:r>
          </w:p>
        </w:tc>
        <w:tc>
          <w:tcPr>
            <w:tcW w:w="1037" w:type="dxa"/>
            <w:tcBorders>
              <w:right w:val="single" w:sz="4" w:space="0" w:color="auto"/>
            </w:tcBorders>
            <w:noWrap/>
            <w:hideMark/>
          </w:tcPr>
          <w:p w14:paraId="27574707"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5A4CA27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901C802"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6462DC93"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6A44B6AE" w14:textId="77777777" w:rsidTr="00A735E2">
        <w:trPr>
          <w:trHeight w:val="290"/>
        </w:trPr>
        <w:tc>
          <w:tcPr>
            <w:tcW w:w="3927" w:type="dxa"/>
            <w:tcBorders>
              <w:left w:val="single" w:sz="4" w:space="0" w:color="auto"/>
            </w:tcBorders>
            <w:noWrap/>
            <w:hideMark/>
          </w:tcPr>
          <w:p w14:paraId="73BE2259" w14:textId="0FA9E5EF"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sayanus </w:t>
            </w:r>
            <w:r w:rsidR="00FF2DB5" w:rsidRPr="005D3BF8">
              <w:rPr>
                <w:spacing w:val="0"/>
                <w:sz w:val="22"/>
                <w:szCs w:val="22"/>
              </w:rPr>
              <w:t>Csiki</w:t>
            </w:r>
          </w:p>
        </w:tc>
        <w:tc>
          <w:tcPr>
            <w:tcW w:w="766" w:type="dxa"/>
            <w:tcBorders>
              <w:right w:val="single" w:sz="4" w:space="0" w:color="auto"/>
            </w:tcBorders>
          </w:tcPr>
          <w:p w14:paraId="05970F36" w14:textId="019FAFDB" w:rsidR="00FF2DB5" w:rsidRPr="005D3BF8" w:rsidRDefault="00FF2DB5" w:rsidP="00DE1FB1">
            <w:pPr>
              <w:rPr>
                <w:spacing w:val="0"/>
                <w:sz w:val="22"/>
                <w:szCs w:val="22"/>
              </w:rPr>
            </w:pPr>
            <w:r w:rsidRPr="005D3BF8">
              <w:rPr>
                <w:spacing w:val="0"/>
                <w:sz w:val="22"/>
                <w:szCs w:val="22"/>
              </w:rPr>
              <w:t>Pt.sa</w:t>
            </w:r>
          </w:p>
        </w:tc>
        <w:tc>
          <w:tcPr>
            <w:tcW w:w="690" w:type="dxa"/>
            <w:tcBorders>
              <w:left w:val="single" w:sz="4" w:space="0" w:color="auto"/>
            </w:tcBorders>
            <w:noWrap/>
            <w:hideMark/>
          </w:tcPr>
          <w:p w14:paraId="60389C14" w14:textId="504CFB0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6C88CE5"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06D22109"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64A02DA"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205C41F5"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0E5B28E7"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29E35C00" w14:textId="77777777" w:rsidTr="00A735E2">
        <w:trPr>
          <w:trHeight w:val="290"/>
        </w:trPr>
        <w:tc>
          <w:tcPr>
            <w:tcW w:w="3927" w:type="dxa"/>
            <w:tcBorders>
              <w:left w:val="single" w:sz="4" w:space="0" w:color="auto"/>
            </w:tcBorders>
            <w:noWrap/>
            <w:hideMark/>
          </w:tcPr>
          <w:p w14:paraId="6921336F" w14:textId="03E6C749"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Pterostichus coracinus</w:t>
            </w:r>
            <w:r w:rsidR="00FF2DB5" w:rsidRPr="005D3BF8">
              <w:rPr>
                <w:spacing w:val="0"/>
                <w:sz w:val="22"/>
                <w:szCs w:val="22"/>
              </w:rPr>
              <w:t xml:space="preserve"> (Newman)</w:t>
            </w:r>
          </w:p>
        </w:tc>
        <w:tc>
          <w:tcPr>
            <w:tcW w:w="766" w:type="dxa"/>
            <w:tcBorders>
              <w:right w:val="single" w:sz="4" w:space="0" w:color="auto"/>
            </w:tcBorders>
          </w:tcPr>
          <w:p w14:paraId="6E0EBB02" w14:textId="662A1C14" w:rsidR="00FF2DB5" w:rsidRPr="005D3BF8" w:rsidRDefault="00FF2DB5" w:rsidP="00DE1FB1">
            <w:pPr>
              <w:rPr>
                <w:spacing w:val="0"/>
                <w:sz w:val="22"/>
                <w:szCs w:val="22"/>
              </w:rPr>
            </w:pPr>
            <w:r w:rsidRPr="005D3BF8">
              <w:rPr>
                <w:spacing w:val="0"/>
                <w:sz w:val="22"/>
                <w:szCs w:val="22"/>
              </w:rPr>
              <w:t>Pt.co</w:t>
            </w:r>
          </w:p>
        </w:tc>
        <w:tc>
          <w:tcPr>
            <w:tcW w:w="690" w:type="dxa"/>
            <w:tcBorders>
              <w:left w:val="single" w:sz="4" w:space="0" w:color="auto"/>
            </w:tcBorders>
            <w:noWrap/>
            <w:hideMark/>
          </w:tcPr>
          <w:p w14:paraId="39BF1DB0" w14:textId="70E695B9" w:rsidR="00FF2DB5" w:rsidRPr="005D3BF8" w:rsidRDefault="00FF2DB5" w:rsidP="00DE1FB1">
            <w:pPr>
              <w:rPr>
                <w:spacing w:val="0"/>
                <w:sz w:val="22"/>
                <w:szCs w:val="22"/>
              </w:rPr>
            </w:pPr>
            <w:r w:rsidRPr="005D3BF8">
              <w:rPr>
                <w:spacing w:val="0"/>
                <w:sz w:val="22"/>
                <w:szCs w:val="22"/>
              </w:rPr>
              <w:t>5</w:t>
            </w:r>
          </w:p>
        </w:tc>
        <w:tc>
          <w:tcPr>
            <w:tcW w:w="709" w:type="dxa"/>
            <w:noWrap/>
            <w:hideMark/>
          </w:tcPr>
          <w:p w14:paraId="73E2C625" w14:textId="77777777" w:rsidR="00FF2DB5" w:rsidRPr="005D3BF8" w:rsidRDefault="00FF2DB5" w:rsidP="00DE1FB1">
            <w:pPr>
              <w:rPr>
                <w:spacing w:val="0"/>
                <w:sz w:val="22"/>
                <w:szCs w:val="22"/>
              </w:rPr>
            </w:pPr>
            <w:r w:rsidRPr="005D3BF8">
              <w:rPr>
                <w:spacing w:val="0"/>
                <w:sz w:val="22"/>
                <w:szCs w:val="22"/>
              </w:rPr>
              <w:t>3</w:t>
            </w:r>
          </w:p>
        </w:tc>
        <w:tc>
          <w:tcPr>
            <w:tcW w:w="1037" w:type="dxa"/>
            <w:tcBorders>
              <w:right w:val="single" w:sz="4" w:space="0" w:color="auto"/>
            </w:tcBorders>
            <w:noWrap/>
            <w:hideMark/>
          </w:tcPr>
          <w:p w14:paraId="5DD87825" w14:textId="77777777" w:rsidR="00FF2DB5" w:rsidRPr="005D3BF8" w:rsidRDefault="00FF2DB5" w:rsidP="00DE1FB1">
            <w:pPr>
              <w:rPr>
                <w:spacing w:val="0"/>
                <w:sz w:val="22"/>
                <w:szCs w:val="22"/>
              </w:rPr>
            </w:pPr>
            <w:r w:rsidRPr="005D3BF8">
              <w:rPr>
                <w:spacing w:val="0"/>
                <w:sz w:val="22"/>
                <w:szCs w:val="22"/>
              </w:rPr>
              <w:t>20</w:t>
            </w:r>
          </w:p>
        </w:tc>
        <w:tc>
          <w:tcPr>
            <w:tcW w:w="914" w:type="dxa"/>
            <w:tcBorders>
              <w:left w:val="single" w:sz="4" w:space="0" w:color="auto"/>
            </w:tcBorders>
            <w:noWrap/>
            <w:hideMark/>
          </w:tcPr>
          <w:p w14:paraId="54860346"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4387A7C" w14:textId="77777777" w:rsidR="00FF2DB5" w:rsidRPr="005D3BF8" w:rsidRDefault="00FF2DB5" w:rsidP="00DE1FB1">
            <w:pPr>
              <w:rPr>
                <w:spacing w:val="0"/>
                <w:sz w:val="22"/>
                <w:szCs w:val="22"/>
              </w:rPr>
            </w:pPr>
            <w:r w:rsidRPr="005D3BF8">
              <w:rPr>
                <w:spacing w:val="0"/>
                <w:sz w:val="22"/>
                <w:szCs w:val="22"/>
              </w:rPr>
              <w:t>5</w:t>
            </w:r>
          </w:p>
        </w:tc>
        <w:tc>
          <w:tcPr>
            <w:tcW w:w="679" w:type="dxa"/>
            <w:tcBorders>
              <w:right w:val="single" w:sz="4" w:space="0" w:color="auto"/>
            </w:tcBorders>
            <w:noWrap/>
            <w:hideMark/>
          </w:tcPr>
          <w:p w14:paraId="75BFA9A8" w14:textId="77777777" w:rsidR="00FF2DB5" w:rsidRPr="005D3BF8" w:rsidRDefault="00FF2DB5" w:rsidP="00DE1FB1">
            <w:pPr>
              <w:rPr>
                <w:spacing w:val="0"/>
                <w:sz w:val="22"/>
                <w:szCs w:val="22"/>
              </w:rPr>
            </w:pPr>
            <w:r w:rsidRPr="005D3BF8">
              <w:rPr>
                <w:spacing w:val="0"/>
                <w:sz w:val="22"/>
                <w:szCs w:val="22"/>
              </w:rPr>
              <w:t>8</w:t>
            </w:r>
          </w:p>
        </w:tc>
      </w:tr>
      <w:tr w:rsidR="001A01FB" w:rsidRPr="005130CA" w14:paraId="5EFC64CE" w14:textId="77777777" w:rsidTr="00A735E2">
        <w:trPr>
          <w:trHeight w:val="290"/>
        </w:trPr>
        <w:tc>
          <w:tcPr>
            <w:tcW w:w="3927" w:type="dxa"/>
            <w:tcBorders>
              <w:left w:val="single" w:sz="4" w:space="0" w:color="auto"/>
            </w:tcBorders>
            <w:noWrap/>
            <w:hideMark/>
          </w:tcPr>
          <w:p w14:paraId="124D392E" w14:textId="4777FD9B"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melanarius </w:t>
            </w:r>
            <w:r w:rsidR="00FF2DB5" w:rsidRPr="005D3BF8">
              <w:rPr>
                <w:spacing w:val="0"/>
                <w:sz w:val="22"/>
                <w:szCs w:val="22"/>
              </w:rPr>
              <w:t>(Illiger)</w:t>
            </w:r>
          </w:p>
        </w:tc>
        <w:tc>
          <w:tcPr>
            <w:tcW w:w="766" w:type="dxa"/>
            <w:tcBorders>
              <w:right w:val="single" w:sz="4" w:space="0" w:color="auto"/>
            </w:tcBorders>
          </w:tcPr>
          <w:p w14:paraId="7E0E96B2" w14:textId="78841BF5" w:rsidR="00FF2DB5" w:rsidRPr="005D3BF8" w:rsidRDefault="00FF2DB5" w:rsidP="00DE1FB1">
            <w:pPr>
              <w:rPr>
                <w:spacing w:val="0"/>
                <w:sz w:val="22"/>
                <w:szCs w:val="22"/>
              </w:rPr>
            </w:pPr>
            <w:r w:rsidRPr="005D3BF8">
              <w:rPr>
                <w:spacing w:val="0"/>
                <w:sz w:val="22"/>
                <w:szCs w:val="22"/>
              </w:rPr>
              <w:t>Pt.me</w:t>
            </w:r>
          </w:p>
        </w:tc>
        <w:tc>
          <w:tcPr>
            <w:tcW w:w="690" w:type="dxa"/>
            <w:tcBorders>
              <w:left w:val="single" w:sz="4" w:space="0" w:color="auto"/>
            </w:tcBorders>
            <w:noWrap/>
            <w:hideMark/>
          </w:tcPr>
          <w:p w14:paraId="379750A2" w14:textId="52CF4BF7"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42FD3629"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07139E89"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6B5A6DE"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51CF55DC"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1A1DB024"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634922EE" w14:textId="77777777" w:rsidTr="00A735E2">
        <w:trPr>
          <w:trHeight w:val="290"/>
        </w:trPr>
        <w:tc>
          <w:tcPr>
            <w:tcW w:w="3927" w:type="dxa"/>
            <w:tcBorders>
              <w:left w:val="single" w:sz="4" w:space="0" w:color="auto"/>
            </w:tcBorders>
            <w:noWrap/>
            <w:hideMark/>
          </w:tcPr>
          <w:p w14:paraId="13B41A77" w14:textId="61490517"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Pterostichus lachrymosus</w:t>
            </w:r>
            <w:r w:rsidR="00FF2DB5" w:rsidRPr="005D3BF8">
              <w:rPr>
                <w:spacing w:val="0"/>
                <w:sz w:val="22"/>
                <w:szCs w:val="22"/>
              </w:rPr>
              <w:t xml:space="preserve"> (Newman)</w:t>
            </w:r>
          </w:p>
        </w:tc>
        <w:tc>
          <w:tcPr>
            <w:tcW w:w="766" w:type="dxa"/>
            <w:tcBorders>
              <w:right w:val="single" w:sz="4" w:space="0" w:color="auto"/>
            </w:tcBorders>
          </w:tcPr>
          <w:p w14:paraId="10576728" w14:textId="7F31727F" w:rsidR="00FF2DB5" w:rsidRPr="005D3BF8" w:rsidRDefault="00FF2DB5" w:rsidP="00DE1FB1">
            <w:pPr>
              <w:rPr>
                <w:spacing w:val="0"/>
                <w:sz w:val="22"/>
                <w:szCs w:val="22"/>
              </w:rPr>
            </w:pPr>
            <w:r w:rsidRPr="005D3BF8">
              <w:rPr>
                <w:spacing w:val="0"/>
                <w:sz w:val="22"/>
                <w:szCs w:val="22"/>
              </w:rPr>
              <w:t>Pt.la</w:t>
            </w:r>
          </w:p>
        </w:tc>
        <w:tc>
          <w:tcPr>
            <w:tcW w:w="690" w:type="dxa"/>
            <w:tcBorders>
              <w:left w:val="single" w:sz="4" w:space="0" w:color="auto"/>
            </w:tcBorders>
            <w:noWrap/>
            <w:hideMark/>
          </w:tcPr>
          <w:p w14:paraId="7F6802B8" w14:textId="3A05E29A" w:rsidR="00FF2DB5" w:rsidRPr="005D3BF8" w:rsidRDefault="00FF2DB5" w:rsidP="00DE1FB1">
            <w:pPr>
              <w:rPr>
                <w:spacing w:val="0"/>
                <w:sz w:val="22"/>
                <w:szCs w:val="22"/>
              </w:rPr>
            </w:pPr>
            <w:r w:rsidRPr="005D3BF8">
              <w:rPr>
                <w:spacing w:val="0"/>
                <w:sz w:val="22"/>
                <w:szCs w:val="22"/>
              </w:rPr>
              <w:t>12</w:t>
            </w:r>
          </w:p>
        </w:tc>
        <w:tc>
          <w:tcPr>
            <w:tcW w:w="709" w:type="dxa"/>
            <w:noWrap/>
            <w:hideMark/>
          </w:tcPr>
          <w:p w14:paraId="543D5596"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5009485D" w14:textId="77777777" w:rsidR="00FF2DB5" w:rsidRPr="005D3BF8" w:rsidRDefault="00FF2DB5" w:rsidP="00DE1FB1">
            <w:pPr>
              <w:rPr>
                <w:spacing w:val="0"/>
                <w:sz w:val="22"/>
                <w:szCs w:val="22"/>
              </w:rPr>
            </w:pPr>
            <w:r w:rsidRPr="005D3BF8">
              <w:rPr>
                <w:spacing w:val="0"/>
                <w:sz w:val="22"/>
                <w:szCs w:val="22"/>
              </w:rPr>
              <w:t>13</w:t>
            </w:r>
          </w:p>
        </w:tc>
        <w:tc>
          <w:tcPr>
            <w:tcW w:w="914" w:type="dxa"/>
            <w:tcBorders>
              <w:left w:val="single" w:sz="4" w:space="0" w:color="auto"/>
            </w:tcBorders>
            <w:noWrap/>
            <w:hideMark/>
          </w:tcPr>
          <w:p w14:paraId="0F29EEB5" w14:textId="77777777" w:rsidR="00FF2DB5" w:rsidRPr="005D3BF8" w:rsidRDefault="00FF2DB5" w:rsidP="00DE1FB1">
            <w:pPr>
              <w:rPr>
                <w:spacing w:val="0"/>
                <w:sz w:val="22"/>
                <w:szCs w:val="22"/>
              </w:rPr>
            </w:pPr>
            <w:r w:rsidRPr="005D3BF8">
              <w:rPr>
                <w:spacing w:val="0"/>
                <w:sz w:val="22"/>
                <w:szCs w:val="22"/>
              </w:rPr>
              <w:t>16</w:t>
            </w:r>
          </w:p>
        </w:tc>
        <w:tc>
          <w:tcPr>
            <w:tcW w:w="751" w:type="dxa"/>
            <w:noWrap/>
            <w:hideMark/>
          </w:tcPr>
          <w:p w14:paraId="56B73DD7" w14:textId="77777777" w:rsidR="00FF2DB5" w:rsidRPr="005D3BF8" w:rsidRDefault="00FF2DB5" w:rsidP="00DE1FB1">
            <w:pPr>
              <w:rPr>
                <w:spacing w:val="0"/>
                <w:sz w:val="22"/>
                <w:szCs w:val="22"/>
              </w:rPr>
            </w:pPr>
            <w:r w:rsidRPr="005D3BF8">
              <w:rPr>
                <w:spacing w:val="0"/>
                <w:sz w:val="22"/>
                <w:szCs w:val="22"/>
              </w:rPr>
              <w:t>8</w:t>
            </w:r>
          </w:p>
        </w:tc>
        <w:tc>
          <w:tcPr>
            <w:tcW w:w="679" w:type="dxa"/>
            <w:tcBorders>
              <w:right w:val="single" w:sz="4" w:space="0" w:color="auto"/>
            </w:tcBorders>
            <w:noWrap/>
            <w:hideMark/>
          </w:tcPr>
          <w:p w14:paraId="4ECC41C3" w14:textId="77777777" w:rsidR="00FF2DB5" w:rsidRPr="005D3BF8" w:rsidRDefault="00FF2DB5" w:rsidP="00DE1FB1">
            <w:pPr>
              <w:rPr>
                <w:spacing w:val="0"/>
                <w:sz w:val="22"/>
                <w:szCs w:val="22"/>
              </w:rPr>
            </w:pPr>
            <w:r w:rsidRPr="005D3BF8">
              <w:rPr>
                <w:spacing w:val="0"/>
                <w:sz w:val="22"/>
                <w:szCs w:val="22"/>
              </w:rPr>
              <w:t>21</w:t>
            </w:r>
          </w:p>
        </w:tc>
      </w:tr>
      <w:tr w:rsidR="001A01FB" w:rsidRPr="005130CA" w14:paraId="528DCEF2" w14:textId="77777777" w:rsidTr="00A735E2">
        <w:trPr>
          <w:trHeight w:val="290"/>
        </w:trPr>
        <w:tc>
          <w:tcPr>
            <w:tcW w:w="3927" w:type="dxa"/>
            <w:tcBorders>
              <w:left w:val="single" w:sz="4" w:space="0" w:color="auto"/>
            </w:tcBorders>
            <w:noWrap/>
            <w:hideMark/>
          </w:tcPr>
          <w:p w14:paraId="07CDF4C8" w14:textId="49551EC5"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stygicus </w:t>
            </w:r>
            <w:r w:rsidR="00FF2DB5" w:rsidRPr="005D3BF8">
              <w:rPr>
                <w:spacing w:val="0"/>
                <w:sz w:val="22"/>
                <w:szCs w:val="22"/>
              </w:rPr>
              <w:t>(Say)</w:t>
            </w:r>
          </w:p>
        </w:tc>
        <w:tc>
          <w:tcPr>
            <w:tcW w:w="766" w:type="dxa"/>
            <w:tcBorders>
              <w:right w:val="single" w:sz="4" w:space="0" w:color="auto"/>
            </w:tcBorders>
          </w:tcPr>
          <w:p w14:paraId="21DEDB2B" w14:textId="270272F1" w:rsidR="00FF2DB5" w:rsidRPr="005D3BF8" w:rsidRDefault="00FF2DB5" w:rsidP="00DE1FB1">
            <w:pPr>
              <w:rPr>
                <w:spacing w:val="0"/>
                <w:sz w:val="22"/>
                <w:szCs w:val="22"/>
              </w:rPr>
            </w:pPr>
            <w:r w:rsidRPr="005D3BF8">
              <w:rPr>
                <w:spacing w:val="0"/>
                <w:sz w:val="22"/>
                <w:szCs w:val="22"/>
              </w:rPr>
              <w:t>Pt.st</w:t>
            </w:r>
          </w:p>
        </w:tc>
        <w:tc>
          <w:tcPr>
            <w:tcW w:w="690" w:type="dxa"/>
            <w:tcBorders>
              <w:left w:val="single" w:sz="4" w:space="0" w:color="auto"/>
            </w:tcBorders>
            <w:noWrap/>
            <w:hideMark/>
          </w:tcPr>
          <w:p w14:paraId="03345ADA" w14:textId="402D5228"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0A8E0789" w14:textId="77777777" w:rsidR="00FF2DB5" w:rsidRPr="005D3BF8" w:rsidRDefault="00FF2DB5" w:rsidP="00DE1FB1">
            <w:pPr>
              <w:rPr>
                <w:spacing w:val="0"/>
                <w:sz w:val="22"/>
                <w:szCs w:val="22"/>
              </w:rPr>
            </w:pPr>
            <w:r w:rsidRPr="005D3BF8">
              <w:rPr>
                <w:spacing w:val="0"/>
                <w:sz w:val="22"/>
                <w:szCs w:val="22"/>
              </w:rPr>
              <w:t>60</w:t>
            </w:r>
          </w:p>
        </w:tc>
        <w:tc>
          <w:tcPr>
            <w:tcW w:w="1037" w:type="dxa"/>
            <w:tcBorders>
              <w:right w:val="single" w:sz="4" w:space="0" w:color="auto"/>
            </w:tcBorders>
            <w:noWrap/>
            <w:hideMark/>
          </w:tcPr>
          <w:p w14:paraId="05C3B7F1" w14:textId="77777777" w:rsidR="00FF2DB5" w:rsidRPr="005D3BF8" w:rsidRDefault="00FF2DB5" w:rsidP="00DE1FB1">
            <w:pPr>
              <w:rPr>
                <w:spacing w:val="0"/>
                <w:sz w:val="22"/>
                <w:szCs w:val="22"/>
              </w:rPr>
            </w:pPr>
            <w:r w:rsidRPr="005D3BF8">
              <w:rPr>
                <w:spacing w:val="0"/>
                <w:sz w:val="22"/>
                <w:szCs w:val="22"/>
              </w:rPr>
              <w:t>2</w:t>
            </w:r>
          </w:p>
        </w:tc>
        <w:tc>
          <w:tcPr>
            <w:tcW w:w="914" w:type="dxa"/>
            <w:tcBorders>
              <w:left w:val="single" w:sz="4" w:space="0" w:color="auto"/>
            </w:tcBorders>
            <w:noWrap/>
            <w:hideMark/>
          </w:tcPr>
          <w:p w14:paraId="40744041" w14:textId="77777777" w:rsidR="00FF2DB5" w:rsidRPr="005D3BF8" w:rsidRDefault="00FF2DB5" w:rsidP="00DE1FB1">
            <w:pPr>
              <w:rPr>
                <w:spacing w:val="0"/>
                <w:sz w:val="22"/>
                <w:szCs w:val="22"/>
              </w:rPr>
            </w:pPr>
            <w:r w:rsidRPr="005D3BF8">
              <w:rPr>
                <w:spacing w:val="0"/>
                <w:sz w:val="22"/>
                <w:szCs w:val="22"/>
              </w:rPr>
              <w:t>4</w:t>
            </w:r>
          </w:p>
        </w:tc>
        <w:tc>
          <w:tcPr>
            <w:tcW w:w="751" w:type="dxa"/>
            <w:noWrap/>
            <w:hideMark/>
          </w:tcPr>
          <w:p w14:paraId="46D1D289" w14:textId="77777777" w:rsidR="00FF2DB5" w:rsidRPr="005D3BF8" w:rsidRDefault="00FF2DB5" w:rsidP="00DE1FB1">
            <w:pPr>
              <w:rPr>
                <w:spacing w:val="0"/>
                <w:sz w:val="22"/>
                <w:szCs w:val="22"/>
              </w:rPr>
            </w:pPr>
            <w:r w:rsidRPr="005D3BF8">
              <w:rPr>
                <w:spacing w:val="0"/>
                <w:sz w:val="22"/>
                <w:szCs w:val="22"/>
              </w:rPr>
              <w:t>57</w:t>
            </w:r>
          </w:p>
        </w:tc>
        <w:tc>
          <w:tcPr>
            <w:tcW w:w="679" w:type="dxa"/>
            <w:tcBorders>
              <w:right w:val="single" w:sz="4" w:space="0" w:color="auto"/>
            </w:tcBorders>
            <w:noWrap/>
            <w:hideMark/>
          </w:tcPr>
          <w:p w14:paraId="7A86AB4E" w14:textId="77777777" w:rsidR="00FF2DB5" w:rsidRPr="005D3BF8" w:rsidRDefault="00FF2DB5" w:rsidP="00DE1FB1">
            <w:pPr>
              <w:rPr>
                <w:spacing w:val="0"/>
                <w:sz w:val="22"/>
                <w:szCs w:val="22"/>
              </w:rPr>
            </w:pPr>
            <w:r w:rsidRPr="005D3BF8">
              <w:rPr>
                <w:spacing w:val="0"/>
                <w:sz w:val="22"/>
                <w:szCs w:val="22"/>
              </w:rPr>
              <w:t>9</w:t>
            </w:r>
          </w:p>
        </w:tc>
      </w:tr>
      <w:tr w:rsidR="001A01FB" w:rsidRPr="005130CA" w14:paraId="17ADC895" w14:textId="77777777" w:rsidTr="00A735E2">
        <w:trPr>
          <w:trHeight w:val="290"/>
        </w:trPr>
        <w:tc>
          <w:tcPr>
            <w:tcW w:w="3927" w:type="dxa"/>
            <w:tcBorders>
              <w:left w:val="single" w:sz="4" w:space="0" w:color="auto"/>
            </w:tcBorders>
            <w:noWrap/>
            <w:hideMark/>
          </w:tcPr>
          <w:p w14:paraId="2548F494" w14:textId="618A361E"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hamiltoni </w:t>
            </w:r>
            <w:r w:rsidR="00FF2DB5" w:rsidRPr="005D3BF8">
              <w:rPr>
                <w:spacing w:val="0"/>
                <w:sz w:val="22"/>
                <w:szCs w:val="22"/>
              </w:rPr>
              <w:t>Horn</w:t>
            </w:r>
          </w:p>
        </w:tc>
        <w:tc>
          <w:tcPr>
            <w:tcW w:w="766" w:type="dxa"/>
            <w:tcBorders>
              <w:right w:val="single" w:sz="4" w:space="0" w:color="auto"/>
            </w:tcBorders>
          </w:tcPr>
          <w:p w14:paraId="54C6F020" w14:textId="24004452" w:rsidR="00FF2DB5" w:rsidRPr="005D3BF8" w:rsidRDefault="00FF2DB5" w:rsidP="00DE1FB1">
            <w:pPr>
              <w:rPr>
                <w:spacing w:val="0"/>
                <w:sz w:val="22"/>
                <w:szCs w:val="22"/>
              </w:rPr>
            </w:pPr>
            <w:r w:rsidRPr="005D3BF8">
              <w:rPr>
                <w:spacing w:val="0"/>
                <w:sz w:val="22"/>
                <w:szCs w:val="22"/>
              </w:rPr>
              <w:t>Pt.ha</w:t>
            </w:r>
          </w:p>
        </w:tc>
        <w:tc>
          <w:tcPr>
            <w:tcW w:w="690" w:type="dxa"/>
            <w:tcBorders>
              <w:left w:val="single" w:sz="4" w:space="0" w:color="auto"/>
            </w:tcBorders>
            <w:noWrap/>
            <w:hideMark/>
          </w:tcPr>
          <w:p w14:paraId="7ADBA35C" w14:textId="43210F46"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5716F935"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763389A"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47F3753"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F7A3AA7"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4F28E7C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7255D96B" w14:textId="77777777" w:rsidTr="00A735E2">
        <w:trPr>
          <w:trHeight w:val="290"/>
        </w:trPr>
        <w:tc>
          <w:tcPr>
            <w:tcW w:w="3927" w:type="dxa"/>
            <w:tcBorders>
              <w:left w:val="single" w:sz="4" w:space="0" w:color="auto"/>
            </w:tcBorders>
            <w:noWrap/>
            <w:hideMark/>
          </w:tcPr>
          <w:p w14:paraId="00F4BB4C" w14:textId="0E4B12D7"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moestus </w:t>
            </w:r>
            <w:r w:rsidR="00FF2DB5" w:rsidRPr="005D3BF8">
              <w:rPr>
                <w:spacing w:val="0"/>
                <w:sz w:val="22"/>
                <w:szCs w:val="22"/>
              </w:rPr>
              <w:t>(Say)</w:t>
            </w:r>
          </w:p>
        </w:tc>
        <w:tc>
          <w:tcPr>
            <w:tcW w:w="766" w:type="dxa"/>
            <w:tcBorders>
              <w:right w:val="single" w:sz="4" w:space="0" w:color="auto"/>
            </w:tcBorders>
          </w:tcPr>
          <w:p w14:paraId="085F6937" w14:textId="3949BD2E" w:rsidR="00FF2DB5" w:rsidRPr="005D3BF8" w:rsidRDefault="00FF2DB5" w:rsidP="00DE1FB1">
            <w:pPr>
              <w:rPr>
                <w:spacing w:val="0"/>
                <w:sz w:val="22"/>
                <w:szCs w:val="22"/>
              </w:rPr>
            </w:pPr>
            <w:r w:rsidRPr="005D3BF8">
              <w:rPr>
                <w:spacing w:val="0"/>
                <w:sz w:val="22"/>
                <w:szCs w:val="22"/>
              </w:rPr>
              <w:t>Pt.mo</w:t>
            </w:r>
          </w:p>
        </w:tc>
        <w:tc>
          <w:tcPr>
            <w:tcW w:w="690" w:type="dxa"/>
            <w:tcBorders>
              <w:left w:val="single" w:sz="4" w:space="0" w:color="auto"/>
            </w:tcBorders>
            <w:noWrap/>
            <w:hideMark/>
          </w:tcPr>
          <w:p w14:paraId="47C20ACE" w14:textId="44388033" w:rsidR="00FF2DB5" w:rsidRPr="005D3BF8" w:rsidRDefault="00FF2DB5" w:rsidP="00DE1FB1">
            <w:pPr>
              <w:rPr>
                <w:spacing w:val="0"/>
                <w:sz w:val="22"/>
                <w:szCs w:val="22"/>
              </w:rPr>
            </w:pPr>
            <w:r w:rsidRPr="005D3BF8">
              <w:rPr>
                <w:spacing w:val="0"/>
                <w:sz w:val="22"/>
                <w:szCs w:val="22"/>
              </w:rPr>
              <w:t>16</w:t>
            </w:r>
          </w:p>
        </w:tc>
        <w:tc>
          <w:tcPr>
            <w:tcW w:w="709" w:type="dxa"/>
            <w:noWrap/>
            <w:hideMark/>
          </w:tcPr>
          <w:p w14:paraId="7A256384" w14:textId="77777777" w:rsidR="00FF2DB5" w:rsidRPr="005D3BF8" w:rsidRDefault="00FF2DB5" w:rsidP="00DE1FB1">
            <w:pPr>
              <w:rPr>
                <w:spacing w:val="0"/>
                <w:sz w:val="22"/>
                <w:szCs w:val="22"/>
              </w:rPr>
            </w:pPr>
            <w:r w:rsidRPr="005D3BF8">
              <w:rPr>
                <w:spacing w:val="0"/>
                <w:sz w:val="22"/>
                <w:szCs w:val="22"/>
              </w:rPr>
              <w:t>107</w:t>
            </w:r>
          </w:p>
        </w:tc>
        <w:tc>
          <w:tcPr>
            <w:tcW w:w="1037" w:type="dxa"/>
            <w:tcBorders>
              <w:right w:val="single" w:sz="4" w:space="0" w:color="auto"/>
            </w:tcBorders>
            <w:noWrap/>
            <w:hideMark/>
          </w:tcPr>
          <w:p w14:paraId="0767ACBA" w14:textId="77777777" w:rsidR="00FF2DB5" w:rsidRPr="005D3BF8" w:rsidRDefault="00FF2DB5" w:rsidP="00DE1FB1">
            <w:pPr>
              <w:rPr>
                <w:spacing w:val="0"/>
                <w:sz w:val="22"/>
                <w:szCs w:val="22"/>
              </w:rPr>
            </w:pPr>
            <w:r w:rsidRPr="005D3BF8">
              <w:rPr>
                <w:spacing w:val="0"/>
                <w:sz w:val="22"/>
                <w:szCs w:val="22"/>
              </w:rPr>
              <w:t>62</w:t>
            </w:r>
          </w:p>
        </w:tc>
        <w:tc>
          <w:tcPr>
            <w:tcW w:w="914" w:type="dxa"/>
            <w:tcBorders>
              <w:left w:val="single" w:sz="4" w:space="0" w:color="auto"/>
            </w:tcBorders>
            <w:noWrap/>
            <w:hideMark/>
          </w:tcPr>
          <w:p w14:paraId="2F5A1318" w14:textId="77777777" w:rsidR="00FF2DB5" w:rsidRPr="005D3BF8" w:rsidRDefault="00FF2DB5" w:rsidP="00DE1FB1">
            <w:pPr>
              <w:rPr>
                <w:spacing w:val="0"/>
                <w:sz w:val="22"/>
                <w:szCs w:val="22"/>
              </w:rPr>
            </w:pPr>
            <w:r w:rsidRPr="005D3BF8">
              <w:rPr>
                <w:spacing w:val="0"/>
                <w:sz w:val="22"/>
                <w:szCs w:val="22"/>
              </w:rPr>
              <w:t>18</w:t>
            </w:r>
          </w:p>
        </w:tc>
        <w:tc>
          <w:tcPr>
            <w:tcW w:w="751" w:type="dxa"/>
            <w:noWrap/>
            <w:hideMark/>
          </w:tcPr>
          <w:p w14:paraId="2D9B4A0D" w14:textId="77777777" w:rsidR="00FF2DB5" w:rsidRPr="005D3BF8" w:rsidRDefault="00FF2DB5" w:rsidP="00DE1FB1">
            <w:pPr>
              <w:rPr>
                <w:spacing w:val="0"/>
                <w:sz w:val="22"/>
                <w:szCs w:val="22"/>
              </w:rPr>
            </w:pPr>
            <w:r w:rsidRPr="005D3BF8">
              <w:rPr>
                <w:spacing w:val="0"/>
                <w:sz w:val="22"/>
                <w:szCs w:val="22"/>
              </w:rPr>
              <w:t>7</w:t>
            </w:r>
          </w:p>
        </w:tc>
        <w:tc>
          <w:tcPr>
            <w:tcW w:w="679" w:type="dxa"/>
            <w:tcBorders>
              <w:right w:val="single" w:sz="4" w:space="0" w:color="auto"/>
            </w:tcBorders>
            <w:noWrap/>
            <w:hideMark/>
          </w:tcPr>
          <w:p w14:paraId="39748F64" w14:textId="77777777" w:rsidR="00FF2DB5" w:rsidRPr="005D3BF8" w:rsidRDefault="00FF2DB5" w:rsidP="00DE1FB1">
            <w:pPr>
              <w:rPr>
                <w:spacing w:val="0"/>
                <w:sz w:val="22"/>
                <w:szCs w:val="22"/>
              </w:rPr>
            </w:pPr>
            <w:r w:rsidRPr="005D3BF8">
              <w:rPr>
                <w:spacing w:val="0"/>
                <w:sz w:val="22"/>
                <w:szCs w:val="22"/>
              </w:rPr>
              <w:t>22</w:t>
            </w:r>
          </w:p>
        </w:tc>
      </w:tr>
      <w:tr w:rsidR="001A01FB" w:rsidRPr="005130CA" w14:paraId="71BE0411" w14:textId="77777777" w:rsidTr="00A735E2">
        <w:trPr>
          <w:trHeight w:val="290"/>
        </w:trPr>
        <w:tc>
          <w:tcPr>
            <w:tcW w:w="3927" w:type="dxa"/>
            <w:tcBorders>
              <w:left w:val="single" w:sz="4" w:space="0" w:color="auto"/>
            </w:tcBorders>
            <w:noWrap/>
            <w:hideMark/>
          </w:tcPr>
          <w:p w14:paraId="6282D00F" w14:textId="711E71D5"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Pterostichus diligendus</w:t>
            </w:r>
            <w:r w:rsidR="00FF2DB5" w:rsidRPr="005D3BF8">
              <w:rPr>
                <w:spacing w:val="0"/>
                <w:sz w:val="22"/>
                <w:szCs w:val="22"/>
              </w:rPr>
              <w:t xml:space="preserve"> (Chaudoir)</w:t>
            </w:r>
          </w:p>
        </w:tc>
        <w:tc>
          <w:tcPr>
            <w:tcW w:w="766" w:type="dxa"/>
            <w:tcBorders>
              <w:right w:val="single" w:sz="4" w:space="0" w:color="auto"/>
            </w:tcBorders>
          </w:tcPr>
          <w:p w14:paraId="3A8B0EFC" w14:textId="5CEB5AD0" w:rsidR="00FF2DB5" w:rsidRPr="005D3BF8" w:rsidRDefault="00FF2DB5" w:rsidP="00DE1FB1">
            <w:pPr>
              <w:rPr>
                <w:spacing w:val="0"/>
                <w:sz w:val="22"/>
                <w:szCs w:val="22"/>
              </w:rPr>
            </w:pPr>
            <w:r w:rsidRPr="005D3BF8">
              <w:rPr>
                <w:spacing w:val="0"/>
                <w:sz w:val="22"/>
                <w:szCs w:val="22"/>
              </w:rPr>
              <w:t>Pt.di</w:t>
            </w:r>
          </w:p>
        </w:tc>
        <w:tc>
          <w:tcPr>
            <w:tcW w:w="690" w:type="dxa"/>
            <w:tcBorders>
              <w:left w:val="single" w:sz="4" w:space="0" w:color="auto"/>
            </w:tcBorders>
            <w:noWrap/>
            <w:hideMark/>
          </w:tcPr>
          <w:p w14:paraId="4F74C8C2" w14:textId="25CB4F3C"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4E46973D"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0524D40F"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70E7EF34"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0CD0A118"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AC0CB4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6F9CC81" w14:textId="77777777" w:rsidTr="00A735E2">
        <w:trPr>
          <w:trHeight w:val="290"/>
        </w:trPr>
        <w:tc>
          <w:tcPr>
            <w:tcW w:w="3927" w:type="dxa"/>
            <w:tcBorders>
              <w:left w:val="single" w:sz="4" w:space="0" w:color="auto"/>
            </w:tcBorders>
            <w:noWrap/>
            <w:hideMark/>
          </w:tcPr>
          <w:p w14:paraId="21AEFF42" w14:textId="3801ED45"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Pterostichus rostratus</w:t>
            </w:r>
            <w:r w:rsidR="00FF2DB5" w:rsidRPr="005D3BF8">
              <w:rPr>
                <w:spacing w:val="0"/>
                <w:sz w:val="22"/>
                <w:szCs w:val="22"/>
              </w:rPr>
              <w:t xml:space="preserve"> (Newman)</w:t>
            </w:r>
          </w:p>
        </w:tc>
        <w:tc>
          <w:tcPr>
            <w:tcW w:w="766" w:type="dxa"/>
            <w:tcBorders>
              <w:right w:val="single" w:sz="4" w:space="0" w:color="auto"/>
            </w:tcBorders>
          </w:tcPr>
          <w:p w14:paraId="691F2FFF" w14:textId="4C07B3E1" w:rsidR="00FF2DB5" w:rsidRPr="005D3BF8" w:rsidRDefault="00FF2DB5" w:rsidP="00DE1FB1">
            <w:pPr>
              <w:rPr>
                <w:spacing w:val="0"/>
                <w:sz w:val="22"/>
                <w:szCs w:val="22"/>
              </w:rPr>
            </w:pPr>
            <w:r w:rsidRPr="005D3BF8">
              <w:rPr>
                <w:spacing w:val="0"/>
                <w:sz w:val="22"/>
                <w:szCs w:val="22"/>
              </w:rPr>
              <w:t>Pt.ro</w:t>
            </w:r>
          </w:p>
        </w:tc>
        <w:tc>
          <w:tcPr>
            <w:tcW w:w="690" w:type="dxa"/>
            <w:tcBorders>
              <w:left w:val="single" w:sz="4" w:space="0" w:color="auto"/>
            </w:tcBorders>
            <w:noWrap/>
            <w:hideMark/>
          </w:tcPr>
          <w:p w14:paraId="51833CD9" w14:textId="0B5FF483" w:rsidR="00FF2DB5" w:rsidRPr="005D3BF8" w:rsidRDefault="00FF2DB5" w:rsidP="00DE1FB1">
            <w:pPr>
              <w:rPr>
                <w:spacing w:val="0"/>
                <w:sz w:val="22"/>
                <w:szCs w:val="22"/>
              </w:rPr>
            </w:pPr>
            <w:r w:rsidRPr="005D3BF8">
              <w:rPr>
                <w:spacing w:val="0"/>
                <w:sz w:val="22"/>
                <w:szCs w:val="22"/>
              </w:rPr>
              <w:t>9</w:t>
            </w:r>
          </w:p>
        </w:tc>
        <w:tc>
          <w:tcPr>
            <w:tcW w:w="709" w:type="dxa"/>
            <w:noWrap/>
            <w:hideMark/>
          </w:tcPr>
          <w:p w14:paraId="32C241AD" w14:textId="77777777" w:rsidR="00FF2DB5" w:rsidRPr="005D3BF8" w:rsidRDefault="00FF2DB5" w:rsidP="00DE1FB1">
            <w:pPr>
              <w:rPr>
                <w:spacing w:val="0"/>
                <w:sz w:val="22"/>
                <w:szCs w:val="22"/>
              </w:rPr>
            </w:pPr>
            <w:r w:rsidRPr="005D3BF8">
              <w:rPr>
                <w:spacing w:val="0"/>
                <w:sz w:val="22"/>
                <w:szCs w:val="22"/>
              </w:rPr>
              <w:t>11</w:t>
            </w:r>
          </w:p>
        </w:tc>
        <w:tc>
          <w:tcPr>
            <w:tcW w:w="1037" w:type="dxa"/>
            <w:tcBorders>
              <w:right w:val="single" w:sz="4" w:space="0" w:color="auto"/>
            </w:tcBorders>
            <w:noWrap/>
            <w:hideMark/>
          </w:tcPr>
          <w:p w14:paraId="615E5274" w14:textId="77777777" w:rsidR="00FF2DB5" w:rsidRPr="005D3BF8" w:rsidRDefault="00FF2DB5" w:rsidP="00DE1FB1">
            <w:pPr>
              <w:rPr>
                <w:spacing w:val="0"/>
                <w:sz w:val="22"/>
                <w:szCs w:val="22"/>
              </w:rPr>
            </w:pPr>
            <w:r w:rsidRPr="005D3BF8">
              <w:rPr>
                <w:spacing w:val="0"/>
                <w:sz w:val="22"/>
                <w:szCs w:val="22"/>
              </w:rPr>
              <w:t>16</w:t>
            </w:r>
          </w:p>
        </w:tc>
        <w:tc>
          <w:tcPr>
            <w:tcW w:w="914" w:type="dxa"/>
            <w:tcBorders>
              <w:left w:val="single" w:sz="4" w:space="0" w:color="auto"/>
            </w:tcBorders>
            <w:noWrap/>
            <w:hideMark/>
          </w:tcPr>
          <w:p w14:paraId="7A8E065A"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5969F36" w14:textId="77777777" w:rsidR="00FF2DB5" w:rsidRPr="005D3BF8" w:rsidRDefault="00FF2DB5" w:rsidP="00DE1FB1">
            <w:pPr>
              <w:rPr>
                <w:spacing w:val="0"/>
                <w:sz w:val="22"/>
                <w:szCs w:val="22"/>
              </w:rPr>
            </w:pPr>
            <w:r w:rsidRPr="005D3BF8">
              <w:rPr>
                <w:spacing w:val="0"/>
                <w:sz w:val="22"/>
                <w:szCs w:val="22"/>
              </w:rPr>
              <w:t>2</w:t>
            </w:r>
          </w:p>
        </w:tc>
        <w:tc>
          <w:tcPr>
            <w:tcW w:w="679" w:type="dxa"/>
            <w:tcBorders>
              <w:right w:val="single" w:sz="4" w:space="0" w:color="auto"/>
            </w:tcBorders>
            <w:noWrap/>
            <w:hideMark/>
          </w:tcPr>
          <w:p w14:paraId="6E669F79" w14:textId="77777777" w:rsidR="00FF2DB5" w:rsidRPr="005D3BF8" w:rsidRDefault="00FF2DB5" w:rsidP="00DE1FB1">
            <w:pPr>
              <w:rPr>
                <w:spacing w:val="0"/>
                <w:sz w:val="22"/>
                <w:szCs w:val="22"/>
              </w:rPr>
            </w:pPr>
            <w:r w:rsidRPr="005D3BF8">
              <w:rPr>
                <w:spacing w:val="0"/>
                <w:sz w:val="22"/>
                <w:szCs w:val="22"/>
              </w:rPr>
              <w:t>19</w:t>
            </w:r>
          </w:p>
        </w:tc>
      </w:tr>
      <w:tr w:rsidR="001A01FB" w:rsidRPr="005130CA" w14:paraId="55F3D7D2" w14:textId="77777777" w:rsidTr="00A735E2">
        <w:trPr>
          <w:trHeight w:val="290"/>
        </w:trPr>
        <w:tc>
          <w:tcPr>
            <w:tcW w:w="3927" w:type="dxa"/>
            <w:tcBorders>
              <w:left w:val="single" w:sz="4" w:space="0" w:color="auto"/>
            </w:tcBorders>
            <w:noWrap/>
            <w:hideMark/>
          </w:tcPr>
          <w:p w14:paraId="582730ED" w14:textId="3CF83154"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adoxus </w:t>
            </w:r>
            <w:r w:rsidR="00FF2DB5" w:rsidRPr="005D3BF8">
              <w:rPr>
                <w:spacing w:val="0"/>
                <w:sz w:val="22"/>
                <w:szCs w:val="22"/>
              </w:rPr>
              <w:t>(Say)</w:t>
            </w:r>
          </w:p>
        </w:tc>
        <w:tc>
          <w:tcPr>
            <w:tcW w:w="766" w:type="dxa"/>
            <w:tcBorders>
              <w:right w:val="single" w:sz="4" w:space="0" w:color="auto"/>
            </w:tcBorders>
          </w:tcPr>
          <w:p w14:paraId="28BA2185" w14:textId="5E8CA22B" w:rsidR="00FF2DB5" w:rsidRPr="005D3BF8" w:rsidRDefault="00FF2DB5" w:rsidP="00DE1FB1">
            <w:pPr>
              <w:rPr>
                <w:spacing w:val="0"/>
                <w:sz w:val="22"/>
                <w:szCs w:val="22"/>
              </w:rPr>
            </w:pPr>
            <w:r w:rsidRPr="005D3BF8">
              <w:rPr>
                <w:spacing w:val="0"/>
                <w:sz w:val="22"/>
                <w:szCs w:val="22"/>
              </w:rPr>
              <w:t>Pt.ad</w:t>
            </w:r>
          </w:p>
        </w:tc>
        <w:tc>
          <w:tcPr>
            <w:tcW w:w="690" w:type="dxa"/>
            <w:tcBorders>
              <w:left w:val="single" w:sz="4" w:space="0" w:color="auto"/>
            </w:tcBorders>
            <w:noWrap/>
            <w:hideMark/>
          </w:tcPr>
          <w:p w14:paraId="728CD98C" w14:textId="31310D36" w:rsidR="00FF2DB5" w:rsidRPr="005D3BF8" w:rsidRDefault="00FF2DB5" w:rsidP="00DE1FB1">
            <w:pPr>
              <w:rPr>
                <w:spacing w:val="0"/>
                <w:sz w:val="22"/>
                <w:szCs w:val="22"/>
              </w:rPr>
            </w:pPr>
            <w:r w:rsidRPr="005D3BF8">
              <w:rPr>
                <w:spacing w:val="0"/>
                <w:sz w:val="22"/>
                <w:szCs w:val="22"/>
              </w:rPr>
              <w:t>5</w:t>
            </w:r>
          </w:p>
        </w:tc>
        <w:tc>
          <w:tcPr>
            <w:tcW w:w="709" w:type="dxa"/>
            <w:noWrap/>
            <w:hideMark/>
          </w:tcPr>
          <w:p w14:paraId="2082CDD1" w14:textId="77777777" w:rsidR="00FF2DB5" w:rsidRPr="005D3BF8" w:rsidRDefault="00FF2DB5" w:rsidP="00DE1FB1">
            <w:pPr>
              <w:rPr>
                <w:spacing w:val="0"/>
                <w:sz w:val="22"/>
                <w:szCs w:val="22"/>
              </w:rPr>
            </w:pPr>
            <w:r w:rsidRPr="005D3BF8">
              <w:rPr>
                <w:spacing w:val="0"/>
                <w:sz w:val="22"/>
                <w:szCs w:val="22"/>
              </w:rPr>
              <w:t>8</w:t>
            </w:r>
          </w:p>
        </w:tc>
        <w:tc>
          <w:tcPr>
            <w:tcW w:w="1037" w:type="dxa"/>
            <w:tcBorders>
              <w:right w:val="single" w:sz="4" w:space="0" w:color="auto"/>
            </w:tcBorders>
            <w:noWrap/>
            <w:hideMark/>
          </w:tcPr>
          <w:p w14:paraId="551E8B70" w14:textId="77777777" w:rsidR="00FF2DB5" w:rsidRPr="005D3BF8" w:rsidRDefault="00FF2DB5" w:rsidP="00DE1FB1">
            <w:pPr>
              <w:rPr>
                <w:spacing w:val="0"/>
                <w:sz w:val="22"/>
                <w:szCs w:val="22"/>
              </w:rPr>
            </w:pPr>
            <w:r w:rsidRPr="005D3BF8">
              <w:rPr>
                <w:spacing w:val="0"/>
                <w:sz w:val="22"/>
                <w:szCs w:val="22"/>
              </w:rPr>
              <w:t>6</w:t>
            </w:r>
          </w:p>
        </w:tc>
        <w:tc>
          <w:tcPr>
            <w:tcW w:w="914" w:type="dxa"/>
            <w:tcBorders>
              <w:left w:val="single" w:sz="4" w:space="0" w:color="auto"/>
            </w:tcBorders>
            <w:noWrap/>
            <w:hideMark/>
          </w:tcPr>
          <w:p w14:paraId="0FD83097" w14:textId="77777777" w:rsidR="00FF2DB5" w:rsidRPr="005D3BF8" w:rsidRDefault="00FF2DB5" w:rsidP="00DE1FB1">
            <w:pPr>
              <w:rPr>
                <w:spacing w:val="0"/>
                <w:sz w:val="22"/>
                <w:szCs w:val="22"/>
              </w:rPr>
            </w:pPr>
            <w:r w:rsidRPr="005D3BF8">
              <w:rPr>
                <w:spacing w:val="0"/>
                <w:sz w:val="22"/>
                <w:szCs w:val="22"/>
              </w:rPr>
              <w:t>35</w:t>
            </w:r>
          </w:p>
        </w:tc>
        <w:tc>
          <w:tcPr>
            <w:tcW w:w="751" w:type="dxa"/>
            <w:noWrap/>
            <w:hideMark/>
          </w:tcPr>
          <w:p w14:paraId="73CCCFB8" w14:textId="77777777" w:rsidR="00FF2DB5" w:rsidRPr="005D3BF8" w:rsidRDefault="00FF2DB5" w:rsidP="00DE1FB1">
            <w:pPr>
              <w:rPr>
                <w:spacing w:val="0"/>
                <w:sz w:val="22"/>
                <w:szCs w:val="22"/>
              </w:rPr>
            </w:pPr>
            <w:r w:rsidRPr="005D3BF8">
              <w:rPr>
                <w:spacing w:val="0"/>
                <w:sz w:val="22"/>
                <w:szCs w:val="22"/>
              </w:rPr>
              <w:t>19</w:t>
            </w:r>
          </w:p>
        </w:tc>
        <w:tc>
          <w:tcPr>
            <w:tcW w:w="679" w:type="dxa"/>
            <w:tcBorders>
              <w:right w:val="single" w:sz="4" w:space="0" w:color="auto"/>
            </w:tcBorders>
            <w:noWrap/>
            <w:hideMark/>
          </w:tcPr>
          <w:p w14:paraId="1349AEE5" w14:textId="77777777" w:rsidR="00FF2DB5" w:rsidRPr="005D3BF8" w:rsidRDefault="00FF2DB5" w:rsidP="00DE1FB1">
            <w:pPr>
              <w:rPr>
                <w:spacing w:val="0"/>
                <w:sz w:val="22"/>
                <w:szCs w:val="22"/>
              </w:rPr>
            </w:pPr>
            <w:r w:rsidRPr="005D3BF8">
              <w:rPr>
                <w:spacing w:val="0"/>
                <w:sz w:val="22"/>
                <w:szCs w:val="22"/>
              </w:rPr>
              <w:t>26</w:t>
            </w:r>
          </w:p>
        </w:tc>
      </w:tr>
      <w:tr w:rsidR="001A01FB" w:rsidRPr="005130CA" w14:paraId="2A7B9197" w14:textId="77777777" w:rsidTr="00A735E2">
        <w:trPr>
          <w:trHeight w:val="290"/>
        </w:trPr>
        <w:tc>
          <w:tcPr>
            <w:tcW w:w="3927" w:type="dxa"/>
            <w:tcBorders>
              <w:left w:val="single" w:sz="4" w:space="0" w:color="auto"/>
            </w:tcBorders>
            <w:noWrap/>
            <w:hideMark/>
          </w:tcPr>
          <w:p w14:paraId="06AB7EF7" w14:textId="18894560"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Pterostichus tristis </w:t>
            </w:r>
            <w:r w:rsidR="00FF2DB5" w:rsidRPr="005D3BF8">
              <w:rPr>
                <w:spacing w:val="0"/>
                <w:sz w:val="22"/>
                <w:szCs w:val="22"/>
              </w:rPr>
              <w:t>(Dejean)</w:t>
            </w:r>
          </w:p>
        </w:tc>
        <w:tc>
          <w:tcPr>
            <w:tcW w:w="766" w:type="dxa"/>
            <w:tcBorders>
              <w:right w:val="single" w:sz="4" w:space="0" w:color="auto"/>
            </w:tcBorders>
          </w:tcPr>
          <w:p w14:paraId="7C2D0C6B" w14:textId="543626E2" w:rsidR="00FF2DB5" w:rsidRPr="005D3BF8" w:rsidRDefault="00FF2DB5" w:rsidP="00DE1FB1">
            <w:pPr>
              <w:rPr>
                <w:spacing w:val="0"/>
                <w:sz w:val="22"/>
                <w:szCs w:val="22"/>
              </w:rPr>
            </w:pPr>
            <w:r w:rsidRPr="005D3BF8">
              <w:rPr>
                <w:spacing w:val="0"/>
                <w:sz w:val="22"/>
                <w:szCs w:val="22"/>
              </w:rPr>
              <w:t>Pt.tr</w:t>
            </w:r>
          </w:p>
        </w:tc>
        <w:tc>
          <w:tcPr>
            <w:tcW w:w="690" w:type="dxa"/>
            <w:tcBorders>
              <w:left w:val="single" w:sz="4" w:space="0" w:color="auto"/>
            </w:tcBorders>
            <w:noWrap/>
            <w:hideMark/>
          </w:tcPr>
          <w:p w14:paraId="7C327DE1" w14:textId="2B7B87FF" w:rsidR="00FF2DB5" w:rsidRPr="005D3BF8" w:rsidRDefault="00FF2DB5" w:rsidP="00DE1FB1">
            <w:pPr>
              <w:rPr>
                <w:spacing w:val="0"/>
                <w:sz w:val="22"/>
                <w:szCs w:val="22"/>
              </w:rPr>
            </w:pPr>
            <w:r w:rsidRPr="005D3BF8">
              <w:rPr>
                <w:spacing w:val="0"/>
                <w:sz w:val="22"/>
                <w:szCs w:val="22"/>
              </w:rPr>
              <w:t>3</w:t>
            </w:r>
          </w:p>
        </w:tc>
        <w:tc>
          <w:tcPr>
            <w:tcW w:w="709" w:type="dxa"/>
            <w:noWrap/>
            <w:hideMark/>
          </w:tcPr>
          <w:p w14:paraId="38140AC3"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73EDB593"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015BC756" w14:textId="77777777" w:rsidR="00FF2DB5" w:rsidRPr="005D3BF8" w:rsidRDefault="00FF2DB5" w:rsidP="00DE1FB1">
            <w:pPr>
              <w:rPr>
                <w:spacing w:val="0"/>
                <w:sz w:val="22"/>
                <w:szCs w:val="22"/>
              </w:rPr>
            </w:pPr>
            <w:r w:rsidRPr="005D3BF8">
              <w:rPr>
                <w:spacing w:val="0"/>
                <w:sz w:val="22"/>
                <w:szCs w:val="22"/>
              </w:rPr>
              <w:t>9</w:t>
            </w:r>
          </w:p>
        </w:tc>
        <w:tc>
          <w:tcPr>
            <w:tcW w:w="751" w:type="dxa"/>
            <w:noWrap/>
            <w:hideMark/>
          </w:tcPr>
          <w:p w14:paraId="38FAD654" w14:textId="77777777" w:rsidR="00FF2DB5" w:rsidRPr="005D3BF8" w:rsidRDefault="00FF2DB5" w:rsidP="00DE1FB1">
            <w:pPr>
              <w:rPr>
                <w:spacing w:val="0"/>
                <w:sz w:val="22"/>
                <w:szCs w:val="22"/>
              </w:rPr>
            </w:pPr>
            <w:r w:rsidRPr="005D3BF8">
              <w:rPr>
                <w:spacing w:val="0"/>
                <w:sz w:val="22"/>
                <w:szCs w:val="22"/>
              </w:rPr>
              <w:t>15</w:t>
            </w:r>
          </w:p>
        </w:tc>
        <w:tc>
          <w:tcPr>
            <w:tcW w:w="679" w:type="dxa"/>
            <w:tcBorders>
              <w:right w:val="single" w:sz="4" w:space="0" w:color="auto"/>
            </w:tcBorders>
            <w:noWrap/>
            <w:hideMark/>
          </w:tcPr>
          <w:p w14:paraId="09FD352E" w14:textId="77777777" w:rsidR="00FF2DB5" w:rsidRPr="005D3BF8" w:rsidRDefault="00FF2DB5" w:rsidP="00DE1FB1">
            <w:pPr>
              <w:rPr>
                <w:spacing w:val="0"/>
                <w:sz w:val="22"/>
                <w:szCs w:val="22"/>
              </w:rPr>
            </w:pPr>
            <w:r w:rsidRPr="005D3BF8">
              <w:rPr>
                <w:spacing w:val="0"/>
                <w:sz w:val="22"/>
                <w:szCs w:val="22"/>
              </w:rPr>
              <w:t>7</w:t>
            </w:r>
          </w:p>
        </w:tc>
      </w:tr>
      <w:tr w:rsidR="001A01FB" w:rsidRPr="005130CA" w14:paraId="6DBB9788" w14:textId="77777777" w:rsidTr="00A735E2">
        <w:trPr>
          <w:trHeight w:val="290"/>
        </w:trPr>
        <w:tc>
          <w:tcPr>
            <w:tcW w:w="3927" w:type="dxa"/>
            <w:tcBorders>
              <w:left w:val="single" w:sz="4" w:space="0" w:color="auto"/>
            </w:tcBorders>
            <w:noWrap/>
            <w:hideMark/>
          </w:tcPr>
          <w:p w14:paraId="618D0719" w14:textId="65372FE4"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Cyclotrachelus fucatus </w:t>
            </w:r>
            <w:r w:rsidR="00FF2DB5" w:rsidRPr="005D3BF8">
              <w:rPr>
                <w:spacing w:val="0"/>
                <w:sz w:val="22"/>
                <w:szCs w:val="22"/>
              </w:rPr>
              <w:t xml:space="preserve"> (Freitag)</w:t>
            </w:r>
          </w:p>
        </w:tc>
        <w:tc>
          <w:tcPr>
            <w:tcW w:w="766" w:type="dxa"/>
            <w:tcBorders>
              <w:right w:val="single" w:sz="4" w:space="0" w:color="auto"/>
            </w:tcBorders>
          </w:tcPr>
          <w:p w14:paraId="0333A91D" w14:textId="3C7E8F15" w:rsidR="00FF2DB5" w:rsidRPr="005D3BF8" w:rsidRDefault="00FF2DB5" w:rsidP="00DE1FB1">
            <w:pPr>
              <w:rPr>
                <w:spacing w:val="0"/>
                <w:sz w:val="22"/>
                <w:szCs w:val="22"/>
              </w:rPr>
            </w:pPr>
            <w:r w:rsidRPr="005D3BF8">
              <w:rPr>
                <w:spacing w:val="0"/>
                <w:sz w:val="22"/>
                <w:szCs w:val="22"/>
              </w:rPr>
              <w:t>Cy.fu</w:t>
            </w:r>
          </w:p>
        </w:tc>
        <w:tc>
          <w:tcPr>
            <w:tcW w:w="690" w:type="dxa"/>
            <w:tcBorders>
              <w:left w:val="single" w:sz="4" w:space="0" w:color="auto"/>
            </w:tcBorders>
            <w:noWrap/>
            <w:hideMark/>
          </w:tcPr>
          <w:p w14:paraId="7A564197" w14:textId="525C204D" w:rsidR="00FF2DB5" w:rsidRPr="005D3BF8" w:rsidRDefault="00FF2DB5" w:rsidP="00DE1FB1">
            <w:pPr>
              <w:rPr>
                <w:spacing w:val="0"/>
                <w:sz w:val="22"/>
                <w:szCs w:val="22"/>
              </w:rPr>
            </w:pPr>
            <w:r w:rsidRPr="005D3BF8">
              <w:rPr>
                <w:spacing w:val="0"/>
                <w:sz w:val="22"/>
                <w:szCs w:val="22"/>
              </w:rPr>
              <w:t>3</w:t>
            </w:r>
          </w:p>
        </w:tc>
        <w:tc>
          <w:tcPr>
            <w:tcW w:w="709" w:type="dxa"/>
            <w:noWrap/>
            <w:hideMark/>
          </w:tcPr>
          <w:p w14:paraId="5A1F3331"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79FBCA05"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B821F3F"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59F5906C"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CB26596"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2B62CEE5" w14:textId="77777777" w:rsidTr="00A735E2">
        <w:trPr>
          <w:trHeight w:val="290"/>
        </w:trPr>
        <w:tc>
          <w:tcPr>
            <w:tcW w:w="3927" w:type="dxa"/>
            <w:tcBorders>
              <w:left w:val="single" w:sz="4" w:space="0" w:color="auto"/>
            </w:tcBorders>
            <w:noWrap/>
            <w:hideMark/>
          </w:tcPr>
          <w:p w14:paraId="50B122D5" w14:textId="11352AA1"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Cyclotrachelus convivus </w:t>
            </w:r>
            <w:r w:rsidR="00FF2DB5" w:rsidRPr="005D3BF8">
              <w:rPr>
                <w:spacing w:val="0"/>
                <w:sz w:val="22"/>
                <w:szCs w:val="22"/>
              </w:rPr>
              <w:t>(LeConte)</w:t>
            </w:r>
          </w:p>
        </w:tc>
        <w:tc>
          <w:tcPr>
            <w:tcW w:w="766" w:type="dxa"/>
            <w:tcBorders>
              <w:right w:val="single" w:sz="4" w:space="0" w:color="auto"/>
            </w:tcBorders>
          </w:tcPr>
          <w:p w14:paraId="496C8891" w14:textId="5E43F071" w:rsidR="00FF2DB5" w:rsidRPr="005D3BF8" w:rsidRDefault="00FF2DB5" w:rsidP="00DE1FB1">
            <w:pPr>
              <w:rPr>
                <w:spacing w:val="0"/>
                <w:sz w:val="22"/>
                <w:szCs w:val="22"/>
              </w:rPr>
            </w:pPr>
            <w:r w:rsidRPr="005D3BF8">
              <w:rPr>
                <w:spacing w:val="0"/>
                <w:sz w:val="22"/>
                <w:szCs w:val="22"/>
              </w:rPr>
              <w:t>Cy.co</w:t>
            </w:r>
          </w:p>
        </w:tc>
        <w:tc>
          <w:tcPr>
            <w:tcW w:w="690" w:type="dxa"/>
            <w:tcBorders>
              <w:left w:val="single" w:sz="4" w:space="0" w:color="auto"/>
            </w:tcBorders>
            <w:noWrap/>
            <w:hideMark/>
          </w:tcPr>
          <w:p w14:paraId="36922AE8" w14:textId="378F2E42"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2084E4D8"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54BEECA"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6D147753"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53290FB"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FF0C154"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440744D9" w14:textId="77777777" w:rsidTr="00A735E2">
        <w:trPr>
          <w:trHeight w:val="290"/>
        </w:trPr>
        <w:tc>
          <w:tcPr>
            <w:tcW w:w="3927" w:type="dxa"/>
            <w:tcBorders>
              <w:left w:val="single" w:sz="4" w:space="0" w:color="auto"/>
            </w:tcBorders>
            <w:noWrap/>
            <w:hideMark/>
          </w:tcPr>
          <w:p w14:paraId="08A7FF50" w14:textId="3FB10C13" w:rsidR="00FF2DB5" w:rsidRPr="005D3BF8" w:rsidRDefault="00DE1FB1"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Cyclotrachelus sigillatus </w:t>
            </w:r>
            <w:r w:rsidR="00FF2DB5" w:rsidRPr="005D3BF8">
              <w:rPr>
                <w:spacing w:val="0"/>
                <w:sz w:val="22"/>
                <w:szCs w:val="22"/>
              </w:rPr>
              <w:t>(Say)</w:t>
            </w:r>
          </w:p>
        </w:tc>
        <w:tc>
          <w:tcPr>
            <w:tcW w:w="766" w:type="dxa"/>
            <w:tcBorders>
              <w:right w:val="single" w:sz="4" w:space="0" w:color="auto"/>
            </w:tcBorders>
          </w:tcPr>
          <w:p w14:paraId="3FA943C4" w14:textId="6F6C1AC1" w:rsidR="00FF2DB5" w:rsidRPr="005D3BF8" w:rsidRDefault="00FF2DB5" w:rsidP="00DE1FB1">
            <w:pPr>
              <w:rPr>
                <w:spacing w:val="0"/>
                <w:sz w:val="22"/>
                <w:szCs w:val="22"/>
              </w:rPr>
            </w:pPr>
            <w:r w:rsidRPr="005D3BF8">
              <w:rPr>
                <w:spacing w:val="0"/>
                <w:sz w:val="22"/>
                <w:szCs w:val="22"/>
              </w:rPr>
              <w:t>Cy.si</w:t>
            </w:r>
          </w:p>
        </w:tc>
        <w:tc>
          <w:tcPr>
            <w:tcW w:w="690" w:type="dxa"/>
            <w:tcBorders>
              <w:left w:val="single" w:sz="4" w:space="0" w:color="auto"/>
            </w:tcBorders>
            <w:noWrap/>
            <w:hideMark/>
          </w:tcPr>
          <w:p w14:paraId="2FFA448E" w14:textId="628E53B2" w:rsidR="00FF2DB5" w:rsidRPr="005D3BF8" w:rsidRDefault="00FF2DB5" w:rsidP="00DE1FB1">
            <w:pPr>
              <w:rPr>
                <w:spacing w:val="0"/>
                <w:sz w:val="22"/>
                <w:szCs w:val="22"/>
              </w:rPr>
            </w:pPr>
            <w:r w:rsidRPr="005D3BF8">
              <w:rPr>
                <w:spacing w:val="0"/>
                <w:sz w:val="22"/>
                <w:szCs w:val="22"/>
              </w:rPr>
              <w:t>8</w:t>
            </w:r>
          </w:p>
        </w:tc>
        <w:tc>
          <w:tcPr>
            <w:tcW w:w="709" w:type="dxa"/>
            <w:noWrap/>
            <w:hideMark/>
          </w:tcPr>
          <w:p w14:paraId="2F24C0AC" w14:textId="77777777" w:rsidR="00FF2DB5" w:rsidRPr="005D3BF8" w:rsidRDefault="00FF2DB5" w:rsidP="00DE1FB1">
            <w:pPr>
              <w:rPr>
                <w:spacing w:val="0"/>
                <w:sz w:val="22"/>
                <w:szCs w:val="22"/>
              </w:rPr>
            </w:pPr>
            <w:r w:rsidRPr="005D3BF8">
              <w:rPr>
                <w:spacing w:val="0"/>
                <w:sz w:val="22"/>
                <w:szCs w:val="22"/>
              </w:rPr>
              <w:t>6</w:t>
            </w:r>
          </w:p>
        </w:tc>
        <w:tc>
          <w:tcPr>
            <w:tcW w:w="1037" w:type="dxa"/>
            <w:tcBorders>
              <w:right w:val="single" w:sz="4" w:space="0" w:color="auto"/>
            </w:tcBorders>
            <w:noWrap/>
            <w:hideMark/>
          </w:tcPr>
          <w:p w14:paraId="30004C18" w14:textId="77777777" w:rsidR="00FF2DB5" w:rsidRPr="005D3BF8" w:rsidRDefault="00FF2DB5" w:rsidP="00DE1FB1">
            <w:pPr>
              <w:rPr>
                <w:spacing w:val="0"/>
                <w:sz w:val="22"/>
                <w:szCs w:val="22"/>
              </w:rPr>
            </w:pPr>
            <w:r w:rsidRPr="005D3BF8">
              <w:rPr>
                <w:spacing w:val="0"/>
                <w:sz w:val="22"/>
                <w:szCs w:val="22"/>
              </w:rPr>
              <w:t>8</w:t>
            </w:r>
          </w:p>
        </w:tc>
        <w:tc>
          <w:tcPr>
            <w:tcW w:w="914" w:type="dxa"/>
            <w:tcBorders>
              <w:left w:val="single" w:sz="4" w:space="0" w:color="auto"/>
            </w:tcBorders>
            <w:noWrap/>
            <w:hideMark/>
          </w:tcPr>
          <w:p w14:paraId="167404BF" w14:textId="77777777" w:rsidR="00FF2DB5" w:rsidRPr="005D3BF8" w:rsidRDefault="00FF2DB5" w:rsidP="00DE1FB1">
            <w:pPr>
              <w:rPr>
                <w:spacing w:val="0"/>
                <w:sz w:val="22"/>
                <w:szCs w:val="22"/>
              </w:rPr>
            </w:pPr>
            <w:r w:rsidRPr="005D3BF8">
              <w:rPr>
                <w:spacing w:val="0"/>
                <w:sz w:val="22"/>
                <w:szCs w:val="22"/>
              </w:rPr>
              <w:t>20</w:t>
            </w:r>
          </w:p>
        </w:tc>
        <w:tc>
          <w:tcPr>
            <w:tcW w:w="751" w:type="dxa"/>
            <w:noWrap/>
            <w:hideMark/>
          </w:tcPr>
          <w:p w14:paraId="7BE6C68F" w14:textId="77777777" w:rsidR="00FF2DB5" w:rsidRPr="005D3BF8" w:rsidRDefault="00FF2DB5" w:rsidP="00DE1FB1">
            <w:pPr>
              <w:rPr>
                <w:spacing w:val="0"/>
                <w:sz w:val="22"/>
                <w:szCs w:val="22"/>
              </w:rPr>
            </w:pPr>
            <w:r w:rsidRPr="005D3BF8">
              <w:rPr>
                <w:spacing w:val="0"/>
                <w:sz w:val="22"/>
                <w:szCs w:val="22"/>
              </w:rPr>
              <w:t>12</w:t>
            </w:r>
          </w:p>
        </w:tc>
        <w:tc>
          <w:tcPr>
            <w:tcW w:w="679" w:type="dxa"/>
            <w:tcBorders>
              <w:right w:val="single" w:sz="4" w:space="0" w:color="auto"/>
            </w:tcBorders>
            <w:noWrap/>
            <w:hideMark/>
          </w:tcPr>
          <w:p w14:paraId="5F5C5E79" w14:textId="77777777" w:rsidR="00FF2DB5" w:rsidRPr="005D3BF8" w:rsidRDefault="00FF2DB5" w:rsidP="00DE1FB1">
            <w:pPr>
              <w:rPr>
                <w:spacing w:val="0"/>
                <w:sz w:val="22"/>
                <w:szCs w:val="22"/>
              </w:rPr>
            </w:pPr>
            <w:r w:rsidRPr="005D3BF8">
              <w:rPr>
                <w:spacing w:val="0"/>
                <w:sz w:val="22"/>
                <w:szCs w:val="22"/>
              </w:rPr>
              <w:t>20</w:t>
            </w:r>
          </w:p>
        </w:tc>
      </w:tr>
      <w:tr w:rsidR="001A01FB" w:rsidRPr="005130CA" w14:paraId="3B4800A2" w14:textId="77777777" w:rsidTr="00A735E2">
        <w:trPr>
          <w:trHeight w:val="290"/>
        </w:trPr>
        <w:tc>
          <w:tcPr>
            <w:tcW w:w="3927" w:type="dxa"/>
            <w:tcBorders>
              <w:left w:val="single" w:sz="4" w:space="0" w:color="auto"/>
            </w:tcBorders>
            <w:noWrap/>
            <w:hideMark/>
          </w:tcPr>
          <w:p w14:paraId="65E90A94" w14:textId="166C76DA" w:rsidR="00FF2DB5" w:rsidRPr="005D3BF8" w:rsidRDefault="00864105" w:rsidP="00DE1FB1">
            <w:pPr>
              <w:rPr>
                <w:spacing w:val="0"/>
                <w:sz w:val="22"/>
                <w:szCs w:val="22"/>
              </w:rPr>
            </w:pPr>
            <w:r>
              <w:rPr>
                <w:spacing w:val="0"/>
                <w:sz w:val="22"/>
                <w:szCs w:val="22"/>
              </w:rPr>
              <w:t>Chlaenini</w:t>
            </w:r>
          </w:p>
        </w:tc>
        <w:tc>
          <w:tcPr>
            <w:tcW w:w="766" w:type="dxa"/>
            <w:tcBorders>
              <w:right w:val="single" w:sz="4" w:space="0" w:color="auto"/>
            </w:tcBorders>
          </w:tcPr>
          <w:p w14:paraId="73007664"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3847B020" w14:textId="30E8D55A" w:rsidR="00FF2DB5" w:rsidRPr="005D3BF8" w:rsidRDefault="00FF2DB5" w:rsidP="00DE1FB1">
            <w:pPr>
              <w:rPr>
                <w:spacing w:val="0"/>
                <w:sz w:val="22"/>
                <w:szCs w:val="22"/>
              </w:rPr>
            </w:pPr>
          </w:p>
        </w:tc>
        <w:tc>
          <w:tcPr>
            <w:tcW w:w="709" w:type="dxa"/>
            <w:noWrap/>
            <w:hideMark/>
          </w:tcPr>
          <w:p w14:paraId="313C85BB"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79E3230F"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9C4E545" w14:textId="77777777" w:rsidR="00FF2DB5" w:rsidRPr="005D3BF8" w:rsidRDefault="00FF2DB5" w:rsidP="00DE1FB1">
            <w:pPr>
              <w:rPr>
                <w:spacing w:val="0"/>
                <w:sz w:val="22"/>
                <w:szCs w:val="22"/>
              </w:rPr>
            </w:pPr>
          </w:p>
        </w:tc>
        <w:tc>
          <w:tcPr>
            <w:tcW w:w="751" w:type="dxa"/>
            <w:noWrap/>
            <w:hideMark/>
          </w:tcPr>
          <w:p w14:paraId="319C546B"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555F6A3B" w14:textId="77777777" w:rsidR="00FF2DB5" w:rsidRPr="005D3BF8" w:rsidRDefault="00FF2DB5" w:rsidP="00DE1FB1">
            <w:pPr>
              <w:rPr>
                <w:spacing w:val="0"/>
                <w:sz w:val="22"/>
                <w:szCs w:val="22"/>
              </w:rPr>
            </w:pPr>
          </w:p>
        </w:tc>
      </w:tr>
      <w:tr w:rsidR="001A01FB" w:rsidRPr="005130CA" w14:paraId="2E237801" w14:textId="77777777" w:rsidTr="00A735E2">
        <w:trPr>
          <w:trHeight w:val="290"/>
        </w:trPr>
        <w:tc>
          <w:tcPr>
            <w:tcW w:w="3927" w:type="dxa"/>
            <w:tcBorders>
              <w:left w:val="single" w:sz="4" w:space="0" w:color="auto"/>
            </w:tcBorders>
            <w:noWrap/>
            <w:hideMark/>
          </w:tcPr>
          <w:p w14:paraId="544D26AF" w14:textId="5A185505"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Chlaenius emarginatus </w:t>
            </w:r>
            <w:r w:rsidR="00FF2DB5" w:rsidRPr="005D3BF8">
              <w:rPr>
                <w:spacing w:val="0"/>
                <w:sz w:val="22"/>
                <w:szCs w:val="22"/>
              </w:rPr>
              <w:t>Say</w:t>
            </w:r>
          </w:p>
        </w:tc>
        <w:tc>
          <w:tcPr>
            <w:tcW w:w="766" w:type="dxa"/>
            <w:tcBorders>
              <w:right w:val="single" w:sz="4" w:space="0" w:color="auto"/>
            </w:tcBorders>
          </w:tcPr>
          <w:p w14:paraId="4A0E5E4B" w14:textId="214B5A0C" w:rsidR="00FF2DB5" w:rsidRPr="005D3BF8" w:rsidRDefault="00FF2DB5" w:rsidP="00DE1FB1">
            <w:pPr>
              <w:rPr>
                <w:spacing w:val="0"/>
                <w:sz w:val="22"/>
                <w:szCs w:val="22"/>
              </w:rPr>
            </w:pPr>
            <w:r w:rsidRPr="005D3BF8">
              <w:rPr>
                <w:spacing w:val="0"/>
                <w:sz w:val="22"/>
                <w:szCs w:val="22"/>
              </w:rPr>
              <w:t>Ch.em</w:t>
            </w:r>
          </w:p>
        </w:tc>
        <w:tc>
          <w:tcPr>
            <w:tcW w:w="690" w:type="dxa"/>
            <w:tcBorders>
              <w:left w:val="single" w:sz="4" w:space="0" w:color="auto"/>
            </w:tcBorders>
            <w:noWrap/>
            <w:hideMark/>
          </w:tcPr>
          <w:p w14:paraId="2ED1EDA1" w14:textId="76B5FA32" w:rsidR="00FF2DB5" w:rsidRPr="005D3BF8" w:rsidRDefault="00FF2DB5" w:rsidP="00DE1FB1">
            <w:pPr>
              <w:rPr>
                <w:spacing w:val="0"/>
                <w:sz w:val="22"/>
                <w:szCs w:val="22"/>
              </w:rPr>
            </w:pPr>
            <w:r w:rsidRPr="005D3BF8">
              <w:rPr>
                <w:spacing w:val="0"/>
                <w:sz w:val="22"/>
                <w:szCs w:val="22"/>
              </w:rPr>
              <w:t>11</w:t>
            </w:r>
          </w:p>
        </w:tc>
        <w:tc>
          <w:tcPr>
            <w:tcW w:w="709" w:type="dxa"/>
            <w:noWrap/>
            <w:hideMark/>
          </w:tcPr>
          <w:p w14:paraId="4695FC19" w14:textId="77777777" w:rsidR="00FF2DB5" w:rsidRPr="005D3BF8" w:rsidRDefault="00FF2DB5" w:rsidP="00DE1FB1">
            <w:pPr>
              <w:rPr>
                <w:spacing w:val="0"/>
                <w:sz w:val="22"/>
                <w:szCs w:val="22"/>
              </w:rPr>
            </w:pPr>
            <w:r w:rsidRPr="005D3BF8">
              <w:rPr>
                <w:spacing w:val="0"/>
                <w:sz w:val="22"/>
                <w:szCs w:val="22"/>
              </w:rPr>
              <w:t>120</w:t>
            </w:r>
          </w:p>
        </w:tc>
        <w:tc>
          <w:tcPr>
            <w:tcW w:w="1037" w:type="dxa"/>
            <w:tcBorders>
              <w:right w:val="single" w:sz="4" w:space="0" w:color="auto"/>
            </w:tcBorders>
            <w:noWrap/>
            <w:hideMark/>
          </w:tcPr>
          <w:p w14:paraId="02F53748" w14:textId="77777777" w:rsidR="00FF2DB5" w:rsidRPr="005D3BF8" w:rsidRDefault="00FF2DB5" w:rsidP="00DE1FB1">
            <w:pPr>
              <w:rPr>
                <w:spacing w:val="0"/>
                <w:sz w:val="22"/>
                <w:szCs w:val="22"/>
              </w:rPr>
            </w:pPr>
            <w:r w:rsidRPr="005D3BF8">
              <w:rPr>
                <w:spacing w:val="0"/>
                <w:sz w:val="22"/>
                <w:szCs w:val="22"/>
              </w:rPr>
              <w:t>6</w:t>
            </w:r>
          </w:p>
        </w:tc>
        <w:tc>
          <w:tcPr>
            <w:tcW w:w="914" w:type="dxa"/>
            <w:tcBorders>
              <w:left w:val="single" w:sz="4" w:space="0" w:color="auto"/>
            </w:tcBorders>
            <w:noWrap/>
            <w:hideMark/>
          </w:tcPr>
          <w:p w14:paraId="145683B9" w14:textId="77777777" w:rsidR="00FF2DB5" w:rsidRPr="005D3BF8" w:rsidRDefault="00FF2DB5" w:rsidP="00DE1FB1">
            <w:pPr>
              <w:rPr>
                <w:spacing w:val="0"/>
                <w:sz w:val="22"/>
                <w:szCs w:val="22"/>
              </w:rPr>
            </w:pPr>
            <w:r w:rsidRPr="005D3BF8">
              <w:rPr>
                <w:spacing w:val="0"/>
                <w:sz w:val="22"/>
                <w:szCs w:val="22"/>
              </w:rPr>
              <w:t>9</w:t>
            </w:r>
          </w:p>
        </w:tc>
        <w:tc>
          <w:tcPr>
            <w:tcW w:w="751" w:type="dxa"/>
            <w:noWrap/>
            <w:hideMark/>
          </w:tcPr>
          <w:p w14:paraId="56081D62" w14:textId="77777777" w:rsidR="00FF2DB5" w:rsidRPr="005D3BF8" w:rsidRDefault="00FF2DB5" w:rsidP="00DE1FB1">
            <w:pPr>
              <w:rPr>
                <w:spacing w:val="0"/>
                <w:sz w:val="22"/>
                <w:szCs w:val="22"/>
              </w:rPr>
            </w:pPr>
            <w:r w:rsidRPr="005D3BF8">
              <w:rPr>
                <w:spacing w:val="0"/>
                <w:sz w:val="22"/>
                <w:szCs w:val="22"/>
              </w:rPr>
              <w:t>12</w:t>
            </w:r>
          </w:p>
        </w:tc>
        <w:tc>
          <w:tcPr>
            <w:tcW w:w="679" w:type="dxa"/>
            <w:tcBorders>
              <w:right w:val="single" w:sz="4" w:space="0" w:color="auto"/>
            </w:tcBorders>
            <w:noWrap/>
            <w:hideMark/>
          </w:tcPr>
          <w:p w14:paraId="105C2CE5" w14:textId="77777777" w:rsidR="00FF2DB5" w:rsidRPr="005D3BF8" w:rsidRDefault="00FF2DB5" w:rsidP="00DE1FB1">
            <w:pPr>
              <w:rPr>
                <w:spacing w:val="0"/>
                <w:sz w:val="22"/>
                <w:szCs w:val="22"/>
              </w:rPr>
            </w:pPr>
            <w:r w:rsidRPr="005D3BF8">
              <w:rPr>
                <w:spacing w:val="0"/>
                <w:sz w:val="22"/>
                <w:szCs w:val="22"/>
              </w:rPr>
              <w:t>4</w:t>
            </w:r>
          </w:p>
        </w:tc>
      </w:tr>
      <w:tr w:rsidR="001A01FB" w:rsidRPr="005130CA" w14:paraId="48AAEBC6" w14:textId="77777777" w:rsidTr="00A735E2">
        <w:trPr>
          <w:trHeight w:val="290"/>
        </w:trPr>
        <w:tc>
          <w:tcPr>
            <w:tcW w:w="3927" w:type="dxa"/>
            <w:tcBorders>
              <w:left w:val="single" w:sz="4" w:space="0" w:color="auto"/>
            </w:tcBorders>
            <w:noWrap/>
            <w:hideMark/>
          </w:tcPr>
          <w:p w14:paraId="21BF7763" w14:textId="72829A1F"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Chlaenius laticollis </w:t>
            </w:r>
            <w:r w:rsidR="00FF2DB5" w:rsidRPr="005D3BF8">
              <w:rPr>
                <w:spacing w:val="0"/>
                <w:sz w:val="22"/>
                <w:szCs w:val="22"/>
              </w:rPr>
              <w:t>Say</w:t>
            </w:r>
          </w:p>
        </w:tc>
        <w:tc>
          <w:tcPr>
            <w:tcW w:w="766" w:type="dxa"/>
            <w:tcBorders>
              <w:right w:val="single" w:sz="4" w:space="0" w:color="auto"/>
            </w:tcBorders>
          </w:tcPr>
          <w:p w14:paraId="149EA203" w14:textId="62CA429E" w:rsidR="00FF2DB5" w:rsidRPr="005D3BF8" w:rsidRDefault="00FF2DB5" w:rsidP="00DE1FB1">
            <w:pPr>
              <w:rPr>
                <w:spacing w:val="0"/>
                <w:sz w:val="22"/>
                <w:szCs w:val="22"/>
              </w:rPr>
            </w:pPr>
            <w:r w:rsidRPr="005D3BF8">
              <w:rPr>
                <w:spacing w:val="0"/>
                <w:sz w:val="22"/>
                <w:szCs w:val="22"/>
              </w:rPr>
              <w:t>Ch.la</w:t>
            </w:r>
          </w:p>
        </w:tc>
        <w:tc>
          <w:tcPr>
            <w:tcW w:w="690" w:type="dxa"/>
            <w:tcBorders>
              <w:left w:val="single" w:sz="4" w:space="0" w:color="auto"/>
            </w:tcBorders>
            <w:noWrap/>
            <w:hideMark/>
          </w:tcPr>
          <w:p w14:paraId="4953CD35" w14:textId="1A37C60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EF44598"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6C1E9BC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6D4C0187"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7E3943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10B9419F"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0EBCD7D8" w14:textId="77777777" w:rsidTr="00A735E2">
        <w:trPr>
          <w:trHeight w:val="290"/>
        </w:trPr>
        <w:tc>
          <w:tcPr>
            <w:tcW w:w="3927" w:type="dxa"/>
            <w:tcBorders>
              <w:left w:val="single" w:sz="4" w:space="0" w:color="auto"/>
            </w:tcBorders>
            <w:noWrap/>
            <w:hideMark/>
          </w:tcPr>
          <w:p w14:paraId="6023D568" w14:textId="74922BA0" w:rsidR="00FF2DB5" w:rsidRPr="005D3BF8" w:rsidRDefault="00864105" w:rsidP="00DE1FB1">
            <w:pPr>
              <w:rPr>
                <w:spacing w:val="0"/>
                <w:sz w:val="22"/>
                <w:szCs w:val="22"/>
              </w:rPr>
            </w:pPr>
            <w:r>
              <w:rPr>
                <w:spacing w:val="0"/>
                <w:sz w:val="22"/>
                <w:szCs w:val="22"/>
              </w:rPr>
              <w:t>Licinini</w:t>
            </w:r>
          </w:p>
        </w:tc>
        <w:tc>
          <w:tcPr>
            <w:tcW w:w="766" w:type="dxa"/>
            <w:tcBorders>
              <w:right w:val="single" w:sz="4" w:space="0" w:color="auto"/>
            </w:tcBorders>
          </w:tcPr>
          <w:p w14:paraId="5728C195"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9BEE5C0" w14:textId="515D0608" w:rsidR="00FF2DB5" w:rsidRPr="005D3BF8" w:rsidRDefault="00FF2DB5" w:rsidP="00DE1FB1">
            <w:pPr>
              <w:rPr>
                <w:spacing w:val="0"/>
                <w:sz w:val="22"/>
                <w:szCs w:val="22"/>
              </w:rPr>
            </w:pPr>
          </w:p>
        </w:tc>
        <w:tc>
          <w:tcPr>
            <w:tcW w:w="709" w:type="dxa"/>
            <w:noWrap/>
            <w:hideMark/>
          </w:tcPr>
          <w:p w14:paraId="0B80D0F8"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67DD61E1"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3300DFE3" w14:textId="77777777" w:rsidR="00FF2DB5" w:rsidRPr="005D3BF8" w:rsidRDefault="00FF2DB5" w:rsidP="00DE1FB1">
            <w:pPr>
              <w:rPr>
                <w:spacing w:val="0"/>
                <w:sz w:val="22"/>
                <w:szCs w:val="22"/>
              </w:rPr>
            </w:pPr>
          </w:p>
        </w:tc>
        <w:tc>
          <w:tcPr>
            <w:tcW w:w="751" w:type="dxa"/>
            <w:noWrap/>
            <w:hideMark/>
          </w:tcPr>
          <w:p w14:paraId="4399D790"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7FEF8FD1" w14:textId="77777777" w:rsidR="00FF2DB5" w:rsidRPr="005D3BF8" w:rsidRDefault="00FF2DB5" w:rsidP="00DE1FB1">
            <w:pPr>
              <w:rPr>
                <w:spacing w:val="0"/>
                <w:sz w:val="22"/>
                <w:szCs w:val="22"/>
              </w:rPr>
            </w:pPr>
          </w:p>
        </w:tc>
      </w:tr>
      <w:tr w:rsidR="001A01FB" w:rsidRPr="005130CA" w14:paraId="1E177D0F" w14:textId="77777777" w:rsidTr="00A735E2">
        <w:trPr>
          <w:trHeight w:val="290"/>
        </w:trPr>
        <w:tc>
          <w:tcPr>
            <w:tcW w:w="3927" w:type="dxa"/>
            <w:tcBorders>
              <w:left w:val="single" w:sz="4" w:space="0" w:color="auto"/>
            </w:tcBorders>
            <w:noWrap/>
            <w:hideMark/>
          </w:tcPr>
          <w:p w14:paraId="7DB12346" w14:textId="26A08A0B"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Dicaelus politus</w:t>
            </w:r>
            <w:r w:rsidR="00FF2DB5" w:rsidRPr="005D3BF8">
              <w:rPr>
                <w:spacing w:val="0"/>
                <w:sz w:val="22"/>
                <w:szCs w:val="22"/>
              </w:rPr>
              <w:t xml:space="preserve"> Dejean</w:t>
            </w:r>
          </w:p>
        </w:tc>
        <w:tc>
          <w:tcPr>
            <w:tcW w:w="766" w:type="dxa"/>
            <w:tcBorders>
              <w:right w:val="single" w:sz="4" w:space="0" w:color="auto"/>
            </w:tcBorders>
          </w:tcPr>
          <w:p w14:paraId="68896F46" w14:textId="046A9373" w:rsidR="00FF2DB5" w:rsidRPr="005D3BF8" w:rsidRDefault="00FF2DB5" w:rsidP="00DE1FB1">
            <w:pPr>
              <w:rPr>
                <w:spacing w:val="0"/>
                <w:sz w:val="22"/>
                <w:szCs w:val="22"/>
              </w:rPr>
            </w:pPr>
            <w:r w:rsidRPr="005D3BF8">
              <w:rPr>
                <w:spacing w:val="0"/>
                <w:sz w:val="22"/>
                <w:szCs w:val="22"/>
              </w:rPr>
              <w:t>Di.po</w:t>
            </w:r>
          </w:p>
        </w:tc>
        <w:tc>
          <w:tcPr>
            <w:tcW w:w="690" w:type="dxa"/>
            <w:tcBorders>
              <w:left w:val="single" w:sz="4" w:space="0" w:color="auto"/>
            </w:tcBorders>
            <w:noWrap/>
            <w:hideMark/>
          </w:tcPr>
          <w:p w14:paraId="0FA34246" w14:textId="1354FBA8" w:rsidR="00FF2DB5" w:rsidRPr="005D3BF8" w:rsidRDefault="00FF2DB5" w:rsidP="00DE1FB1">
            <w:pPr>
              <w:rPr>
                <w:spacing w:val="0"/>
                <w:sz w:val="22"/>
                <w:szCs w:val="22"/>
              </w:rPr>
            </w:pPr>
            <w:r w:rsidRPr="005D3BF8">
              <w:rPr>
                <w:spacing w:val="0"/>
                <w:sz w:val="22"/>
                <w:szCs w:val="22"/>
              </w:rPr>
              <w:t>11</w:t>
            </w:r>
          </w:p>
        </w:tc>
        <w:tc>
          <w:tcPr>
            <w:tcW w:w="709" w:type="dxa"/>
            <w:noWrap/>
            <w:hideMark/>
          </w:tcPr>
          <w:p w14:paraId="05322511" w14:textId="77777777" w:rsidR="00FF2DB5" w:rsidRPr="005D3BF8" w:rsidRDefault="00FF2DB5" w:rsidP="00DE1FB1">
            <w:pPr>
              <w:rPr>
                <w:spacing w:val="0"/>
                <w:sz w:val="22"/>
                <w:szCs w:val="22"/>
              </w:rPr>
            </w:pPr>
            <w:r w:rsidRPr="005D3BF8">
              <w:rPr>
                <w:spacing w:val="0"/>
                <w:sz w:val="22"/>
                <w:szCs w:val="22"/>
              </w:rPr>
              <w:t>38</w:t>
            </w:r>
          </w:p>
        </w:tc>
        <w:tc>
          <w:tcPr>
            <w:tcW w:w="1037" w:type="dxa"/>
            <w:tcBorders>
              <w:right w:val="single" w:sz="4" w:space="0" w:color="auto"/>
            </w:tcBorders>
            <w:noWrap/>
            <w:hideMark/>
          </w:tcPr>
          <w:p w14:paraId="6FC4A20A"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6589418E" w14:textId="77777777" w:rsidR="00FF2DB5" w:rsidRPr="005D3BF8" w:rsidRDefault="00FF2DB5" w:rsidP="00DE1FB1">
            <w:pPr>
              <w:rPr>
                <w:spacing w:val="0"/>
                <w:sz w:val="22"/>
                <w:szCs w:val="22"/>
              </w:rPr>
            </w:pPr>
            <w:r w:rsidRPr="005D3BF8">
              <w:rPr>
                <w:spacing w:val="0"/>
                <w:sz w:val="22"/>
                <w:szCs w:val="22"/>
              </w:rPr>
              <w:t>2</w:t>
            </w:r>
          </w:p>
        </w:tc>
        <w:tc>
          <w:tcPr>
            <w:tcW w:w="751" w:type="dxa"/>
            <w:noWrap/>
            <w:hideMark/>
          </w:tcPr>
          <w:p w14:paraId="5DA4E264" w14:textId="77777777" w:rsidR="00FF2DB5" w:rsidRPr="005D3BF8" w:rsidRDefault="00FF2DB5" w:rsidP="00DE1FB1">
            <w:pPr>
              <w:rPr>
                <w:spacing w:val="0"/>
                <w:sz w:val="22"/>
                <w:szCs w:val="22"/>
              </w:rPr>
            </w:pPr>
            <w:r w:rsidRPr="005D3BF8">
              <w:rPr>
                <w:spacing w:val="0"/>
                <w:sz w:val="22"/>
                <w:szCs w:val="22"/>
              </w:rPr>
              <w:t>4</w:t>
            </w:r>
          </w:p>
        </w:tc>
        <w:tc>
          <w:tcPr>
            <w:tcW w:w="679" w:type="dxa"/>
            <w:tcBorders>
              <w:right w:val="single" w:sz="4" w:space="0" w:color="auto"/>
            </w:tcBorders>
            <w:noWrap/>
            <w:hideMark/>
          </w:tcPr>
          <w:p w14:paraId="198DEF32" w14:textId="77777777" w:rsidR="00FF2DB5" w:rsidRPr="005D3BF8" w:rsidRDefault="00FF2DB5" w:rsidP="00DE1FB1">
            <w:pPr>
              <w:rPr>
                <w:spacing w:val="0"/>
                <w:sz w:val="22"/>
                <w:szCs w:val="22"/>
              </w:rPr>
            </w:pPr>
            <w:r w:rsidRPr="005D3BF8">
              <w:rPr>
                <w:spacing w:val="0"/>
                <w:sz w:val="22"/>
                <w:szCs w:val="22"/>
              </w:rPr>
              <w:t>7</w:t>
            </w:r>
          </w:p>
        </w:tc>
      </w:tr>
      <w:tr w:rsidR="001A01FB" w:rsidRPr="005130CA" w14:paraId="4374A971" w14:textId="77777777" w:rsidTr="00A735E2">
        <w:trPr>
          <w:trHeight w:val="290"/>
        </w:trPr>
        <w:tc>
          <w:tcPr>
            <w:tcW w:w="3927" w:type="dxa"/>
            <w:tcBorders>
              <w:left w:val="single" w:sz="4" w:space="0" w:color="auto"/>
            </w:tcBorders>
            <w:noWrap/>
            <w:hideMark/>
          </w:tcPr>
          <w:p w14:paraId="062571CF" w14:textId="77DC97A4"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Dicaelus teter </w:t>
            </w:r>
            <w:r w:rsidR="00FF2DB5" w:rsidRPr="005D3BF8">
              <w:rPr>
                <w:spacing w:val="0"/>
                <w:sz w:val="22"/>
                <w:szCs w:val="22"/>
              </w:rPr>
              <w:t>Bonelli</w:t>
            </w:r>
          </w:p>
        </w:tc>
        <w:tc>
          <w:tcPr>
            <w:tcW w:w="766" w:type="dxa"/>
            <w:tcBorders>
              <w:right w:val="single" w:sz="4" w:space="0" w:color="auto"/>
            </w:tcBorders>
          </w:tcPr>
          <w:p w14:paraId="65E0406C" w14:textId="07A75369" w:rsidR="00FF2DB5" w:rsidRPr="005D3BF8" w:rsidRDefault="00FF2DB5" w:rsidP="00DE1FB1">
            <w:pPr>
              <w:rPr>
                <w:spacing w:val="0"/>
                <w:sz w:val="22"/>
                <w:szCs w:val="22"/>
              </w:rPr>
            </w:pPr>
            <w:r w:rsidRPr="005D3BF8">
              <w:rPr>
                <w:spacing w:val="0"/>
                <w:sz w:val="22"/>
                <w:szCs w:val="22"/>
              </w:rPr>
              <w:t>Di.te</w:t>
            </w:r>
          </w:p>
        </w:tc>
        <w:tc>
          <w:tcPr>
            <w:tcW w:w="690" w:type="dxa"/>
            <w:tcBorders>
              <w:left w:val="single" w:sz="4" w:space="0" w:color="auto"/>
            </w:tcBorders>
            <w:noWrap/>
            <w:hideMark/>
          </w:tcPr>
          <w:p w14:paraId="658BBF01" w14:textId="437F6D87" w:rsidR="00FF2DB5" w:rsidRPr="005D3BF8" w:rsidRDefault="00FF2DB5" w:rsidP="00DE1FB1">
            <w:pPr>
              <w:rPr>
                <w:spacing w:val="0"/>
                <w:sz w:val="22"/>
                <w:szCs w:val="22"/>
              </w:rPr>
            </w:pPr>
            <w:r w:rsidRPr="005D3BF8">
              <w:rPr>
                <w:spacing w:val="0"/>
                <w:sz w:val="22"/>
                <w:szCs w:val="22"/>
              </w:rPr>
              <w:t>17</w:t>
            </w:r>
          </w:p>
        </w:tc>
        <w:tc>
          <w:tcPr>
            <w:tcW w:w="709" w:type="dxa"/>
            <w:noWrap/>
            <w:hideMark/>
          </w:tcPr>
          <w:p w14:paraId="3D2B7B08" w14:textId="77777777" w:rsidR="00FF2DB5" w:rsidRPr="005D3BF8" w:rsidRDefault="00FF2DB5" w:rsidP="00DE1FB1">
            <w:pPr>
              <w:rPr>
                <w:spacing w:val="0"/>
                <w:sz w:val="22"/>
                <w:szCs w:val="22"/>
              </w:rPr>
            </w:pPr>
            <w:r w:rsidRPr="005D3BF8">
              <w:rPr>
                <w:spacing w:val="0"/>
                <w:sz w:val="22"/>
                <w:szCs w:val="22"/>
              </w:rPr>
              <w:t>14</w:t>
            </w:r>
          </w:p>
        </w:tc>
        <w:tc>
          <w:tcPr>
            <w:tcW w:w="1037" w:type="dxa"/>
            <w:tcBorders>
              <w:right w:val="single" w:sz="4" w:space="0" w:color="auto"/>
            </w:tcBorders>
            <w:noWrap/>
            <w:hideMark/>
          </w:tcPr>
          <w:p w14:paraId="481BAA70" w14:textId="77777777" w:rsidR="00FF2DB5" w:rsidRPr="005D3BF8" w:rsidRDefault="00FF2DB5" w:rsidP="00DE1FB1">
            <w:pPr>
              <w:rPr>
                <w:spacing w:val="0"/>
                <w:sz w:val="22"/>
                <w:szCs w:val="22"/>
              </w:rPr>
            </w:pPr>
            <w:r w:rsidRPr="005D3BF8">
              <w:rPr>
                <w:spacing w:val="0"/>
                <w:sz w:val="22"/>
                <w:szCs w:val="22"/>
              </w:rPr>
              <w:t>37</w:t>
            </w:r>
          </w:p>
        </w:tc>
        <w:tc>
          <w:tcPr>
            <w:tcW w:w="914" w:type="dxa"/>
            <w:tcBorders>
              <w:left w:val="single" w:sz="4" w:space="0" w:color="auto"/>
            </w:tcBorders>
            <w:noWrap/>
            <w:hideMark/>
          </w:tcPr>
          <w:p w14:paraId="68665DEE"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A2E6C19"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21F5BF7E" w14:textId="77777777" w:rsidR="00FF2DB5" w:rsidRPr="005D3BF8" w:rsidRDefault="00FF2DB5" w:rsidP="00DE1FB1">
            <w:pPr>
              <w:rPr>
                <w:spacing w:val="0"/>
                <w:sz w:val="22"/>
                <w:szCs w:val="22"/>
              </w:rPr>
            </w:pPr>
            <w:r w:rsidRPr="005D3BF8">
              <w:rPr>
                <w:spacing w:val="0"/>
                <w:sz w:val="22"/>
                <w:szCs w:val="22"/>
              </w:rPr>
              <w:t>8</w:t>
            </w:r>
          </w:p>
        </w:tc>
      </w:tr>
      <w:tr w:rsidR="001A01FB" w:rsidRPr="005130CA" w14:paraId="2C976AD4" w14:textId="77777777" w:rsidTr="00A735E2">
        <w:trPr>
          <w:trHeight w:val="290"/>
        </w:trPr>
        <w:tc>
          <w:tcPr>
            <w:tcW w:w="3927" w:type="dxa"/>
            <w:tcBorders>
              <w:left w:val="single" w:sz="4" w:space="0" w:color="auto"/>
            </w:tcBorders>
            <w:noWrap/>
            <w:hideMark/>
          </w:tcPr>
          <w:p w14:paraId="6D952A4A" w14:textId="38FD235C" w:rsidR="00FF2DB5" w:rsidRPr="005D3BF8" w:rsidRDefault="00864105" w:rsidP="00DE1FB1">
            <w:pPr>
              <w:rPr>
                <w:spacing w:val="0"/>
                <w:sz w:val="22"/>
                <w:szCs w:val="22"/>
              </w:rPr>
            </w:pPr>
            <w:r>
              <w:rPr>
                <w:spacing w:val="0"/>
                <w:sz w:val="22"/>
                <w:szCs w:val="22"/>
              </w:rPr>
              <w:t>Harpalini</w:t>
            </w:r>
          </w:p>
        </w:tc>
        <w:tc>
          <w:tcPr>
            <w:tcW w:w="766" w:type="dxa"/>
            <w:tcBorders>
              <w:right w:val="single" w:sz="4" w:space="0" w:color="auto"/>
            </w:tcBorders>
          </w:tcPr>
          <w:p w14:paraId="651C6230"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0E845BB6" w14:textId="48231CCB" w:rsidR="00FF2DB5" w:rsidRPr="005D3BF8" w:rsidRDefault="00FF2DB5" w:rsidP="00DE1FB1">
            <w:pPr>
              <w:rPr>
                <w:spacing w:val="0"/>
                <w:sz w:val="22"/>
                <w:szCs w:val="22"/>
              </w:rPr>
            </w:pPr>
          </w:p>
        </w:tc>
        <w:tc>
          <w:tcPr>
            <w:tcW w:w="709" w:type="dxa"/>
            <w:noWrap/>
            <w:hideMark/>
          </w:tcPr>
          <w:p w14:paraId="06BF0E4B"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6A93F70F"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4979F3E8" w14:textId="77777777" w:rsidR="00FF2DB5" w:rsidRPr="005D3BF8" w:rsidRDefault="00FF2DB5" w:rsidP="00DE1FB1">
            <w:pPr>
              <w:rPr>
                <w:spacing w:val="0"/>
                <w:sz w:val="22"/>
                <w:szCs w:val="22"/>
              </w:rPr>
            </w:pPr>
          </w:p>
        </w:tc>
        <w:tc>
          <w:tcPr>
            <w:tcW w:w="751" w:type="dxa"/>
            <w:noWrap/>
            <w:hideMark/>
          </w:tcPr>
          <w:p w14:paraId="668EF5FA"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157F6AD7" w14:textId="77777777" w:rsidR="00FF2DB5" w:rsidRPr="005D3BF8" w:rsidRDefault="00FF2DB5" w:rsidP="00DE1FB1">
            <w:pPr>
              <w:rPr>
                <w:spacing w:val="0"/>
                <w:sz w:val="22"/>
                <w:szCs w:val="22"/>
              </w:rPr>
            </w:pPr>
          </w:p>
        </w:tc>
      </w:tr>
      <w:tr w:rsidR="001A01FB" w:rsidRPr="005130CA" w14:paraId="29F3DC31" w14:textId="77777777" w:rsidTr="00A735E2">
        <w:trPr>
          <w:trHeight w:val="290"/>
        </w:trPr>
        <w:tc>
          <w:tcPr>
            <w:tcW w:w="3927" w:type="dxa"/>
            <w:tcBorders>
              <w:left w:val="single" w:sz="4" w:space="0" w:color="auto"/>
            </w:tcBorders>
            <w:noWrap/>
            <w:hideMark/>
          </w:tcPr>
          <w:p w14:paraId="47EA2008" w14:textId="6242505E"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Notiobia nitidipennis </w:t>
            </w:r>
            <w:r w:rsidR="00FF2DB5" w:rsidRPr="005D3BF8">
              <w:rPr>
                <w:spacing w:val="0"/>
                <w:sz w:val="22"/>
                <w:szCs w:val="22"/>
              </w:rPr>
              <w:t>(LeConte)</w:t>
            </w:r>
          </w:p>
        </w:tc>
        <w:tc>
          <w:tcPr>
            <w:tcW w:w="766" w:type="dxa"/>
            <w:tcBorders>
              <w:right w:val="single" w:sz="4" w:space="0" w:color="auto"/>
            </w:tcBorders>
          </w:tcPr>
          <w:p w14:paraId="68051680" w14:textId="39379233" w:rsidR="00FF2DB5" w:rsidRPr="005D3BF8" w:rsidRDefault="00FF2DB5" w:rsidP="00DE1FB1">
            <w:pPr>
              <w:rPr>
                <w:spacing w:val="0"/>
                <w:sz w:val="22"/>
                <w:szCs w:val="22"/>
              </w:rPr>
            </w:pPr>
            <w:r w:rsidRPr="005D3BF8">
              <w:rPr>
                <w:spacing w:val="0"/>
                <w:sz w:val="22"/>
                <w:szCs w:val="22"/>
              </w:rPr>
              <w:t>No.ni</w:t>
            </w:r>
          </w:p>
        </w:tc>
        <w:tc>
          <w:tcPr>
            <w:tcW w:w="690" w:type="dxa"/>
            <w:tcBorders>
              <w:left w:val="single" w:sz="4" w:space="0" w:color="auto"/>
            </w:tcBorders>
            <w:noWrap/>
            <w:hideMark/>
          </w:tcPr>
          <w:p w14:paraId="7BDBA4A6" w14:textId="7397B968"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34487B07" w14:textId="77777777" w:rsidR="00FF2DB5" w:rsidRPr="005D3BF8" w:rsidRDefault="00FF2DB5" w:rsidP="00DE1FB1">
            <w:pPr>
              <w:rPr>
                <w:spacing w:val="0"/>
                <w:sz w:val="22"/>
                <w:szCs w:val="22"/>
              </w:rPr>
            </w:pPr>
            <w:r w:rsidRPr="005D3BF8">
              <w:rPr>
                <w:spacing w:val="0"/>
                <w:sz w:val="22"/>
                <w:szCs w:val="22"/>
              </w:rPr>
              <w:t>5</w:t>
            </w:r>
          </w:p>
        </w:tc>
        <w:tc>
          <w:tcPr>
            <w:tcW w:w="1037" w:type="dxa"/>
            <w:tcBorders>
              <w:right w:val="single" w:sz="4" w:space="0" w:color="auto"/>
            </w:tcBorders>
            <w:noWrap/>
            <w:hideMark/>
          </w:tcPr>
          <w:p w14:paraId="5BA485CC"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51ADBD2C"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13F2790"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EDD8C57"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3AAD0879" w14:textId="77777777" w:rsidTr="00A735E2">
        <w:trPr>
          <w:trHeight w:val="290"/>
        </w:trPr>
        <w:tc>
          <w:tcPr>
            <w:tcW w:w="3927" w:type="dxa"/>
            <w:tcBorders>
              <w:left w:val="single" w:sz="4" w:space="0" w:color="auto"/>
            </w:tcBorders>
            <w:noWrap/>
            <w:hideMark/>
          </w:tcPr>
          <w:p w14:paraId="0B531EB1" w14:textId="25121F16"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Anisodactylus harrisii </w:t>
            </w:r>
            <w:r w:rsidR="00FF2DB5" w:rsidRPr="005D3BF8">
              <w:rPr>
                <w:spacing w:val="0"/>
                <w:sz w:val="22"/>
                <w:szCs w:val="22"/>
              </w:rPr>
              <w:t>LeConte</w:t>
            </w:r>
          </w:p>
        </w:tc>
        <w:tc>
          <w:tcPr>
            <w:tcW w:w="766" w:type="dxa"/>
            <w:tcBorders>
              <w:right w:val="single" w:sz="4" w:space="0" w:color="auto"/>
            </w:tcBorders>
          </w:tcPr>
          <w:p w14:paraId="30AC0400" w14:textId="23F08B11" w:rsidR="00FF2DB5" w:rsidRPr="005D3BF8" w:rsidRDefault="00FF2DB5" w:rsidP="00DE1FB1">
            <w:pPr>
              <w:rPr>
                <w:spacing w:val="0"/>
                <w:sz w:val="22"/>
                <w:szCs w:val="22"/>
              </w:rPr>
            </w:pPr>
            <w:r w:rsidRPr="005D3BF8">
              <w:rPr>
                <w:spacing w:val="0"/>
                <w:sz w:val="22"/>
                <w:szCs w:val="22"/>
              </w:rPr>
              <w:t>An.ha</w:t>
            </w:r>
          </w:p>
        </w:tc>
        <w:tc>
          <w:tcPr>
            <w:tcW w:w="690" w:type="dxa"/>
            <w:tcBorders>
              <w:left w:val="single" w:sz="4" w:space="0" w:color="auto"/>
            </w:tcBorders>
            <w:noWrap/>
            <w:hideMark/>
          </w:tcPr>
          <w:p w14:paraId="0ECD2C71" w14:textId="7A715FA1"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02EB11B"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4A4D52A4"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36844E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22283E44"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CE98334"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11DEE73" w14:textId="77777777" w:rsidTr="00A735E2">
        <w:trPr>
          <w:trHeight w:val="290"/>
        </w:trPr>
        <w:tc>
          <w:tcPr>
            <w:tcW w:w="3927" w:type="dxa"/>
            <w:tcBorders>
              <w:left w:val="single" w:sz="4" w:space="0" w:color="auto"/>
            </w:tcBorders>
            <w:noWrap/>
            <w:hideMark/>
          </w:tcPr>
          <w:p w14:paraId="1B2AE23A" w14:textId="433F48E9"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Anisodactylus melanopus </w:t>
            </w:r>
            <w:r w:rsidR="00FF2DB5" w:rsidRPr="005D3BF8">
              <w:rPr>
                <w:spacing w:val="0"/>
                <w:sz w:val="22"/>
                <w:szCs w:val="22"/>
              </w:rPr>
              <w:t>(Haldeman)</w:t>
            </w:r>
          </w:p>
        </w:tc>
        <w:tc>
          <w:tcPr>
            <w:tcW w:w="766" w:type="dxa"/>
            <w:tcBorders>
              <w:right w:val="single" w:sz="4" w:space="0" w:color="auto"/>
            </w:tcBorders>
          </w:tcPr>
          <w:p w14:paraId="1EC562F1" w14:textId="5E13CB2A" w:rsidR="00FF2DB5" w:rsidRPr="005D3BF8" w:rsidRDefault="00FF2DB5" w:rsidP="00DE1FB1">
            <w:pPr>
              <w:rPr>
                <w:spacing w:val="0"/>
                <w:sz w:val="22"/>
                <w:szCs w:val="22"/>
              </w:rPr>
            </w:pPr>
            <w:r w:rsidRPr="005D3BF8">
              <w:rPr>
                <w:spacing w:val="0"/>
                <w:sz w:val="22"/>
                <w:szCs w:val="22"/>
              </w:rPr>
              <w:t>An.me</w:t>
            </w:r>
          </w:p>
        </w:tc>
        <w:tc>
          <w:tcPr>
            <w:tcW w:w="690" w:type="dxa"/>
            <w:tcBorders>
              <w:left w:val="single" w:sz="4" w:space="0" w:color="auto"/>
            </w:tcBorders>
            <w:noWrap/>
            <w:hideMark/>
          </w:tcPr>
          <w:p w14:paraId="57357D7F" w14:textId="4AF7F8C0"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3A1C5458"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6BDC7A53"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44DB18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39F2BFB"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7C6703A9"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E3FA555" w14:textId="77777777" w:rsidTr="00A735E2">
        <w:trPr>
          <w:trHeight w:val="290"/>
        </w:trPr>
        <w:tc>
          <w:tcPr>
            <w:tcW w:w="3927" w:type="dxa"/>
            <w:tcBorders>
              <w:left w:val="single" w:sz="4" w:space="0" w:color="auto"/>
            </w:tcBorders>
            <w:noWrap/>
            <w:hideMark/>
          </w:tcPr>
          <w:p w14:paraId="145177EA" w14:textId="6DDCFC24"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Anisodactylus nigerrimus </w:t>
            </w:r>
            <w:r w:rsidR="00FF2DB5" w:rsidRPr="005D3BF8">
              <w:rPr>
                <w:spacing w:val="0"/>
                <w:sz w:val="22"/>
                <w:szCs w:val="22"/>
              </w:rPr>
              <w:t>(Dejean)</w:t>
            </w:r>
          </w:p>
        </w:tc>
        <w:tc>
          <w:tcPr>
            <w:tcW w:w="766" w:type="dxa"/>
            <w:tcBorders>
              <w:right w:val="single" w:sz="4" w:space="0" w:color="auto"/>
            </w:tcBorders>
          </w:tcPr>
          <w:p w14:paraId="36EE4F9B" w14:textId="3865E8BE" w:rsidR="00FF2DB5" w:rsidRPr="005D3BF8" w:rsidRDefault="00FF2DB5" w:rsidP="00DE1FB1">
            <w:pPr>
              <w:rPr>
                <w:spacing w:val="0"/>
                <w:sz w:val="22"/>
                <w:szCs w:val="22"/>
              </w:rPr>
            </w:pPr>
            <w:r w:rsidRPr="005D3BF8">
              <w:rPr>
                <w:spacing w:val="0"/>
                <w:sz w:val="22"/>
                <w:szCs w:val="22"/>
              </w:rPr>
              <w:t>An.ni</w:t>
            </w:r>
          </w:p>
        </w:tc>
        <w:tc>
          <w:tcPr>
            <w:tcW w:w="690" w:type="dxa"/>
            <w:tcBorders>
              <w:left w:val="single" w:sz="4" w:space="0" w:color="auto"/>
            </w:tcBorders>
            <w:noWrap/>
            <w:hideMark/>
          </w:tcPr>
          <w:p w14:paraId="14720016" w14:textId="4288E5EB"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47A08AE" w14:textId="77777777" w:rsidR="00FF2DB5" w:rsidRPr="005D3BF8" w:rsidRDefault="00FF2DB5" w:rsidP="00DE1FB1">
            <w:pPr>
              <w:rPr>
                <w:spacing w:val="0"/>
                <w:sz w:val="22"/>
                <w:szCs w:val="22"/>
              </w:rPr>
            </w:pPr>
            <w:r w:rsidRPr="005D3BF8">
              <w:rPr>
                <w:spacing w:val="0"/>
                <w:sz w:val="22"/>
                <w:szCs w:val="22"/>
              </w:rPr>
              <w:t>3</w:t>
            </w:r>
          </w:p>
        </w:tc>
        <w:tc>
          <w:tcPr>
            <w:tcW w:w="1037" w:type="dxa"/>
            <w:tcBorders>
              <w:right w:val="single" w:sz="4" w:space="0" w:color="auto"/>
            </w:tcBorders>
            <w:noWrap/>
            <w:hideMark/>
          </w:tcPr>
          <w:p w14:paraId="08AC005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9969AB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1BA61C2" w14:textId="77777777" w:rsidR="00FF2DB5" w:rsidRPr="005D3BF8" w:rsidRDefault="00FF2DB5" w:rsidP="00DE1FB1">
            <w:pPr>
              <w:rPr>
                <w:spacing w:val="0"/>
                <w:sz w:val="22"/>
                <w:szCs w:val="22"/>
              </w:rPr>
            </w:pPr>
            <w:r w:rsidRPr="005D3BF8">
              <w:rPr>
                <w:spacing w:val="0"/>
                <w:sz w:val="22"/>
                <w:szCs w:val="22"/>
              </w:rPr>
              <w:t>3</w:t>
            </w:r>
          </w:p>
        </w:tc>
        <w:tc>
          <w:tcPr>
            <w:tcW w:w="679" w:type="dxa"/>
            <w:tcBorders>
              <w:right w:val="single" w:sz="4" w:space="0" w:color="auto"/>
            </w:tcBorders>
            <w:noWrap/>
            <w:hideMark/>
          </w:tcPr>
          <w:p w14:paraId="56450BF1" w14:textId="77777777" w:rsidR="00FF2DB5" w:rsidRPr="005D3BF8" w:rsidRDefault="00FF2DB5" w:rsidP="00DE1FB1">
            <w:pPr>
              <w:rPr>
                <w:spacing w:val="0"/>
                <w:sz w:val="22"/>
                <w:szCs w:val="22"/>
              </w:rPr>
            </w:pPr>
            <w:r w:rsidRPr="005D3BF8">
              <w:rPr>
                <w:spacing w:val="0"/>
                <w:sz w:val="22"/>
                <w:szCs w:val="22"/>
              </w:rPr>
              <w:t>2</w:t>
            </w:r>
          </w:p>
        </w:tc>
      </w:tr>
      <w:tr w:rsidR="001A01FB" w:rsidRPr="005130CA" w14:paraId="0247A495" w14:textId="77777777" w:rsidTr="00A735E2">
        <w:trPr>
          <w:trHeight w:val="290"/>
        </w:trPr>
        <w:tc>
          <w:tcPr>
            <w:tcW w:w="3927" w:type="dxa"/>
            <w:tcBorders>
              <w:left w:val="single" w:sz="4" w:space="0" w:color="auto"/>
            </w:tcBorders>
            <w:noWrap/>
            <w:hideMark/>
          </w:tcPr>
          <w:p w14:paraId="5AB682B2" w14:textId="51C1E7B0"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Amphasia interstitialis </w:t>
            </w:r>
            <w:r w:rsidR="00FF2DB5" w:rsidRPr="005D3BF8">
              <w:rPr>
                <w:spacing w:val="0"/>
                <w:sz w:val="22"/>
                <w:szCs w:val="22"/>
              </w:rPr>
              <w:t>(Say)</w:t>
            </w:r>
          </w:p>
        </w:tc>
        <w:tc>
          <w:tcPr>
            <w:tcW w:w="766" w:type="dxa"/>
            <w:tcBorders>
              <w:right w:val="single" w:sz="4" w:space="0" w:color="auto"/>
            </w:tcBorders>
          </w:tcPr>
          <w:p w14:paraId="484313E0" w14:textId="389E9CBD" w:rsidR="00FF2DB5" w:rsidRPr="005D3BF8" w:rsidRDefault="00FF2DB5" w:rsidP="00DE1FB1">
            <w:pPr>
              <w:rPr>
                <w:spacing w:val="0"/>
                <w:sz w:val="22"/>
                <w:szCs w:val="22"/>
              </w:rPr>
            </w:pPr>
            <w:r w:rsidRPr="005D3BF8">
              <w:rPr>
                <w:spacing w:val="0"/>
                <w:sz w:val="22"/>
                <w:szCs w:val="22"/>
              </w:rPr>
              <w:t>Am.in</w:t>
            </w:r>
          </w:p>
        </w:tc>
        <w:tc>
          <w:tcPr>
            <w:tcW w:w="690" w:type="dxa"/>
            <w:tcBorders>
              <w:left w:val="single" w:sz="4" w:space="0" w:color="auto"/>
            </w:tcBorders>
            <w:noWrap/>
            <w:hideMark/>
          </w:tcPr>
          <w:p w14:paraId="26C0D82F" w14:textId="61090A1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4F323DAB"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5574A49C"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76DBC631"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684F379D"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42157EF1"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4D54D2A0" w14:textId="77777777" w:rsidTr="00A735E2">
        <w:trPr>
          <w:trHeight w:val="290"/>
        </w:trPr>
        <w:tc>
          <w:tcPr>
            <w:tcW w:w="3927" w:type="dxa"/>
            <w:tcBorders>
              <w:left w:val="single" w:sz="4" w:space="0" w:color="auto"/>
            </w:tcBorders>
            <w:noWrap/>
            <w:hideMark/>
          </w:tcPr>
          <w:p w14:paraId="1181A5DF" w14:textId="16E23976"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Agonoleptus thoracicus </w:t>
            </w:r>
            <w:r w:rsidR="00FF2DB5" w:rsidRPr="005D3BF8">
              <w:rPr>
                <w:spacing w:val="0"/>
                <w:sz w:val="22"/>
                <w:szCs w:val="22"/>
              </w:rPr>
              <w:t>(Casey)</w:t>
            </w:r>
          </w:p>
        </w:tc>
        <w:tc>
          <w:tcPr>
            <w:tcW w:w="766" w:type="dxa"/>
            <w:tcBorders>
              <w:right w:val="single" w:sz="4" w:space="0" w:color="auto"/>
            </w:tcBorders>
          </w:tcPr>
          <w:p w14:paraId="679085CA" w14:textId="37EFBEBA" w:rsidR="00FF2DB5" w:rsidRPr="005D3BF8" w:rsidRDefault="00FF2DB5" w:rsidP="00DE1FB1">
            <w:pPr>
              <w:rPr>
                <w:spacing w:val="0"/>
                <w:sz w:val="22"/>
                <w:szCs w:val="22"/>
              </w:rPr>
            </w:pPr>
            <w:r w:rsidRPr="005D3BF8">
              <w:rPr>
                <w:spacing w:val="0"/>
                <w:sz w:val="22"/>
                <w:szCs w:val="22"/>
              </w:rPr>
              <w:t>Ag.th</w:t>
            </w:r>
          </w:p>
        </w:tc>
        <w:tc>
          <w:tcPr>
            <w:tcW w:w="690" w:type="dxa"/>
            <w:tcBorders>
              <w:left w:val="single" w:sz="4" w:space="0" w:color="auto"/>
            </w:tcBorders>
            <w:noWrap/>
            <w:hideMark/>
          </w:tcPr>
          <w:p w14:paraId="35C52944" w14:textId="1D8BC188"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7CCEA98"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3B50C1B4"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423F33B"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236D3EF"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5C6D45D3"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5D498F32" w14:textId="77777777" w:rsidTr="00A735E2">
        <w:trPr>
          <w:trHeight w:val="290"/>
        </w:trPr>
        <w:tc>
          <w:tcPr>
            <w:tcW w:w="3927" w:type="dxa"/>
            <w:tcBorders>
              <w:left w:val="single" w:sz="4" w:space="0" w:color="auto"/>
            </w:tcBorders>
            <w:noWrap/>
            <w:hideMark/>
          </w:tcPr>
          <w:p w14:paraId="4A2123E2" w14:textId="7FC31444"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Harpalus spadiceus</w:t>
            </w:r>
            <w:r w:rsidR="00FF2DB5" w:rsidRPr="005D3BF8">
              <w:rPr>
                <w:spacing w:val="0"/>
                <w:sz w:val="22"/>
                <w:szCs w:val="22"/>
              </w:rPr>
              <w:t xml:space="preserve"> Dejean</w:t>
            </w:r>
          </w:p>
        </w:tc>
        <w:tc>
          <w:tcPr>
            <w:tcW w:w="766" w:type="dxa"/>
            <w:tcBorders>
              <w:right w:val="single" w:sz="4" w:space="0" w:color="auto"/>
            </w:tcBorders>
          </w:tcPr>
          <w:p w14:paraId="6486E626" w14:textId="0374A4AA" w:rsidR="00FF2DB5" w:rsidRPr="005D3BF8" w:rsidRDefault="00FF2DB5" w:rsidP="00DE1FB1">
            <w:pPr>
              <w:rPr>
                <w:spacing w:val="0"/>
                <w:sz w:val="22"/>
                <w:szCs w:val="22"/>
              </w:rPr>
            </w:pPr>
            <w:r w:rsidRPr="005D3BF8">
              <w:rPr>
                <w:spacing w:val="0"/>
                <w:sz w:val="22"/>
                <w:szCs w:val="22"/>
              </w:rPr>
              <w:t>Ha.sp</w:t>
            </w:r>
          </w:p>
        </w:tc>
        <w:tc>
          <w:tcPr>
            <w:tcW w:w="690" w:type="dxa"/>
            <w:tcBorders>
              <w:left w:val="single" w:sz="4" w:space="0" w:color="auto"/>
            </w:tcBorders>
            <w:noWrap/>
            <w:hideMark/>
          </w:tcPr>
          <w:p w14:paraId="746A742F" w14:textId="0D3AAD8D"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32F81C2C"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735D8971"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666E9C8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C76BC6F" w14:textId="77777777" w:rsidR="00FF2DB5" w:rsidRPr="005D3BF8" w:rsidRDefault="00FF2DB5" w:rsidP="00DE1FB1">
            <w:pPr>
              <w:rPr>
                <w:spacing w:val="0"/>
                <w:sz w:val="22"/>
                <w:szCs w:val="22"/>
              </w:rPr>
            </w:pPr>
            <w:r w:rsidRPr="005D3BF8">
              <w:rPr>
                <w:spacing w:val="0"/>
                <w:sz w:val="22"/>
                <w:szCs w:val="22"/>
              </w:rPr>
              <w:t>3</w:t>
            </w:r>
          </w:p>
        </w:tc>
        <w:tc>
          <w:tcPr>
            <w:tcW w:w="679" w:type="dxa"/>
            <w:tcBorders>
              <w:right w:val="single" w:sz="4" w:space="0" w:color="auto"/>
            </w:tcBorders>
            <w:noWrap/>
            <w:hideMark/>
          </w:tcPr>
          <w:p w14:paraId="3227B150" w14:textId="77777777" w:rsidR="00FF2DB5" w:rsidRPr="005D3BF8" w:rsidRDefault="00FF2DB5" w:rsidP="00DE1FB1">
            <w:pPr>
              <w:rPr>
                <w:spacing w:val="0"/>
                <w:sz w:val="22"/>
                <w:szCs w:val="22"/>
              </w:rPr>
            </w:pPr>
            <w:r w:rsidRPr="005D3BF8">
              <w:rPr>
                <w:spacing w:val="0"/>
                <w:sz w:val="22"/>
                <w:szCs w:val="22"/>
              </w:rPr>
              <w:t>8</w:t>
            </w:r>
          </w:p>
        </w:tc>
      </w:tr>
      <w:tr w:rsidR="001A01FB" w:rsidRPr="005130CA" w14:paraId="7BCD1DA7" w14:textId="77777777" w:rsidTr="00A735E2">
        <w:trPr>
          <w:trHeight w:val="290"/>
        </w:trPr>
        <w:tc>
          <w:tcPr>
            <w:tcW w:w="3927" w:type="dxa"/>
            <w:tcBorders>
              <w:left w:val="single" w:sz="4" w:space="0" w:color="auto"/>
            </w:tcBorders>
            <w:noWrap/>
            <w:hideMark/>
          </w:tcPr>
          <w:p w14:paraId="6A076693" w14:textId="79ED81F1"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Trichotichnus autumnalis </w:t>
            </w:r>
            <w:r w:rsidR="00FF2DB5" w:rsidRPr="005D3BF8">
              <w:rPr>
                <w:spacing w:val="0"/>
                <w:sz w:val="22"/>
                <w:szCs w:val="22"/>
              </w:rPr>
              <w:t>(Say)</w:t>
            </w:r>
          </w:p>
        </w:tc>
        <w:tc>
          <w:tcPr>
            <w:tcW w:w="766" w:type="dxa"/>
            <w:tcBorders>
              <w:right w:val="single" w:sz="4" w:space="0" w:color="auto"/>
            </w:tcBorders>
          </w:tcPr>
          <w:p w14:paraId="0F1159BE" w14:textId="2CDDBEFD" w:rsidR="00FF2DB5" w:rsidRPr="005D3BF8" w:rsidRDefault="00FF2DB5" w:rsidP="00DE1FB1">
            <w:pPr>
              <w:rPr>
                <w:spacing w:val="0"/>
                <w:sz w:val="22"/>
                <w:szCs w:val="22"/>
              </w:rPr>
            </w:pPr>
            <w:r w:rsidRPr="005D3BF8">
              <w:rPr>
                <w:spacing w:val="0"/>
                <w:sz w:val="22"/>
                <w:szCs w:val="22"/>
              </w:rPr>
              <w:t>Tr.au</w:t>
            </w:r>
          </w:p>
        </w:tc>
        <w:tc>
          <w:tcPr>
            <w:tcW w:w="690" w:type="dxa"/>
            <w:tcBorders>
              <w:left w:val="single" w:sz="4" w:space="0" w:color="auto"/>
            </w:tcBorders>
            <w:noWrap/>
            <w:hideMark/>
          </w:tcPr>
          <w:p w14:paraId="38F70772" w14:textId="2FE649C9"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7E5656C"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3670C53D" w14:textId="77777777" w:rsidR="00FF2DB5" w:rsidRPr="005D3BF8" w:rsidRDefault="00FF2DB5" w:rsidP="00DE1FB1">
            <w:pPr>
              <w:rPr>
                <w:spacing w:val="0"/>
                <w:sz w:val="22"/>
                <w:szCs w:val="22"/>
              </w:rPr>
            </w:pPr>
            <w:r w:rsidRPr="005D3BF8">
              <w:rPr>
                <w:spacing w:val="0"/>
                <w:sz w:val="22"/>
                <w:szCs w:val="22"/>
              </w:rPr>
              <w:t>9</w:t>
            </w:r>
          </w:p>
        </w:tc>
        <w:tc>
          <w:tcPr>
            <w:tcW w:w="914" w:type="dxa"/>
            <w:tcBorders>
              <w:left w:val="single" w:sz="4" w:space="0" w:color="auto"/>
            </w:tcBorders>
            <w:noWrap/>
            <w:hideMark/>
          </w:tcPr>
          <w:p w14:paraId="1F4B894F" w14:textId="77777777" w:rsidR="00FF2DB5" w:rsidRPr="005D3BF8" w:rsidRDefault="00FF2DB5" w:rsidP="00DE1FB1">
            <w:pPr>
              <w:rPr>
                <w:spacing w:val="0"/>
                <w:sz w:val="22"/>
                <w:szCs w:val="22"/>
              </w:rPr>
            </w:pPr>
            <w:r w:rsidRPr="005D3BF8">
              <w:rPr>
                <w:spacing w:val="0"/>
                <w:sz w:val="22"/>
                <w:szCs w:val="22"/>
              </w:rPr>
              <w:t>2</w:t>
            </w:r>
          </w:p>
        </w:tc>
        <w:tc>
          <w:tcPr>
            <w:tcW w:w="751" w:type="dxa"/>
            <w:noWrap/>
            <w:hideMark/>
          </w:tcPr>
          <w:p w14:paraId="2FDF4E80"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24D3642F"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76E2F2E2" w14:textId="77777777" w:rsidTr="00A735E2">
        <w:trPr>
          <w:trHeight w:val="290"/>
        </w:trPr>
        <w:tc>
          <w:tcPr>
            <w:tcW w:w="3927" w:type="dxa"/>
            <w:tcBorders>
              <w:left w:val="single" w:sz="4" w:space="0" w:color="auto"/>
            </w:tcBorders>
            <w:noWrap/>
            <w:hideMark/>
          </w:tcPr>
          <w:p w14:paraId="06F77B1E" w14:textId="59DC57CE" w:rsidR="00FF2DB5" w:rsidRPr="005D3BF8" w:rsidRDefault="00864105" w:rsidP="00DE1FB1">
            <w:pPr>
              <w:rPr>
                <w:spacing w:val="0"/>
                <w:sz w:val="22"/>
                <w:szCs w:val="22"/>
              </w:rPr>
            </w:pPr>
            <w:r>
              <w:rPr>
                <w:spacing w:val="0"/>
                <w:sz w:val="22"/>
                <w:szCs w:val="22"/>
              </w:rPr>
              <w:t>Sphodrini</w:t>
            </w:r>
          </w:p>
        </w:tc>
        <w:tc>
          <w:tcPr>
            <w:tcW w:w="766" w:type="dxa"/>
            <w:tcBorders>
              <w:right w:val="single" w:sz="4" w:space="0" w:color="auto"/>
            </w:tcBorders>
          </w:tcPr>
          <w:p w14:paraId="73CCAFB5"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F3AF3A8" w14:textId="516D928E" w:rsidR="00FF2DB5" w:rsidRPr="005D3BF8" w:rsidRDefault="00FF2DB5" w:rsidP="00DE1FB1">
            <w:pPr>
              <w:rPr>
                <w:spacing w:val="0"/>
                <w:sz w:val="22"/>
                <w:szCs w:val="22"/>
              </w:rPr>
            </w:pPr>
          </w:p>
        </w:tc>
        <w:tc>
          <w:tcPr>
            <w:tcW w:w="709" w:type="dxa"/>
            <w:noWrap/>
            <w:hideMark/>
          </w:tcPr>
          <w:p w14:paraId="73A251FD"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35304E92"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9431407" w14:textId="77777777" w:rsidR="00FF2DB5" w:rsidRPr="005D3BF8" w:rsidRDefault="00FF2DB5" w:rsidP="00DE1FB1">
            <w:pPr>
              <w:rPr>
                <w:spacing w:val="0"/>
                <w:sz w:val="22"/>
                <w:szCs w:val="22"/>
              </w:rPr>
            </w:pPr>
          </w:p>
        </w:tc>
        <w:tc>
          <w:tcPr>
            <w:tcW w:w="751" w:type="dxa"/>
            <w:noWrap/>
            <w:hideMark/>
          </w:tcPr>
          <w:p w14:paraId="3D6413FB"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435F49F1" w14:textId="77777777" w:rsidR="00FF2DB5" w:rsidRPr="005D3BF8" w:rsidRDefault="00FF2DB5" w:rsidP="00DE1FB1">
            <w:pPr>
              <w:rPr>
                <w:spacing w:val="0"/>
                <w:sz w:val="22"/>
                <w:szCs w:val="22"/>
              </w:rPr>
            </w:pPr>
          </w:p>
        </w:tc>
      </w:tr>
      <w:tr w:rsidR="001A01FB" w:rsidRPr="005130CA" w14:paraId="61AA1B58" w14:textId="77777777" w:rsidTr="00A735E2">
        <w:trPr>
          <w:trHeight w:val="290"/>
        </w:trPr>
        <w:tc>
          <w:tcPr>
            <w:tcW w:w="3927" w:type="dxa"/>
            <w:tcBorders>
              <w:left w:val="single" w:sz="4" w:space="0" w:color="auto"/>
            </w:tcBorders>
            <w:noWrap/>
            <w:hideMark/>
          </w:tcPr>
          <w:p w14:paraId="7B8CCB5F" w14:textId="75215612" w:rsidR="00FF2DB5" w:rsidRPr="005D3BF8" w:rsidRDefault="00864105" w:rsidP="00DE1FB1">
            <w:pPr>
              <w:rPr>
                <w:i/>
                <w:iCs/>
                <w:spacing w:val="0"/>
                <w:sz w:val="22"/>
                <w:szCs w:val="22"/>
              </w:rPr>
            </w:pPr>
            <w:r>
              <w:rPr>
                <w:i/>
                <w:iCs/>
                <w:spacing w:val="0"/>
                <w:sz w:val="22"/>
                <w:szCs w:val="22"/>
              </w:rPr>
              <w:lastRenderedPageBreak/>
              <w:t xml:space="preserve">        </w:t>
            </w:r>
            <w:r w:rsidR="00FF2DB5" w:rsidRPr="005D3BF8">
              <w:rPr>
                <w:i/>
                <w:iCs/>
                <w:spacing w:val="0"/>
                <w:sz w:val="22"/>
                <w:szCs w:val="22"/>
              </w:rPr>
              <w:t xml:space="preserve">Pseudamara arenaria </w:t>
            </w:r>
            <w:r w:rsidR="00FF2DB5" w:rsidRPr="005D3BF8">
              <w:rPr>
                <w:spacing w:val="0"/>
                <w:sz w:val="22"/>
                <w:szCs w:val="22"/>
              </w:rPr>
              <w:t>(LeConte)</w:t>
            </w:r>
          </w:p>
        </w:tc>
        <w:tc>
          <w:tcPr>
            <w:tcW w:w="766" w:type="dxa"/>
            <w:tcBorders>
              <w:right w:val="single" w:sz="4" w:space="0" w:color="auto"/>
            </w:tcBorders>
          </w:tcPr>
          <w:p w14:paraId="06CC51E2" w14:textId="51F4B059" w:rsidR="00FF2DB5" w:rsidRPr="005D3BF8" w:rsidRDefault="00FF2DB5" w:rsidP="00DE1FB1">
            <w:pPr>
              <w:rPr>
                <w:spacing w:val="0"/>
                <w:sz w:val="22"/>
                <w:szCs w:val="22"/>
              </w:rPr>
            </w:pPr>
            <w:r w:rsidRPr="005D3BF8">
              <w:rPr>
                <w:spacing w:val="0"/>
                <w:sz w:val="22"/>
                <w:szCs w:val="22"/>
              </w:rPr>
              <w:t>Ps.ar</w:t>
            </w:r>
          </w:p>
        </w:tc>
        <w:tc>
          <w:tcPr>
            <w:tcW w:w="690" w:type="dxa"/>
            <w:tcBorders>
              <w:left w:val="single" w:sz="4" w:space="0" w:color="auto"/>
            </w:tcBorders>
            <w:noWrap/>
            <w:hideMark/>
          </w:tcPr>
          <w:p w14:paraId="636304B4" w14:textId="5B22C93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8B85DB5"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03EFCD50"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1A42066"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07BB495"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14CB9591"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1B98136D" w14:textId="77777777" w:rsidTr="00A735E2">
        <w:trPr>
          <w:trHeight w:val="290"/>
        </w:trPr>
        <w:tc>
          <w:tcPr>
            <w:tcW w:w="3927" w:type="dxa"/>
            <w:tcBorders>
              <w:left w:val="single" w:sz="4" w:space="0" w:color="auto"/>
            </w:tcBorders>
            <w:noWrap/>
            <w:hideMark/>
          </w:tcPr>
          <w:p w14:paraId="55E7DF2D" w14:textId="41A05C38" w:rsidR="00FF2DB5" w:rsidRPr="005D3BF8" w:rsidRDefault="00864105" w:rsidP="00DE1FB1">
            <w:pPr>
              <w:rPr>
                <w:spacing w:val="0"/>
                <w:sz w:val="22"/>
                <w:szCs w:val="22"/>
              </w:rPr>
            </w:pPr>
            <w:r>
              <w:rPr>
                <w:spacing w:val="0"/>
                <w:sz w:val="22"/>
                <w:szCs w:val="22"/>
              </w:rPr>
              <w:t>Platynini</w:t>
            </w:r>
          </w:p>
        </w:tc>
        <w:tc>
          <w:tcPr>
            <w:tcW w:w="766" w:type="dxa"/>
            <w:tcBorders>
              <w:right w:val="single" w:sz="4" w:space="0" w:color="auto"/>
            </w:tcBorders>
          </w:tcPr>
          <w:p w14:paraId="156BACCF"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3B69A3E1" w14:textId="265B9B43" w:rsidR="00FF2DB5" w:rsidRPr="005D3BF8" w:rsidRDefault="00FF2DB5" w:rsidP="00DE1FB1">
            <w:pPr>
              <w:rPr>
                <w:spacing w:val="0"/>
                <w:sz w:val="22"/>
                <w:szCs w:val="22"/>
              </w:rPr>
            </w:pPr>
          </w:p>
        </w:tc>
        <w:tc>
          <w:tcPr>
            <w:tcW w:w="709" w:type="dxa"/>
            <w:noWrap/>
            <w:hideMark/>
          </w:tcPr>
          <w:p w14:paraId="5EC0C31B"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2409D0E1"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279F1B0F" w14:textId="77777777" w:rsidR="00FF2DB5" w:rsidRPr="005D3BF8" w:rsidRDefault="00FF2DB5" w:rsidP="00DE1FB1">
            <w:pPr>
              <w:rPr>
                <w:spacing w:val="0"/>
                <w:sz w:val="22"/>
                <w:szCs w:val="22"/>
              </w:rPr>
            </w:pPr>
          </w:p>
        </w:tc>
        <w:tc>
          <w:tcPr>
            <w:tcW w:w="751" w:type="dxa"/>
            <w:noWrap/>
            <w:hideMark/>
          </w:tcPr>
          <w:p w14:paraId="1DDDE7B1"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650E3196" w14:textId="77777777" w:rsidR="00FF2DB5" w:rsidRPr="005D3BF8" w:rsidRDefault="00FF2DB5" w:rsidP="00DE1FB1">
            <w:pPr>
              <w:rPr>
                <w:spacing w:val="0"/>
                <w:sz w:val="22"/>
                <w:szCs w:val="22"/>
              </w:rPr>
            </w:pPr>
          </w:p>
        </w:tc>
      </w:tr>
      <w:tr w:rsidR="001A01FB" w:rsidRPr="005130CA" w14:paraId="2C9EDA92" w14:textId="77777777" w:rsidTr="00A735E2">
        <w:trPr>
          <w:trHeight w:val="290"/>
        </w:trPr>
        <w:tc>
          <w:tcPr>
            <w:tcW w:w="3927" w:type="dxa"/>
            <w:tcBorders>
              <w:left w:val="single" w:sz="4" w:space="0" w:color="auto"/>
            </w:tcBorders>
            <w:noWrap/>
            <w:hideMark/>
          </w:tcPr>
          <w:p w14:paraId="342DFE29" w14:textId="3FFEB246"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Olisthopus parmatus </w:t>
            </w:r>
            <w:r w:rsidR="00FF2DB5" w:rsidRPr="005D3BF8">
              <w:rPr>
                <w:spacing w:val="0"/>
                <w:sz w:val="22"/>
                <w:szCs w:val="22"/>
              </w:rPr>
              <w:t xml:space="preserve"> (Say)</w:t>
            </w:r>
          </w:p>
        </w:tc>
        <w:tc>
          <w:tcPr>
            <w:tcW w:w="766" w:type="dxa"/>
            <w:tcBorders>
              <w:right w:val="single" w:sz="4" w:space="0" w:color="auto"/>
            </w:tcBorders>
          </w:tcPr>
          <w:p w14:paraId="3F8C9BA5" w14:textId="331E2844" w:rsidR="00FF2DB5" w:rsidRPr="005D3BF8" w:rsidRDefault="00FF2DB5" w:rsidP="00DE1FB1">
            <w:pPr>
              <w:rPr>
                <w:spacing w:val="0"/>
                <w:sz w:val="22"/>
                <w:szCs w:val="22"/>
              </w:rPr>
            </w:pPr>
            <w:r w:rsidRPr="005D3BF8">
              <w:rPr>
                <w:spacing w:val="0"/>
                <w:sz w:val="22"/>
                <w:szCs w:val="22"/>
              </w:rPr>
              <w:t>Ol.pa</w:t>
            </w:r>
          </w:p>
        </w:tc>
        <w:tc>
          <w:tcPr>
            <w:tcW w:w="690" w:type="dxa"/>
            <w:tcBorders>
              <w:left w:val="single" w:sz="4" w:space="0" w:color="auto"/>
            </w:tcBorders>
            <w:noWrap/>
            <w:hideMark/>
          </w:tcPr>
          <w:p w14:paraId="637C4242" w14:textId="43FDE771"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3106D63D"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6E55AA17" w14:textId="77777777" w:rsidR="00FF2DB5" w:rsidRPr="005D3BF8" w:rsidRDefault="00FF2DB5" w:rsidP="00DE1FB1">
            <w:pPr>
              <w:rPr>
                <w:spacing w:val="0"/>
                <w:sz w:val="22"/>
                <w:szCs w:val="22"/>
              </w:rPr>
            </w:pPr>
            <w:r w:rsidRPr="005D3BF8">
              <w:rPr>
                <w:spacing w:val="0"/>
                <w:sz w:val="22"/>
                <w:szCs w:val="22"/>
              </w:rPr>
              <w:t>1</w:t>
            </w:r>
          </w:p>
        </w:tc>
        <w:tc>
          <w:tcPr>
            <w:tcW w:w="914" w:type="dxa"/>
            <w:tcBorders>
              <w:left w:val="single" w:sz="4" w:space="0" w:color="auto"/>
            </w:tcBorders>
            <w:noWrap/>
            <w:hideMark/>
          </w:tcPr>
          <w:p w14:paraId="676B1C94" w14:textId="77777777" w:rsidR="00FF2DB5" w:rsidRPr="005D3BF8" w:rsidRDefault="00FF2DB5" w:rsidP="00DE1FB1">
            <w:pPr>
              <w:rPr>
                <w:spacing w:val="0"/>
                <w:sz w:val="22"/>
                <w:szCs w:val="22"/>
              </w:rPr>
            </w:pPr>
            <w:r w:rsidRPr="005D3BF8">
              <w:rPr>
                <w:spacing w:val="0"/>
                <w:sz w:val="22"/>
                <w:szCs w:val="22"/>
              </w:rPr>
              <w:t>2</w:t>
            </w:r>
          </w:p>
        </w:tc>
        <w:tc>
          <w:tcPr>
            <w:tcW w:w="751" w:type="dxa"/>
            <w:noWrap/>
            <w:hideMark/>
          </w:tcPr>
          <w:p w14:paraId="13344D15"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587DE702"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515FE1C5" w14:textId="77777777" w:rsidTr="00A735E2">
        <w:trPr>
          <w:trHeight w:val="290"/>
        </w:trPr>
        <w:tc>
          <w:tcPr>
            <w:tcW w:w="3927" w:type="dxa"/>
            <w:tcBorders>
              <w:left w:val="single" w:sz="4" w:space="0" w:color="auto"/>
            </w:tcBorders>
            <w:noWrap/>
            <w:hideMark/>
          </w:tcPr>
          <w:p w14:paraId="6533D6B3" w14:textId="290A10C8"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Agonum ferreum </w:t>
            </w:r>
            <w:r w:rsidR="00FF2DB5" w:rsidRPr="005D3BF8">
              <w:rPr>
                <w:spacing w:val="0"/>
                <w:sz w:val="22"/>
                <w:szCs w:val="22"/>
              </w:rPr>
              <w:t>Haldeman</w:t>
            </w:r>
          </w:p>
        </w:tc>
        <w:tc>
          <w:tcPr>
            <w:tcW w:w="766" w:type="dxa"/>
            <w:tcBorders>
              <w:right w:val="single" w:sz="4" w:space="0" w:color="auto"/>
            </w:tcBorders>
          </w:tcPr>
          <w:p w14:paraId="1A8D0025" w14:textId="26FB7BB1" w:rsidR="00FF2DB5" w:rsidRPr="005D3BF8" w:rsidRDefault="00FF2DB5" w:rsidP="00DE1FB1">
            <w:pPr>
              <w:rPr>
                <w:spacing w:val="0"/>
                <w:sz w:val="22"/>
                <w:szCs w:val="22"/>
              </w:rPr>
            </w:pPr>
            <w:r w:rsidRPr="005D3BF8">
              <w:rPr>
                <w:spacing w:val="0"/>
                <w:sz w:val="22"/>
                <w:szCs w:val="22"/>
              </w:rPr>
              <w:t>Ag.fe</w:t>
            </w:r>
          </w:p>
        </w:tc>
        <w:tc>
          <w:tcPr>
            <w:tcW w:w="690" w:type="dxa"/>
            <w:tcBorders>
              <w:left w:val="single" w:sz="4" w:space="0" w:color="auto"/>
            </w:tcBorders>
            <w:noWrap/>
            <w:hideMark/>
          </w:tcPr>
          <w:p w14:paraId="10C06BB2" w14:textId="086BCF76"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40F036E6"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5A76E7F9"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EAE342B"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C142100"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4B42CC80"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B4EB00D" w14:textId="77777777" w:rsidTr="00A735E2">
        <w:trPr>
          <w:trHeight w:val="290"/>
        </w:trPr>
        <w:tc>
          <w:tcPr>
            <w:tcW w:w="3927" w:type="dxa"/>
            <w:tcBorders>
              <w:left w:val="single" w:sz="4" w:space="0" w:color="auto"/>
            </w:tcBorders>
            <w:noWrap/>
            <w:hideMark/>
          </w:tcPr>
          <w:p w14:paraId="666529D1" w14:textId="02328AF9"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Agonum fidele </w:t>
            </w:r>
            <w:r w:rsidR="00FF2DB5" w:rsidRPr="005D3BF8">
              <w:rPr>
                <w:spacing w:val="0"/>
                <w:sz w:val="22"/>
                <w:szCs w:val="22"/>
              </w:rPr>
              <w:t>Casey</w:t>
            </w:r>
          </w:p>
        </w:tc>
        <w:tc>
          <w:tcPr>
            <w:tcW w:w="766" w:type="dxa"/>
            <w:tcBorders>
              <w:right w:val="single" w:sz="4" w:space="0" w:color="auto"/>
            </w:tcBorders>
          </w:tcPr>
          <w:p w14:paraId="4557B380" w14:textId="18C4F79D" w:rsidR="00FF2DB5" w:rsidRPr="005D3BF8" w:rsidRDefault="00FF2DB5" w:rsidP="00DE1FB1">
            <w:pPr>
              <w:rPr>
                <w:spacing w:val="0"/>
                <w:sz w:val="22"/>
                <w:szCs w:val="22"/>
              </w:rPr>
            </w:pPr>
            <w:r w:rsidRPr="005D3BF8">
              <w:rPr>
                <w:spacing w:val="0"/>
                <w:sz w:val="22"/>
                <w:szCs w:val="22"/>
              </w:rPr>
              <w:t>Ag.fi</w:t>
            </w:r>
          </w:p>
        </w:tc>
        <w:tc>
          <w:tcPr>
            <w:tcW w:w="690" w:type="dxa"/>
            <w:tcBorders>
              <w:left w:val="single" w:sz="4" w:space="0" w:color="auto"/>
            </w:tcBorders>
            <w:noWrap/>
            <w:hideMark/>
          </w:tcPr>
          <w:p w14:paraId="52021C4E" w14:textId="7D0D8EDE"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3604ACF6" w14:textId="77777777" w:rsidR="00FF2DB5" w:rsidRPr="005D3BF8" w:rsidRDefault="00FF2DB5" w:rsidP="00DE1FB1">
            <w:pPr>
              <w:rPr>
                <w:spacing w:val="0"/>
                <w:sz w:val="22"/>
                <w:szCs w:val="22"/>
              </w:rPr>
            </w:pPr>
            <w:r w:rsidRPr="005D3BF8">
              <w:rPr>
                <w:spacing w:val="0"/>
                <w:sz w:val="22"/>
                <w:szCs w:val="22"/>
              </w:rPr>
              <w:t>31</w:t>
            </w:r>
          </w:p>
        </w:tc>
        <w:tc>
          <w:tcPr>
            <w:tcW w:w="1037" w:type="dxa"/>
            <w:tcBorders>
              <w:right w:val="single" w:sz="4" w:space="0" w:color="auto"/>
            </w:tcBorders>
            <w:noWrap/>
            <w:hideMark/>
          </w:tcPr>
          <w:p w14:paraId="6C6C1DE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AC4EEA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00469B0" w14:textId="77777777" w:rsidR="00FF2DB5" w:rsidRPr="005D3BF8" w:rsidRDefault="00FF2DB5" w:rsidP="00DE1FB1">
            <w:pPr>
              <w:rPr>
                <w:spacing w:val="0"/>
                <w:sz w:val="22"/>
                <w:szCs w:val="22"/>
              </w:rPr>
            </w:pPr>
            <w:r w:rsidRPr="005D3BF8">
              <w:rPr>
                <w:spacing w:val="0"/>
                <w:sz w:val="22"/>
                <w:szCs w:val="22"/>
              </w:rPr>
              <w:t>3</w:t>
            </w:r>
          </w:p>
        </w:tc>
        <w:tc>
          <w:tcPr>
            <w:tcW w:w="679" w:type="dxa"/>
            <w:tcBorders>
              <w:right w:val="single" w:sz="4" w:space="0" w:color="auto"/>
            </w:tcBorders>
            <w:noWrap/>
            <w:hideMark/>
          </w:tcPr>
          <w:p w14:paraId="045769CC"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9D04CC1" w14:textId="77777777" w:rsidTr="00A735E2">
        <w:trPr>
          <w:trHeight w:val="290"/>
        </w:trPr>
        <w:tc>
          <w:tcPr>
            <w:tcW w:w="3927" w:type="dxa"/>
            <w:tcBorders>
              <w:left w:val="single" w:sz="4" w:space="0" w:color="auto"/>
            </w:tcBorders>
            <w:noWrap/>
            <w:hideMark/>
          </w:tcPr>
          <w:p w14:paraId="04C49B4C" w14:textId="680A1C6A"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Agonum retractum</w:t>
            </w:r>
            <w:r w:rsidR="00FF2DB5" w:rsidRPr="005D3BF8">
              <w:rPr>
                <w:spacing w:val="0"/>
                <w:sz w:val="22"/>
                <w:szCs w:val="22"/>
              </w:rPr>
              <w:t xml:space="preserve"> LeConte</w:t>
            </w:r>
          </w:p>
        </w:tc>
        <w:tc>
          <w:tcPr>
            <w:tcW w:w="766" w:type="dxa"/>
            <w:tcBorders>
              <w:right w:val="single" w:sz="4" w:space="0" w:color="auto"/>
            </w:tcBorders>
          </w:tcPr>
          <w:p w14:paraId="6A4B259B" w14:textId="575C125B" w:rsidR="00FF2DB5" w:rsidRPr="005D3BF8" w:rsidRDefault="00FF2DB5" w:rsidP="00DE1FB1">
            <w:pPr>
              <w:rPr>
                <w:spacing w:val="0"/>
                <w:sz w:val="22"/>
                <w:szCs w:val="22"/>
              </w:rPr>
            </w:pPr>
            <w:r w:rsidRPr="005D3BF8">
              <w:rPr>
                <w:spacing w:val="0"/>
                <w:sz w:val="22"/>
                <w:szCs w:val="22"/>
              </w:rPr>
              <w:t>Ag.re</w:t>
            </w:r>
          </w:p>
        </w:tc>
        <w:tc>
          <w:tcPr>
            <w:tcW w:w="690" w:type="dxa"/>
            <w:tcBorders>
              <w:left w:val="single" w:sz="4" w:space="0" w:color="auto"/>
            </w:tcBorders>
            <w:noWrap/>
            <w:hideMark/>
          </w:tcPr>
          <w:p w14:paraId="05866B69" w14:textId="03C2184A"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10D3427C"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13AA5063"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7DAA86E"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6A7C3BDB"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B112DB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527B4A06" w14:textId="77777777" w:rsidTr="00A735E2">
        <w:trPr>
          <w:trHeight w:val="290"/>
        </w:trPr>
        <w:tc>
          <w:tcPr>
            <w:tcW w:w="3927" w:type="dxa"/>
            <w:tcBorders>
              <w:left w:val="single" w:sz="4" w:space="0" w:color="auto"/>
            </w:tcBorders>
            <w:noWrap/>
            <w:hideMark/>
          </w:tcPr>
          <w:p w14:paraId="371D43E8" w14:textId="66F103EC"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Platynus decentis </w:t>
            </w:r>
            <w:r w:rsidR="00FF2DB5" w:rsidRPr="005D3BF8">
              <w:rPr>
                <w:spacing w:val="0"/>
                <w:sz w:val="22"/>
                <w:szCs w:val="22"/>
              </w:rPr>
              <w:t>(Say)</w:t>
            </w:r>
          </w:p>
        </w:tc>
        <w:tc>
          <w:tcPr>
            <w:tcW w:w="766" w:type="dxa"/>
            <w:tcBorders>
              <w:right w:val="single" w:sz="4" w:space="0" w:color="auto"/>
            </w:tcBorders>
          </w:tcPr>
          <w:p w14:paraId="395EF610" w14:textId="0239227A" w:rsidR="00FF2DB5" w:rsidRPr="005D3BF8" w:rsidRDefault="00FF2DB5" w:rsidP="00DE1FB1">
            <w:pPr>
              <w:rPr>
                <w:spacing w:val="0"/>
                <w:sz w:val="22"/>
                <w:szCs w:val="22"/>
              </w:rPr>
            </w:pPr>
            <w:r w:rsidRPr="005D3BF8">
              <w:rPr>
                <w:spacing w:val="0"/>
                <w:sz w:val="22"/>
                <w:szCs w:val="22"/>
              </w:rPr>
              <w:t>Pl.de</w:t>
            </w:r>
          </w:p>
        </w:tc>
        <w:tc>
          <w:tcPr>
            <w:tcW w:w="690" w:type="dxa"/>
            <w:tcBorders>
              <w:left w:val="single" w:sz="4" w:space="0" w:color="auto"/>
            </w:tcBorders>
            <w:noWrap/>
            <w:hideMark/>
          </w:tcPr>
          <w:p w14:paraId="78C2F32B" w14:textId="3B3A676B"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9F7BB4B"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5FD9240E"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84917EF"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728066A"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58ADB22"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661C76FC" w14:textId="77777777" w:rsidTr="00A735E2">
        <w:trPr>
          <w:trHeight w:val="290"/>
        </w:trPr>
        <w:tc>
          <w:tcPr>
            <w:tcW w:w="3927" w:type="dxa"/>
            <w:tcBorders>
              <w:left w:val="single" w:sz="4" w:space="0" w:color="auto"/>
            </w:tcBorders>
            <w:noWrap/>
            <w:hideMark/>
          </w:tcPr>
          <w:p w14:paraId="5ED39E1F" w14:textId="4730576A"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Platynus tenuicollis </w:t>
            </w:r>
            <w:r w:rsidR="00FF2DB5" w:rsidRPr="005D3BF8">
              <w:rPr>
                <w:spacing w:val="0"/>
                <w:sz w:val="22"/>
                <w:szCs w:val="22"/>
              </w:rPr>
              <w:t>(LeConte)</w:t>
            </w:r>
          </w:p>
        </w:tc>
        <w:tc>
          <w:tcPr>
            <w:tcW w:w="766" w:type="dxa"/>
            <w:tcBorders>
              <w:right w:val="single" w:sz="4" w:space="0" w:color="auto"/>
            </w:tcBorders>
          </w:tcPr>
          <w:p w14:paraId="58CD07D8" w14:textId="64EC47A2" w:rsidR="00FF2DB5" w:rsidRPr="005D3BF8" w:rsidRDefault="00FF2DB5" w:rsidP="00DE1FB1">
            <w:pPr>
              <w:rPr>
                <w:spacing w:val="0"/>
                <w:sz w:val="22"/>
                <w:szCs w:val="22"/>
              </w:rPr>
            </w:pPr>
            <w:r w:rsidRPr="005D3BF8">
              <w:rPr>
                <w:spacing w:val="0"/>
                <w:sz w:val="22"/>
                <w:szCs w:val="22"/>
              </w:rPr>
              <w:t>Pl.te</w:t>
            </w:r>
          </w:p>
        </w:tc>
        <w:tc>
          <w:tcPr>
            <w:tcW w:w="690" w:type="dxa"/>
            <w:tcBorders>
              <w:left w:val="single" w:sz="4" w:space="0" w:color="auto"/>
            </w:tcBorders>
            <w:noWrap/>
            <w:hideMark/>
          </w:tcPr>
          <w:p w14:paraId="7765F236" w14:textId="7AC9F014"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1D09F17D"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182033B" w14:textId="77777777" w:rsidR="00FF2DB5" w:rsidRPr="005D3BF8" w:rsidRDefault="00FF2DB5" w:rsidP="00DE1FB1">
            <w:pPr>
              <w:rPr>
                <w:spacing w:val="0"/>
                <w:sz w:val="22"/>
                <w:szCs w:val="22"/>
              </w:rPr>
            </w:pPr>
            <w:r w:rsidRPr="005D3BF8">
              <w:rPr>
                <w:spacing w:val="0"/>
                <w:sz w:val="22"/>
                <w:szCs w:val="22"/>
              </w:rPr>
              <w:t>2</w:t>
            </w:r>
          </w:p>
        </w:tc>
        <w:tc>
          <w:tcPr>
            <w:tcW w:w="914" w:type="dxa"/>
            <w:tcBorders>
              <w:left w:val="single" w:sz="4" w:space="0" w:color="auto"/>
            </w:tcBorders>
            <w:noWrap/>
            <w:hideMark/>
          </w:tcPr>
          <w:p w14:paraId="13C2B877"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02B726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0DD032E9" w14:textId="77777777" w:rsidR="00FF2DB5" w:rsidRPr="005D3BF8" w:rsidRDefault="00FF2DB5" w:rsidP="00DE1FB1">
            <w:pPr>
              <w:rPr>
                <w:spacing w:val="0"/>
                <w:sz w:val="22"/>
                <w:szCs w:val="22"/>
              </w:rPr>
            </w:pPr>
            <w:r w:rsidRPr="005D3BF8">
              <w:rPr>
                <w:spacing w:val="0"/>
                <w:sz w:val="22"/>
                <w:szCs w:val="22"/>
              </w:rPr>
              <w:t>4</w:t>
            </w:r>
          </w:p>
        </w:tc>
      </w:tr>
      <w:tr w:rsidR="001A01FB" w:rsidRPr="005130CA" w14:paraId="7032A1B7" w14:textId="77777777" w:rsidTr="00A735E2">
        <w:trPr>
          <w:trHeight w:val="290"/>
        </w:trPr>
        <w:tc>
          <w:tcPr>
            <w:tcW w:w="3927" w:type="dxa"/>
            <w:tcBorders>
              <w:left w:val="single" w:sz="4" w:space="0" w:color="auto"/>
            </w:tcBorders>
            <w:noWrap/>
            <w:hideMark/>
          </w:tcPr>
          <w:p w14:paraId="6D0DA08C" w14:textId="24965FD1"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Platynus angustatus </w:t>
            </w:r>
            <w:r w:rsidR="00FF2DB5" w:rsidRPr="005D3BF8">
              <w:rPr>
                <w:spacing w:val="0"/>
                <w:sz w:val="22"/>
                <w:szCs w:val="22"/>
              </w:rPr>
              <w:t>Dejean</w:t>
            </w:r>
          </w:p>
        </w:tc>
        <w:tc>
          <w:tcPr>
            <w:tcW w:w="766" w:type="dxa"/>
            <w:tcBorders>
              <w:right w:val="single" w:sz="4" w:space="0" w:color="auto"/>
            </w:tcBorders>
          </w:tcPr>
          <w:p w14:paraId="69C7482E" w14:textId="5784FD3A" w:rsidR="00FF2DB5" w:rsidRPr="005D3BF8" w:rsidRDefault="00FF2DB5" w:rsidP="00DE1FB1">
            <w:pPr>
              <w:rPr>
                <w:spacing w:val="0"/>
                <w:sz w:val="22"/>
                <w:szCs w:val="22"/>
              </w:rPr>
            </w:pPr>
            <w:r w:rsidRPr="005D3BF8">
              <w:rPr>
                <w:spacing w:val="0"/>
                <w:sz w:val="22"/>
                <w:szCs w:val="22"/>
              </w:rPr>
              <w:t>Pl.an</w:t>
            </w:r>
          </w:p>
        </w:tc>
        <w:tc>
          <w:tcPr>
            <w:tcW w:w="690" w:type="dxa"/>
            <w:tcBorders>
              <w:left w:val="single" w:sz="4" w:space="0" w:color="auto"/>
            </w:tcBorders>
            <w:noWrap/>
            <w:hideMark/>
          </w:tcPr>
          <w:p w14:paraId="3ED5167E" w14:textId="1AD4AD87"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0FCCAE87" w14:textId="77777777" w:rsidR="00FF2DB5" w:rsidRPr="005D3BF8" w:rsidRDefault="00FF2DB5" w:rsidP="00DE1FB1">
            <w:pPr>
              <w:rPr>
                <w:spacing w:val="0"/>
                <w:sz w:val="22"/>
                <w:szCs w:val="22"/>
              </w:rPr>
            </w:pPr>
            <w:r w:rsidRPr="005D3BF8">
              <w:rPr>
                <w:spacing w:val="0"/>
                <w:sz w:val="22"/>
                <w:szCs w:val="22"/>
              </w:rPr>
              <w:t>14</w:t>
            </w:r>
          </w:p>
        </w:tc>
        <w:tc>
          <w:tcPr>
            <w:tcW w:w="1037" w:type="dxa"/>
            <w:tcBorders>
              <w:right w:val="single" w:sz="4" w:space="0" w:color="auto"/>
            </w:tcBorders>
            <w:noWrap/>
            <w:hideMark/>
          </w:tcPr>
          <w:p w14:paraId="3A5020D9"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2F08FA54" w14:textId="77777777" w:rsidR="00FF2DB5" w:rsidRPr="005D3BF8" w:rsidRDefault="00FF2DB5" w:rsidP="00DE1FB1">
            <w:pPr>
              <w:rPr>
                <w:spacing w:val="0"/>
                <w:sz w:val="22"/>
                <w:szCs w:val="22"/>
              </w:rPr>
            </w:pPr>
            <w:r w:rsidRPr="005D3BF8">
              <w:rPr>
                <w:spacing w:val="0"/>
                <w:sz w:val="22"/>
                <w:szCs w:val="22"/>
              </w:rPr>
              <w:t>6</w:t>
            </w:r>
          </w:p>
        </w:tc>
        <w:tc>
          <w:tcPr>
            <w:tcW w:w="751" w:type="dxa"/>
            <w:noWrap/>
            <w:hideMark/>
          </w:tcPr>
          <w:p w14:paraId="067825A9"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4A498043" w14:textId="77777777" w:rsidR="00FF2DB5" w:rsidRPr="005D3BF8" w:rsidRDefault="00FF2DB5" w:rsidP="00DE1FB1">
            <w:pPr>
              <w:rPr>
                <w:spacing w:val="0"/>
                <w:sz w:val="22"/>
                <w:szCs w:val="22"/>
              </w:rPr>
            </w:pPr>
            <w:r w:rsidRPr="005D3BF8">
              <w:rPr>
                <w:spacing w:val="0"/>
                <w:sz w:val="22"/>
                <w:szCs w:val="22"/>
              </w:rPr>
              <w:t>10</w:t>
            </w:r>
          </w:p>
        </w:tc>
      </w:tr>
      <w:tr w:rsidR="001A01FB" w:rsidRPr="005130CA" w14:paraId="13EC5D47" w14:textId="77777777" w:rsidTr="00A735E2">
        <w:trPr>
          <w:trHeight w:val="290"/>
        </w:trPr>
        <w:tc>
          <w:tcPr>
            <w:tcW w:w="3927" w:type="dxa"/>
            <w:tcBorders>
              <w:left w:val="single" w:sz="4" w:space="0" w:color="auto"/>
            </w:tcBorders>
            <w:noWrap/>
            <w:hideMark/>
          </w:tcPr>
          <w:p w14:paraId="6172E1AA" w14:textId="4359315B" w:rsidR="00FF2DB5" w:rsidRPr="005D3BF8" w:rsidRDefault="00864105" w:rsidP="00DE1FB1">
            <w:pPr>
              <w:rPr>
                <w:spacing w:val="0"/>
                <w:sz w:val="22"/>
                <w:szCs w:val="22"/>
              </w:rPr>
            </w:pPr>
            <w:r>
              <w:rPr>
                <w:spacing w:val="0"/>
                <w:sz w:val="22"/>
                <w:szCs w:val="22"/>
              </w:rPr>
              <w:t>Lebiini</w:t>
            </w:r>
          </w:p>
        </w:tc>
        <w:tc>
          <w:tcPr>
            <w:tcW w:w="766" w:type="dxa"/>
            <w:tcBorders>
              <w:right w:val="single" w:sz="4" w:space="0" w:color="auto"/>
            </w:tcBorders>
          </w:tcPr>
          <w:p w14:paraId="49FEE05B"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0F4829A0" w14:textId="0969706D" w:rsidR="00FF2DB5" w:rsidRPr="005D3BF8" w:rsidRDefault="00FF2DB5" w:rsidP="00DE1FB1">
            <w:pPr>
              <w:rPr>
                <w:spacing w:val="0"/>
                <w:sz w:val="22"/>
                <w:szCs w:val="22"/>
              </w:rPr>
            </w:pPr>
          </w:p>
        </w:tc>
        <w:tc>
          <w:tcPr>
            <w:tcW w:w="709" w:type="dxa"/>
            <w:noWrap/>
            <w:hideMark/>
          </w:tcPr>
          <w:p w14:paraId="5E71A40F"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48AFB17C"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738BA51" w14:textId="77777777" w:rsidR="00FF2DB5" w:rsidRPr="005D3BF8" w:rsidRDefault="00FF2DB5" w:rsidP="00DE1FB1">
            <w:pPr>
              <w:rPr>
                <w:spacing w:val="0"/>
                <w:sz w:val="22"/>
                <w:szCs w:val="22"/>
              </w:rPr>
            </w:pPr>
          </w:p>
        </w:tc>
        <w:tc>
          <w:tcPr>
            <w:tcW w:w="751" w:type="dxa"/>
            <w:noWrap/>
            <w:hideMark/>
          </w:tcPr>
          <w:p w14:paraId="765067D9"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05ACF967" w14:textId="77777777" w:rsidR="00FF2DB5" w:rsidRPr="005D3BF8" w:rsidRDefault="00FF2DB5" w:rsidP="00DE1FB1">
            <w:pPr>
              <w:rPr>
                <w:spacing w:val="0"/>
                <w:sz w:val="22"/>
                <w:szCs w:val="22"/>
              </w:rPr>
            </w:pPr>
          </w:p>
        </w:tc>
      </w:tr>
      <w:tr w:rsidR="001A01FB" w:rsidRPr="005130CA" w14:paraId="7521D74A" w14:textId="77777777" w:rsidTr="00A735E2">
        <w:trPr>
          <w:trHeight w:val="290"/>
        </w:trPr>
        <w:tc>
          <w:tcPr>
            <w:tcW w:w="3927" w:type="dxa"/>
            <w:tcBorders>
              <w:left w:val="single" w:sz="4" w:space="0" w:color="auto"/>
            </w:tcBorders>
            <w:noWrap/>
            <w:hideMark/>
          </w:tcPr>
          <w:p w14:paraId="6DC31D1F" w14:textId="37E69464"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Cymindis limbata </w:t>
            </w:r>
            <w:r w:rsidR="00FF2DB5" w:rsidRPr="005D3BF8">
              <w:rPr>
                <w:spacing w:val="0"/>
                <w:sz w:val="22"/>
                <w:szCs w:val="22"/>
              </w:rPr>
              <w:t>Dejean</w:t>
            </w:r>
          </w:p>
        </w:tc>
        <w:tc>
          <w:tcPr>
            <w:tcW w:w="766" w:type="dxa"/>
            <w:tcBorders>
              <w:right w:val="single" w:sz="4" w:space="0" w:color="auto"/>
            </w:tcBorders>
          </w:tcPr>
          <w:p w14:paraId="593A2E49" w14:textId="23F36FB7" w:rsidR="00FF2DB5" w:rsidRPr="005D3BF8" w:rsidRDefault="00FF2DB5" w:rsidP="00DE1FB1">
            <w:pPr>
              <w:rPr>
                <w:spacing w:val="0"/>
                <w:sz w:val="22"/>
                <w:szCs w:val="22"/>
              </w:rPr>
            </w:pPr>
            <w:r w:rsidRPr="005D3BF8">
              <w:rPr>
                <w:spacing w:val="0"/>
                <w:sz w:val="22"/>
                <w:szCs w:val="22"/>
              </w:rPr>
              <w:t>Cy.li</w:t>
            </w:r>
          </w:p>
        </w:tc>
        <w:tc>
          <w:tcPr>
            <w:tcW w:w="690" w:type="dxa"/>
            <w:tcBorders>
              <w:left w:val="single" w:sz="4" w:space="0" w:color="auto"/>
            </w:tcBorders>
            <w:noWrap/>
            <w:hideMark/>
          </w:tcPr>
          <w:p w14:paraId="71410E2B" w14:textId="1795413C"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7C974A4"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368C9C82"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B5CF467"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818F0B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7FD708B2"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305B3520" w14:textId="77777777" w:rsidTr="00A735E2">
        <w:trPr>
          <w:trHeight w:val="290"/>
        </w:trPr>
        <w:tc>
          <w:tcPr>
            <w:tcW w:w="3927" w:type="dxa"/>
            <w:tcBorders>
              <w:left w:val="single" w:sz="4" w:space="0" w:color="auto"/>
            </w:tcBorders>
            <w:noWrap/>
            <w:hideMark/>
          </w:tcPr>
          <w:p w14:paraId="2E4D2280" w14:textId="23D79466"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Cymindis platicollis </w:t>
            </w:r>
            <w:r w:rsidR="00FF2DB5" w:rsidRPr="005D3BF8">
              <w:rPr>
                <w:spacing w:val="0"/>
                <w:sz w:val="22"/>
                <w:szCs w:val="22"/>
              </w:rPr>
              <w:t>(Say)</w:t>
            </w:r>
          </w:p>
        </w:tc>
        <w:tc>
          <w:tcPr>
            <w:tcW w:w="766" w:type="dxa"/>
            <w:tcBorders>
              <w:right w:val="single" w:sz="4" w:space="0" w:color="auto"/>
            </w:tcBorders>
          </w:tcPr>
          <w:p w14:paraId="64F1FA93" w14:textId="4D118A8F" w:rsidR="00FF2DB5" w:rsidRPr="005D3BF8" w:rsidRDefault="00FF2DB5" w:rsidP="00DE1FB1">
            <w:pPr>
              <w:rPr>
                <w:spacing w:val="0"/>
                <w:sz w:val="22"/>
                <w:szCs w:val="22"/>
              </w:rPr>
            </w:pPr>
            <w:r w:rsidRPr="005D3BF8">
              <w:rPr>
                <w:spacing w:val="0"/>
                <w:sz w:val="22"/>
                <w:szCs w:val="22"/>
              </w:rPr>
              <w:t>Cy.pl</w:t>
            </w:r>
          </w:p>
        </w:tc>
        <w:tc>
          <w:tcPr>
            <w:tcW w:w="690" w:type="dxa"/>
            <w:tcBorders>
              <w:left w:val="single" w:sz="4" w:space="0" w:color="auto"/>
            </w:tcBorders>
            <w:noWrap/>
            <w:hideMark/>
          </w:tcPr>
          <w:p w14:paraId="603162A3" w14:textId="3800FCA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1A1F4C2"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1D37A5BF"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7ADE601B"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4019F63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F06EF40"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4784D2E4" w14:textId="77777777" w:rsidTr="00A735E2">
        <w:trPr>
          <w:trHeight w:val="290"/>
        </w:trPr>
        <w:tc>
          <w:tcPr>
            <w:tcW w:w="3927" w:type="dxa"/>
            <w:tcBorders>
              <w:left w:val="single" w:sz="4" w:space="0" w:color="auto"/>
            </w:tcBorders>
            <w:noWrap/>
            <w:hideMark/>
          </w:tcPr>
          <w:p w14:paraId="3611EC89" w14:textId="2064DF41"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Apenes lucidula </w:t>
            </w:r>
            <w:r w:rsidR="00FF2DB5" w:rsidRPr="005D3BF8">
              <w:rPr>
                <w:spacing w:val="0"/>
                <w:sz w:val="22"/>
                <w:szCs w:val="22"/>
              </w:rPr>
              <w:t>(Dejean)</w:t>
            </w:r>
          </w:p>
        </w:tc>
        <w:tc>
          <w:tcPr>
            <w:tcW w:w="766" w:type="dxa"/>
            <w:tcBorders>
              <w:right w:val="single" w:sz="4" w:space="0" w:color="auto"/>
            </w:tcBorders>
          </w:tcPr>
          <w:p w14:paraId="15B800F5" w14:textId="34FD69F0" w:rsidR="00FF2DB5" w:rsidRPr="005D3BF8" w:rsidRDefault="00FF2DB5" w:rsidP="00DE1FB1">
            <w:pPr>
              <w:rPr>
                <w:spacing w:val="0"/>
                <w:sz w:val="22"/>
                <w:szCs w:val="22"/>
              </w:rPr>
            </w:pPr>
            <w:r w:rsidRPr="005D3BF8">
              <w:rPr>
                <w:spacing w:val="0"/>
                <w:sz w:val="22"/>
                <w:szCs w:val="22"/>
              </w:rPr>
              <w:t>Ap.lu</w:t>
            </w:r>
          </w:p>
        </w:tc>
        <w:tc>
          <w:tcPr>
            <w:tcW w:w="690" w:type="dxa"/>
            <w:tcBorders>
              <w:left w:val="single" w:sz="4" w:space="0" w:color="auto"/>
            </w:tcBorders>
            <w:noWrap/>
            <w:hideMark/>
          </w:tcPr>
          <w:p w14:paraId="68AC0A6D" w14:textId="6E35509D"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B18DC74"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73CE1458"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3EF7BBD" w14:textId="77777777" w:rsidR="00FF2DB5" w:rsidRPr="005D3BF8" w:rsidRDefault="00FF2DB5" w:rsidP="00DE1FB1">
            <w:pPr>
              <w:rPr>
                <w:spacing w:val="0"/>
                <w:sz w:val="22"/>
                <w:szCs w:val="22"/>
              </w:rPr>
            </w:pPr>
            <w:r w:rsidRPr="005D3BF8">
              <w:rPr>
                <w:spacing w:val="0"/>
                <w:sz w:val="22"/>
                <w:szCs w:val="22"/>
              </w:rPr>
              <w:t>3</w:t>
            </w:r>
          </w:p>
        </w:tc>
        <w:tc>
          <w:tcPr>
            <w:tcW w:w="751" w:type="dxa"/>
            <w:noWrap/>
            <w:hideMark/>
          </w:tcPr>
          <w:p w14:paraId="556AE098" w14:textId="77777777" w:rsidR="00FF2DB5" w:rsidRPr="005D3BF8" w:rsidRDefault="00FF2DB5" w:rsidP="00DE1FB1">
            <w:pPr>
              <w:rPr>
                <w:spacing w:val="0"/>
                <w:sz w:val="22"/>
                <w:szCs w:val="22"/>
              </w:rPr>
            </w:pPr>
            <w:r w:rsidRPr="005D3BF8">
              <w:rPr>
                <w:spacing w:val="0"/>
                <w:sz w:val="22"/>
                <w:szCs w:val="22"/>
              </w:rPr>
              <w:t>2</w:t>
            </w:r>
          </w:p>
        </w:tc>
        <w:tc>
          <w:tcPr>
            <w:tcW w:w="679" w:type="dxa"/>
            <w:tcBorders>
              <w:right w:val="single" w:sz="4" w:space="0" w:color="auto"/>
            </w:tcBorders>
            <w:noWrap/>
            <w:hideMark/>
          </w:tcPr>
          <w:p w14:paraId="00370662" w14:textId="77777777" w:rsidR="00FF2DB5" w:rsidRPr="005D3BF8" w:rsidRDefault="00FF2DB5" w:rsidP="00DE1FB1">
            <w:pPr>
              <w:rPr>
                <w:spacing w:val="0"/>
                <w:sz w:val="22"/>
                <w:szCs w:val="22"/>
              </w:rPr>
            </w:pPr>
            <w:r w:rsidRPr="005D3BF8">
              <w:rPr>
                <w:spacing w:val="0"/>
                <w:sz w:val="22"/>
                <w:szCs w:val="22"/>
              </w:rPr>
              <w:t>3</w:t>
            </w:r>
          </w:p>
        </w:tc>
      </w:tr>
      <w:tr w:rsidR="001A01FB" w:rsidRPr="005130CA" w14:paraId="6D4B1E6E" w14:textId="77777777" w:rsidTr="00A735E2">
        <w:trPr>
          <w:trHeight w:val="290"/>
        </w:trPr>
        <w:tc>
          <w:tcPr>
            <w:tcW w:w="3927" w:type="dxa"/>
            <w:tcBorders>
              <w:left w:val="single" w:sz="4" w:space="0" w:color="auto"/>
            </w:tcBorders>
            <w:noWrap/>
            <w:hideMark/>
          </w:tcPr>
          <w:p w14:paraId="4D9B45AD" w14:textId="342CB3F3" w:rsidR="00FF2DB5" w:rsidRPr="005D3BF8" w:rsidRDefault="00864105" w:rsidP="00DE1FB1">
            <w:pPr>
              <w:rPr>
                <w:spacing w:val="0"/>
                <w:sz w:val="22"/>
                <w:szCs w:val="22"/>
              </w:rPr>
            </w:pPr>
            <w:r>
              <w:rPr>
                <w:spacing w:val="0"/>
                <w:sz w:val="22"/>
                <w:szCs w:val="22"/>
              </w:rPr>
              <w:t>Galeritini</w:t>
            </w:r>
          </w:p>
        </w:tc>
        <w:tc>
          <w:tcPr>
            <w:tcW w:w="766" w:type="dxa"/>
            <w:tcBorders>
              <w:right w:val="single" w:sz="4" w:space="0" w:color="auto"/>
            </w:tcBorders>
          </w:tcPr>
          <w:p w14:paraId="714E5A44"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8CCD750" w14:textId="2C9BACAC" w:rsidR="00FF2DB5" w:rsidRPr="005D3BF8" w:rsidRDefault="00FF2DB5" w:rsidP="00DE1FB1">
            <w:pPr>
              <w:rPr>
                <w:spacing w:val="0"/>
                <w:sz w:val="22"/>
                <w:szCs w:val="22"/>
              </w:rPr>
            </w:pPr>
          </w:p>
        </w:tc>
        <w:tc>
          <w:tcPr>
            <w:tcW w:w="709" w:type="dxa"/>
            <w:noWrap/>
            <w:hideMark/>
          </w:tcPr>
          <w:p w14:paraId="456CED42"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7ED6C49B"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0416107" w14:textId="77777777" w:rsidR="00FF2DB5" w:rsidRPr="005D3BF8" w:rsidRDefault="00FF2DB5" w:rsidP="00DE1FB1">
            <w:pPr>
              <w:rPr>
                <w:spacing w:val="0"/>
                <w:sz w:val="22"/>
                <w:szCs w:val="22"/>
              </w:rPr>
            </w:pPr>
          </w:p>
        </w:tc>
        <w:tc>
          <w:tcPr>
            <w:tcW w:w="751" w:type="dxa"/>
            <w:noWrap/>
            <w:hideMark/>
          </w:tcPr>
          <w:p w14:paraId="3734009E"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61087447" w14:textId="77777777" w:rsidR="00FF2DB5" w:rsidRPr="005D3BF8" w:rsidRDefault="00FF2DB5" w:rsidP="00DE1FB1">
            <w:pPr>
              <w:rPr>
                <w:spacing w:val="0"/>
                <w:sz w:val="22"/>
                <w:szCs w:val="22"/>
              </w:rPr>
            </w:pPr>
          </w:p>
        </w:tc>
      </w:tr>
      <w:tr w:rsidR="00303261" w:rsidRPr="005130CA" w14:paraId="3D4828E2" w14:textId="77777777" w:rsidTr="00A735E2">
        <w:trPr>
          <w:trHeight w:val="300"/>
        </w:trPr>
        <w:tc>
          <w:tcPr>
            <w:tcW w:w="3927" w:type="dxa"/>
            <w:tcBorders>
              <w:left w:val="single" w:sz="4" w:space="0" w:color="auto"/>
              <w:bottom w:val="single" w:sz="4" w:space="0" w:color="auto"/>
            </w:tcBorders>
            <w:noWrap/>
            <w:hideMark/>
          </w:tcPr>
          <w:p w14:paraId="75DB447D" w14:textId="58D57E0E" w:rsidR="00FF2DB5" w:rsidRPr="005D3BF8" w:rsidRDefault="00864105" w:rsidP="00DE1FB1">
            <w:pPr>
              <w:rPr>
                <w:i/>
                <w:iCs/>
                <w:spacing w:val="0"/>
                <w:sz w:val="22"/>
                <w:szCs w:val="22"/>
              </w:rPr>
            </w:pPr>
            <w:r>
              <w:rPr>
                <w:i/>
                <w:iCs/>
                <w:spacing w:val="0"/>
                <w:sz w:val="22"/>
                <w:szCs w:val="22"/>
              </w:rPr>
              <w:t xml:space="preserve">        </w:t>
            </w:r>
            <w:r w:rsidR="00FF2DB5" w:rsidRPr="005D3BF8">
              <w:rPr>
                <w:i/>
                <w:iCs/>
                <w:spacing w:val="0"/>
                <w:sz w:val="22"/>
                <w:szCs w:val="22"/>
              </w:rPr>
              <w:t xml:space="preserve">Galerita bicolor </w:t>
            </w:r>
            <w:r w:rsidR="00FF2DB5" w:rsidRPr="005D3BF8">
              <w:rPr>
                <w:spacing w:val="0"/>
                <w:sz w:val="22"/>
                <w:szCs w:val="22"/>
              </w:rPr>
              <w:t>(Drury)</w:t>
            </w:r>
          </w:p>
        </w:tc>
        <w:tc>
          <w:tcPr>
            <w:tcW w:w="766" w:type="dxa"/>
            <w:tcBorders>
              <w:bottom w:val="single" w:sz="4" w:space="0" w:color="auto"/>
              <w:right w:val="single" w:sz="4" w:space="0" w:color="auto"/>
            </w:tcBorders>
          </w:tcPr>
          <w:p w14:paraId="2CFDC098" w14:textId="78D5FBCB" w:rsidR="00FF2DB5" w:rsidRPr="005D3BF8" w:rsidRDefault="00FF2DB5" w:rsidP="00DE1FB1">
            <w:pPr>
              <w:rPr>
                <w:spacing w:val="0"/>
                <w:sz w:val="22"/>
                <w:szCs w:val="22"/>
              </w:rPr>
            </w:pPr>
            <w:r w:rsidRPr="005D3BF8">
              <w:rPr>
                <w:spacing w:val="0"/>
                <w:sz w:val="22"/>
                <w:szCs w:val="22"/>
              </w:rPr>
              <w:t>Ga.bi</w:t>
            </w:r>
          </w:p>
        </w:tc>
        <w:tc>
          <w:tcPr>
            <w:tcW w:w="690" w:type="dxa"/>
            <w:tcBorders>
              <w:left w:val="single" w:sz="4" w:space="0" w:color="auto"/>
              <w:bottom w:val="single" w:sz="4" w:space="0" w:color="auto"/>
            </w:tcBorders>
            <w:noWrap/>
            <w:hideMark/>
          </w:tcPr>
          <w:p w14:paraId="77DF6A37" w14:textId="3AD4038C" w:rsidR="00FF2DB5" w:rsidRPr="005D3BF8" w:rsidRDefault="00FF2DB5" w:rsidP="00DE1FB1">
            <w:pPr>
              <w:rPr>
                <w:spacing w:val="0"/>
                <w:sz w:val="22"/>
                <w:szCs w:val="22"/>
              </w:rPr>
            </w:pPr>
            <w:r w:rsidRPr="005D3BF8">
              <w:rPr>
                <w:spacing w:val="0"/>
                <w:sz w:val="22"/>
                <w:szCs w:val="22"/>
              </w:rPr>
              <w:t>0</w:t>
            </w:r>
          </w:p>
        </w:tc>
        <w:tc>
          <w:tcPr>
            <w:tcW w:w="709" w:type="dxa"/>
            <w:tcBorders>
              <w:bottom w:val="single" w:sz="4" w:space="0" w:color="auto"/>
            </w:tcBorders>
            <w:noWrap/>
            <w:hideMark/>
          </w:tcPr>
          <w:p w14:paraId="50FAB518" w14:textId="77777777" w:rsidR="00FF2DB5" w:rsidRPr="005D3BF8" w:rsidRDefault="00FF2DB5" w:rsidP="00DE1FB1">
            <w:pPr>
              <w:rPr>
                <w:spacing w:val="0"/>
                <w:sz w:val="22"/>
                <w:szCs w:val="22"/>
              </w:rPr>
            </w:pPr>
            <w:r w:rsidRPr="005D3BF8">
              <w:rPr>
                <w:spacing w:val="0"/>
                <w:sz w:val="22"/>
                <w:szCs w:val="22"/>
              </w:rPr>
              <w:t>0</w:t>
            </w:r>
          </w:p>
        </w:tc>
        <w:tc>
          <w:tcPr>
            <w:tcW w:w="1037" w:type="dxa"/>
            <w:tcBorders>
              <w:bottom w:val="single" w:sz="4" w:space="0" w:color="auto"/>
              <w:right w:val="single" w:sz="4" w:space="0" w:color="auto"/>
            </w:tcBorders>
            <w:noWrap/>
            <w:hideMark/>
          </w:tcPr>
          <w:p w14:paraId="3D022FF6"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bottom w:val="single" w:sz="4" w:space="0" w:color="auto"/>
            </w:tcBorders>
            <w:noWrap/>
            <w:hideMark/>
          </w:tcPr>
          <w:p w14:paraId="17F6CCD5" w14:textId="77777777" w:rsidR="00FF2DB5" w:rsidRPr="005D3BF8" w:rsidRDefault="00FF2DB5" w:rsidP="00DE1FB1">
            <w:pPr>
              <w:rPr>
                <w:spacing w:val="0"/>
                <w:sz w:val="22"/>
                <w:szCs w:val="22"/>
              </w:rPr>
            </w:pPr>
            <w:r w:rsidRPr="005D3BF8">
              <w:rPr>
                <w:spacing w:val="0"/>
                <w:sz w:val="22"/>
                <w:szCs w:val="22"/>
              </w:rPr>
              <w:t>1</w:t>
            </w:r>
          </w:p>
        </w:tc>
        <w:tc>
          <w:tcPr>
            <w:tcW w:w="751" w:type="dxa"/>
            <w:tcBorders>
              <w:bottom w:val="single" w:sz="4" w:space="0" w:color="auto"/>
            </w:tcBorders>
            <w:noWrap/>
            <w:hideMark/>
          </w:tcPr>
          <w:p w14:paraId="721CC066" w14:textId="77777777" w:rsidR="00FF2DB5" w:rsidRPr="005D3BF8" w:rsidRDefault="00FF2DB5" w:rsidP="00DE1FB1">
            <w:pPr>
              <w:rPr>
                <w:spacing w:val="0"/>
                <w:sz w:val="22"/>
                <w:szCs w:val="22"/>
              </w:rPr>
            </w:pPr>
            <w:r w:rsidRPr="005D3BF8">
              <w:rPr>
                <w:spacing w:val="0"/>
                <w:sz w:val="22"/>
                <w:szCs w:val="22"/>
              </w:rPr>
              <w:t>2</w:t>
            </w:r>
          </w:p>
        </w:tc>
        <w:tc>
          <w:tcPr>
            <w:tcW w:w="679" w:type="dxa"/>
            <w:tcBorders>
              <w:bottom w:val="single" w:sz="4" w:space="0" w:color="auto"/>
              <w:right w:val="single" w:sz="4" w:space="0" w:color="auto"/>
            </w:tcBorders>
            <w:noWrap/>
            <w:hideMark/>
          </w:tcPr>
          <w:p w14:paraId="540DEBA9" w14:textId="77777777" w:rsidR="00FF2DB5" w:rsidRPr="005D3BF8" w:rsidRDefault="00FF2DB5" w:rsidP="00DE1FB1">
            <w:pPr>
              <w:rPr>
                <w:spacing w:val="0"/>
                <w:sz w:val="22"/>
                <w:szCs w:val="22"/>
              </w:rPr>
            </w:pPr>
            <w:r w:rsidRPr="005D3BF8">
              <w:rPr>
                <w:spacing w:val="0"/>
                <w:sz w:val="22"/>
                <w:szCs w:val="22"/>
              </w:rPr>
              <w:t>0</w:t>
            </w:r>
          </w:p>
        </w:tc>
      </w:tr>
      <w:tr w:rsidR="00303261" w:rsidRPr="005130CA" w14:paraId="41A2B792" w14:textId="77777777" w:rsidTr="00A735E2">
        <w:trPr>
          <w:trHeight w:val="290"/>
        </w:trPr>
        <w:tc>
          <w:tcPr>
            <w:tcW w:w="3927" w:type="dxa"/>
            <w:tcBorders>
              <w:top w:val="single" w:sz="4" w:space="0" w:color="auto"/>
              <w:left w:val="single" w:sz="4" w:space="0" w:color="auto"/>
              <w:bottom w:val="single" w:sz="4" w:space="0" w:color="auto"/>
            </w:tcBorders>
            <w:noWrap/>
            <w:hideMark/>
          </w:tcPr>
          <w:p w14:paraId="145539CD" w14:textId="77777777" w:rsidR="00FF2DB5" w:rsidRPr="005D3BF8" w:rsidRDefault="00FF2DB5" w:rsidP="00DE1FB1">
            <w:pPr>
              <w:rPr>
                <w:spacing w:val="0"/>
                <w:sz w:val="22"/>
                <w:szCs w:val="22"/>
              </w:rPr>
            </w:pPr>
            <w:r w:rsidRPr="005D3BF8">
              <w:rPr>
                <w:spacing w:val="0"/>
                <w:sz w:val="22"/>
                <w:szCs w:val="22"/>
              </w:rPr>
              <w:t>Total</w:t>
            </w:r>
          </w:p>
        </w:tc>
        <w:tc>
          <w:tcPr>
            <w:tcW w:w="766" w:type="dxa"/>
            <w:tcBorders>
              <w:top w:val="single" w:sz="4" w:space="0" w:color="auto"/>
              <w:bottom w:val="single" w:sz="4" w:space="0" w:color="auto"/>
              <w:right w:val="single" w:sz="4" w:space="0" w:color="auto"/>
            </w:tcBorders>
          </w:tcPr>
          <w:p w14:paraId="280603D3" w14:textId="77777777" w:rsidR="00FF2DB5" w:rsidRPr="005D3BF8" w:rsidRDefault="00FF2DB5" w:rsidP="00DE1FB1">
            <w:pPr>
              <w:rPr>
                <w:spacing w:val="0"/>
                <w:sz w:val="22"/>
                <w:szCs w:val="22"/>
              </w:rPr>
            </w:pPr>
          </w:p>
        </w:tc>
        <w:tc>
          <w:tcPr>
            <w:tcW w:w="690" w:type="dxa"/>
            <w:tcBorders>
              <w:top w:val="single" w:sz="4" w:space="0" w:color="auto"/>
              <w:left w:val="single" w:sz="4" w:space="0" w:color="auto"/>
              <w:bottom w:val="single" w:sz="4" w:space="0" w:color="auto"/>
            </w:tcBorders>
            <w:noWrap/>
            <w:hideMark/>
          </w:tcPr>
          <w:p w14:paraId="24971CD4" w14:textId="7D5F1BBC" w:rsidR="00FF2DB5" w:rsidRPr="005D3BF8" w:rsidRDefault="00FF2DB5" w:rsidP="00DE1FB1">
            <w:pPr>
              <w:rPr>
                <w:spacing w:val="0"/>
                <w:sz w:val="22"/>
                <w:szCs w:val="22"/>
              </w:rPr>
            </w:pPr>
            <w:r w:rsidRPr="005D3BF8">
              <w:rPr>
                <w:spacing w:val="0"/>
                <w:sz w:val="22"/>
                <w:szCs w:val="22"/>
              </w:rPr>
              <w:t>157</w:t>
            </w:r>
          </w:p>
        </w:tc>
        <w:tc>
          <w:tcPr>
            <w:tcW w:w="709" w:type="dxa"/>
            <w:tcBorders>
              <w:top w:val="single" w:sz="4" w:space="0" w:color="auto"/>
              <w:bottom w:val="single" w:sz="4" w:space="0" w:color="auto"/>
            </w:tcBorders>
            <w:noWrap/>
            <w:hideMark/>
          </w:tcPr>
          <w:p w14:paraId="5439C310" w14:textId="77777777" w:rsidR="00FF2DB5" w:rsidRPr="005D3BF8" w:rsidRDefault="00FF2DB5" w:rsidP="00DE1FB1">
            <w:pPr>
              <w:rPr>
                <w:spacing w:val="0"/>
                <w:sz w:val="22"/>
                <w:szCs w:val="22"/>
              </w:rPr>
            </w:pPr>
            <w:r w:rsidRPr="005D3BF8">
              <w:rPr>
                <w:spacing w:val="0"/>
                <w:sz w:val="22"/>
                <w:szCs w:val="22"/>
              </w:rPr>
              <w:t>468</w:t>
            </w:r>
          </w:p>
        </w:tc>
        <w:tc>
          <w:tcPr>
            <w:tcW w:w="1037" w:type="dxa"/>
            <w:tcBorders>
              <w:top w:val="single" w:sz="4" w:space="0" w:color="auto"/>
              <w:bottom w:val="single" w:sz="4" w:space="0" w:color="auto"/>
              <w:right w:val="single" w:sz="4" w:space="0" w:color="auto"/>
            </w:tcBorders>
            <w:noWrap/>
            <w:hideMark/>
          </w:tcPr>
          <w:p w14:paraId="46FD12AE" w14:textId="77777777" w:rsidR="00FF2DB5" w:rsidRPr="005D3BF8" w:rsidRDefault="00FF2DB5" w:rsidP="00DE1FB1">
            <w:pPr>
              <w:rPr>
                <w:spacing w:val="0"/>
                <w:sz w:val="22"/>
                <w:szCs w:val="22"/>
              </w:rPr>
            </w:pPr>
            <w:r w:rsidRPr="005D3BF8">
              <w:rPr>
                <w:spacing w:val="0"/>
                <w:sz w:val="22"/>
                <w:szCs w:val="22"/>
              </w:rPr>
              <w:t>309</w:t>
            </w:r>
          </w:p>
        </w:tc>
        <w:tc>
          <w:tcPr>
            <w:tcW w:w="914" w:type="dxa"/>
            <w:tcBorders>
              <w:top w:val="single" w:sz="4" w:space="0" w:color="auto"/>
              <w:left w:val="single" w:sz="4" w:space="0" w:color="auto"/>
              <w:bottom w:val="single" w:sz="4" w:space="0" w:color="auto"/>
            </w:tcBorders>
            <w:noWrap/>
            <w:hideMark/>
          </w:tcPr>
          <w:p w14:paraId="75C27D31" w14:textId="77777777" w:rsidR="00FF2DB5" w:rsidRPr="005D3BF8" w:rsidRDefault="00FF2DB5" w:rsidP="00DE1FB1">
            <w:pPr>
              <w:rPr>
                <w:spacing w:val="0"/>
                <w:sz w:val="22"/>
                <w:szCs w:val="22"/>
              </w:rPr>
            </w:pPr>
            <w:r w:rsidRPr="005D3BF8">
              <w:rPr>
                <w:spacing w:val="0"/>
                <w:sz w:val="22"/>
                <w:szCs w:val="22"/>
              </w:rPr>
              <w:t>175</w:t>
            </w:r>
          </w:p>
        </w:tc>
        <w:tc>
          <w:tcPr>
            <w:tcW w:w="751" w:type="dxa"/>
            <w:tcBorders>
              <w:top w:val="single" w:sz="4" w:space="0" w:color="auto"/>
              <w:bottom w:val="single" w:sz="4" w:space="0" w:color="auto"/>
            </w:tcBorders>
            <w:noWrap/>
            <w:hideMark/>
          </w:tcPr>
          <w:p w14:paraId="4149B4CA" w14:textId="77777777" w:rsidR="00FF2DB5" w:rsidRPr="005D3BF8" w:rsidRDefault="00FF2DB5" w:rsidP="00DE1FB1">
            <w:pPr>
              <w:rPr>
                <w:spacing w:val="0"/>
                <w:sz w:val="22"/>
                <w:szCs w:val="22"/>
              </w:rPr>
            </w:pPr>
            <w:r w:rsidRPr="005D3BF8">
              <w:rPr>
                <w:spacing w:val="0"/>
                <w:sz w:val="22"/>
                <w:szCs w:val="22"/>
              </w:rPr>
              <w:t>182</w:t>
            </w:r>
          </w:p>
        </w:tc>
        <w:tc>
          <w:tcPr>
            <w:tcW w:w="679" w:type="dxa"/>
            <w:tcBorders>
              <w:top w:val="single" w:sz="4" w:space="0" w:color="auto"/>
              <w:bottom w:val="single" w:sz="4" w:space="0" w:color="auto"/>
              <w:right w:val="single" w:sz="4" w:space="0" w:color="auto"/>
            </w:tcBorders>
            <w:noWrap/>
            <w:hideMark/>
          </w:tcPr>
          <w:p w14:paraId="43A98A1E" w14:textId="77777777" w:rsidR="00FF2DB5" w:rsidRPr="005D3BF8" w:rsidRDefault="00FF2DB5" w:rsidP="00DE1FB1">
            <w:pPr>
              <w:rPr>
                <w:spacing w:val="0"/>
                <w:sz w:val="22"/>
                <w:szCs w:val="22"/>
              </w:rPr>
            </w:pPr>
            <w:r w:rsidRPr="005D3BF8">
              <w:rPr>
                <w:spacing w:val="0"/>
                <w:sz w:val="22"/>
                <w:szCs w:val="22"/>
              </w:rPr>
              <w:t>246</w:t>
            </w:r>
          </w:p>
        </w:tc>
      </w:tr>
      <w:tr w:rsidR="00303261" w:rsidRPr="005130CA" w14:paraId="050D18D2" w14:textId="77777777" w:rsidTr="00A735E2">
        <w:trPr>
          <w:trHeight w:val="290"/>
        </w:trPr>
        <w:tc>
          <w:tcPr>
            <w:tcW w:w="3927" w:type="dxa"/>
            <w:tcBorders>
              <w:top w:val="single" w:sz="4" w:space="0" w:color="auto"/>
              <w:left w:val="single" w:sz="4" w:space="0" w:color="auto"/>
              <w:bottom w:val="single" w:sz="4" w:space="0" w:color="auto"/>
            </w:tcBorders>
            <w:noWrap/>
            <w:hideMark/>
          </w:tcPr>
          <w:p w14:paraId="1A69265F" w14:textId="7699559E" w:rsidR="00FF2DB5" w:rsidRPr="005D3BF8" w:rsidRDefault="005D3BF8" w:rsidP="00DE1FB1">
            <w:pPr>
              <w:rPr>
                <w:spacing w:val="0"/>
                <w:sz w:val="22"/>
                <w:szCs w:val="22"/>
              </w:rPr>
            </w:pPr>
            <w:r w:rsidRPr="005D3BF8">
              <w:rPr>
                <w:spacing w:val="0"/>
                <w:sz w:val="22"/>
                <w:szCs w:val="22"/>
              </w:rPr>
              <w:t>Year total</w:t>
            </w:r>
          </w:p>
        </w:tc>
        <w:tc>
          <w:tcPr>
            <w:tcW w:w="766" w:type="dxa"/>
            <w:tcBorders>
              <w:top w:val="single" w:sz="4" w:space="0" w:color="auto"/>
              <w:bottom w:val="single" w:sz="4" w:space="0" w:color="auto"/>
              <w:right w:val="single" w:sz="4" w:space="0" w:color="auto"/>
            </w:tcBorders>
          </w:tcPr>
          <w:p w14:paraId="108EDDFF" w14:textId="54251388" w:rsidR="00FF2DB5" w:rsidRPr="005D3BF8" w:rsidRDefault="00FF2DB5" w:rsidP="00DE1FB1">
            <w:pPr>
              <w:rPr>
                <w:spacing w:val="0"/>
                <w:sz w:val="22"/>
                <w:szCs w:val="22"/>
              </w:rPr>
            </w:pPr>
          </w:p>
        </w:tc>
        <w:tc>
          <w:tcPr>
            <w:tcW w:w="690" w:type="dxa"/>
            <w:tcBorders>
              <w:top w:val="single" w:sz="4" w:space="0" w:color="auto"/>
              <w:left w:val="single" w:sz="4" w:space="0" w:color="auto"/>
              <w:bottom w:val="single" w:sz="4" w:space="0" w:color="auto"/>
            </w:tcBorders>
            <w:noWrap/>
            <w:hideMark/>
          </w:tcPr>
          <w:p w14:paraId="4EF1C52E" w14:textId="4045CC4B" w:rsidR="00FF2DB5" w:rsidRPr="005D3BF8" w:rsidRDefault="00FF2DB5" w:rsidP="00DE1FB1">
            <w:pPr>
              <w:rPr>
                <w:spacing w:val="0"/>
                <w:sz w:val="22"/>
                <w:szCs w:val="22"/>
              </w:rPr>
            </w:pPr>
          </w:p>
        </w:tc>
        <w:tc>
          <w:tcPr>
            <w:tcW w:w="709" w:type="dxa"/>
            <w:tcBorders>
              <w:top w:val="single" w:sz="4" w:space="0" w:color="auto"/>
              <w:bottom w:val="single" w:sz="4" w:space="0" w:color="auto"/>
            </w:tcBorders>
            <w:noWrap/>
            <w:hideMark/>
          </w:tcPr>
          <w:p w14:paraId="2C26582B" w14:textId="77777777" w:rsidR="00FF2DB5" w:rsidRPr="005D3BF8" w:rsidRDefault="00FF2DB5" w:rsidP="00DE1FB1">
            <w:pPr>
              <w:rPr>
                <w:spacing w:val="0"/>
                <w:sz w:val="22"/>
                <w:szCs w:val="22"/>
              </w:rPr>
            </w:pPr>
            <w:r w:rsidRPr="005D3BF8">
              <w:rPr>
                <w:spacing w:val="0"/>
                <w:sz w:val="22"/>
                <w:szCs w:val="22"/>
              </w:rPr>
              <w:t>934</w:t>
            </w:r>
          </w:p>
        </w:tc>
        <w:tc>
          <w:tcPr>
            <w:tcW w:w="1037" w:type="dxa"/>
            <w:tcBorders>
              <w:top w:val="single" w:sz="4" w:space="0" w:color="auto"/>
              <w:bottom w:val="single" w:sz="4" w:space="0" w:color="auto"/>
              <w:right w:val="single" w:sz="4" w:space="0" w:color="auto"/>
            </w:tcBorders>
            <w:noWrap/>
            <w:hideMark/>
          </w:tcPr>
          <w:p w14:paraId="56113705" w14:textId="77777777" w:rsidR="00FF2DB5" w:rsidRPr="005D3BF8" w:rsidRDefault="00FF2DB5" w:rsidP="00DE1FB1">
            <w:pPr>
              <w:rPr>
                <w:spacing w:val="0"/>
                <w:sz w:val="22"/>
                <w:szCs w:val="22"/>
              </w:rPr>
            </w:pPr>
          </w:p>
        </w:tc>
        <w:tc>
          <w:tcPr>
            <w:tcW w:w="914" w:type="dxa"/>
            <w:tcBorders>
              <w:top w:val="single" w:sz="4" w:space="0" w:color="auto"/>
              <w:left w:val="single" w:sz="4" w:space="0" w:color="auto"/>
              <w:bottom w:val="single" w:sz="4" w:space="0" w:color="auto"/>
            </w:tcBorders>
            <w:noWrap/>
            <w:hideMark/>
          </w:tcPr>
          <w:p w14:paraId="6D78AD01" w14:textId="77777777" w:rsidR="00FF2DB5" w:rsidRPr="005D3BF8" w:rsidRDefault="00FF2DB5" w:rsidP="00DE1FB1">
            <w:pPr>
              <w:rPr>
                <w:spacing w:val="0"/>
                <w:sz w:val="22"/>
                <w:szCs w:val="22"/>
              </w:rPr>
            </w:pPr>
          </w:p>
        </w:tc>
        <w:tc>
          <w:tcPr>
            <w:tcW w:w="751" w:type="dxa"/>
            <w:tcBorders>
              <w:top w:val="single" w:sz="4" w:space="0" w:color="auto"/>
              <w:bottom w:val="single" w:sz="4" w:space="0" w:color="auto"/>
            </w:tcBorders>
            <w:noWrap/>
            <w:hideMark/>
          </w:tcPr>
          <w:p w14:paraId="4991F8AC" w14:textId="77777777" w:rsidR="00FF2DB5" w:rsidRPr="005D3BF8" w:rsidRDefault="00FF2DB5" w:rsidP="00DE1FB1">
            <w:pPr>
              <w:rPr>
                <w:spacing w:val="0"/>
                <w:sz w:val="22"/>
                <w:szCs w:val="22"/>
              </w:rPr>
            </w:pPr>
            <w:r w:rsidRPr="005D3BF8">
              <w:rPr>
                <w:spacing w:val="0"/>
                <w:sz w:val="22"/>
                <w:szCs w:val="22"/>
              </w:rPr>
              <w:t>603</w:t>
            </w:r>
          </w:p>
        </w:tc>
        <w:tc>
          <w:tcPr>
            <w:tcW w:w="679" w:type="dxa"/>
            <w:tcBorders>
              <w:top w:val="single" w:sz="4" w:space="0" w:color="auto"/>
              <w:bottom w:val="single" w:sz="4" w:space="0" w:color="auto"/>
              <w:right w:val="single" w:sz="4" w:space="0" w:color="auto"/>
            </w:tcBorders>
            <w:noWrap/>
            <w:hideMark/>
          </w:tcPr>
          <w:p w14:paraId="7FFDBB51" w14:textId="77777777" w:rsidR="00FF2DB5" w:rsidRPr="005D3BF8" w:rsidRDefault="00FF2DB5" w:rsidP="00DE1FB1">
            <w:pPr>
              <w:rPr>
                <w:spacing w:val="0"/>
                <w:sz w:val="22"/>
                <w:szCs w:val="22"/>
              </w:rPr>
            </w:pPr>
          </w:p>
        </w:tc>
      </w:tr>
    </w:tbl>
    <w:p w14:paraId="12A53B6D" w14:textId="77777777" w:rsidR="00A735E2" w:rsidRDefault="00A735E2" w:rsidP="00A735E2">
      <w:pPr>
        <w:ind w:firstLine="720"/>
        <w:rPr>
          <w:sz w:val="24"/>
          <w:szCs w:val="24"/>
        </w:rPr>
      </w:pPr>
    </w:p>
    <w:p w14:paraId="4A7F2A66" w14:textId="11581B6B" w:rsidR="00A735E2" w:rsidRDefault="00A735E2" w:rsidP="00A735E2">
      <w:pPr>
        <w:ind w:firstLine="720"/>
        <w:rPr>
          <w:sz w:val="24"/>
          <w:szCs w:val="24"/>
        </w:rPr>
      </w:pPr>
      <w:r>
        <w:rPr>
          <w:sz w:val="24"/>
          <w:szCs w:val="24"/>
        </w:rPr>
        <w:t>The principal components analysis (PCA) of the eight numerical traits generated a set of axes, of which the first four axes together explained 83% of the variance. The first PC axis (31% of the variance) was associated with proportionally narrower pronotum (relative to body length), proportionally longer rear legs, and proportionally shorter rear trochanter (Figure ____, Table _____)</w:t>
      </w:r>
      <w:commentRangeStart w:id="44"/>
      <w:r>
        <w:rPr>
          <w:sz w:val="24"/>
          <w:szCs w:val="24"/>
        </w:rPr>
        <w:t>.</w:t>
      </w:r>
      <w:commentRangeEnd w:id="44"/>
      <w:r>
        <w:rPr>
          <w:rStyle w:val="CommentReference"/>
        </w:rPr>
        <w:commentReference w:id="44"/>
      </w:r>
      <w:r>
        <w:rPr>
          <w:sz w:val="24"/>
          <w:szCs w:val="24"/>
        </w:rPr>
        <w:t xml:space="preserve"> </w:t>
      </w:r>
      <w:r w:rsidR="00A12D4C">
        <w:rPr>
          <w:sz w:val="24"/>
          <w:szCs w:val="24"/>
        </w:rPr>
        <w:t>Species with particularly lo</w:t>
      </w:r>
      <w:r w:rsidR="00B43565">
        <w:rPr>
          <w:sz w:val="24"/>
          <w:szCs w:val="24"/>
        </w:rPr>
        <w:t xml:space="preserve">w values of PC1 included </w:t>
      </w:r>
      <w:r w:rsidR="000421C7" w:rsidRPr="000421C7">
        <w:rPr>
          <w:i/>
          <w:iCs/>
          <w:sz w:val="24"/>
          <w:szCs w:val="24"/>
        </w:rPr>
        <w:t>Harpalus spadiceus</w:t>
      </w:r>
      <w:r w:rsidR="000421C7">
        <w:rPr>
          <w:sz w:val="24"/>
          <w:szCs w:val="24"/>
        </w:rPr>
        <w:t xml:space="preserve"> </w:t>
      </w:r>
      <w:r w:rsidR="007B31D1">
        <w:rPr>
          <w:sz w:val="24"/>
          <w:szCs w:val="24"/>
        </w:rPr>
        <w:t xml:space="preserve">and </w:t>
      </w:r>
      <w:r w:rsidR="007B31D1" w:rsidRPr="004F24AC">
        <w:rPr>
          <w:i/>
          <w:iCs/>
          <w:sz w:val="24"/>
          <w:szCs w:val="24"/>
        </w:rPr>
        <w:t>Anisodactylus harrisii</w:t>
      </w:r>
      <w:r w:rsidR="007B31D1">
        <w:rPr>
          <w:sz w:val="24"/>
          <w:szCs w:val="24"/>
        </w:rPr>
        <w:t xml:space="preserve">, while species with high values of PC1 included </w:t>
      </w:r>
      <w:r w:rsidR="00462D44" w:rsidRPr="004F24AC">
        <w:rPr>
          <w:i/>
          <w:iCs/>
          <w:sz w:val="24"/>
          <w:szCs w:val="24"/>
        </w:rPr>
        <w:t>Scaphinotus</w:t>
      </w:r>
      <w:r w:rsidR="00C71F75" w:rsidRPr="004F24AC">
        <w:rPr>
          <w:i/>
          <w:iCs/>
          <w:sz w:val="24"/>
          <w:szCs w:val="24"/>
        </w:rPr>
        <w:t xml:space="preserve"> viduus</w:t>
      </w:r>
      <w:r w:rsidR="00C71F75">
        <w:rPr>
          <w:sz w:val="24"/>
          <w:szCs w:val="24"/>
        </w:rPr>
        <w:t xml:space="preserve"> and </w:t>
      </w:r>
      <w:r w:rsidR="00C71F75" w:rsidRPr="004F24AC">
        <w:rPr>
          <w:i/>
          <w:iCs/>
          <w:sz w:val="24"/>
          <w:szCs w:val="24"/>
        </w:rPr>
        <w:t>Platynus angustatus</w:t>
      </w:r>
      <w:r w:rsidR="004F24AC">
        <w:rPr>
          <w:sz w:val="24"/>
          <w:szCs w:val="24"/>
        </w:rPr>
        <w:t xml:space="preserve">. </w:t>
      </w:r>
      <w:r>
        <w:rPr>
          <w:sz w:val="24"/>
          <w:szCs w:val="24"/>
        </w:rPr>
        <w:t>The second PC axis (25% of the variance) was associated with longer body length, proportionally shorter eye length, and smaller (antenna length):(rear leg length) ratio</w:t>
      </w:r>
      <w:commentRangeStart w:id="45"/>
      <w:commentRangeStart w:id="46"/>
      <w:r>
        <w:rPr>
          <w:sz w:val="24"/>
          <w:szCs w:val="24"/>
        </w:rPr>
        <w:t>.</w:t>
      </w:r>
      <w:commentRangeEnd w:id="45"/>
      <w:r>
        <w:rPr>
          <w:rStyle w:val="CommentReference"/>
        </w:rPr>
        <w:commentReference w:id="45"/>
      </w:r>
      <w:commentRangeEnd w:id="46"/>
      <w:r w:rsidR="00CA26F1">
        <w:rPr>
          <w:rStyle w:val="CommentReference"/>
        </w:rPr>
        <w:commentReference w:id="46"/>
      </w:r>
      <w:r>
        <w:rPr>
          <w:sz w:val="24"/>
          <w:szCs w:val="24"/>
        </w:rPr>
        <w:t xml:space="preserve"> </w:t>
      </w:r>
      <w:r w:rsidR="00420389">
        <w:rPr>
          <w:sz w:val="24"/>
          <w:szCs w:val="24"/>
        </w:rPr>
        <w:t xml:space="preserve">Species with high values of PC2 included </w:t>
      </w:r>
      <w:r w:rsidR="00420389" w:rsidRPr="009958F0">
        <w:rPr>
          <w:i/>
          <w:iCs/>
          <w:sz w:val="24"/>
          <w:szCs w:val="24"/>
        </w:rPr>
        <w:t>Carabus goryi</w:t>
      </w:r>
      <w:r w:rsidR="00420389">
        <w:rPr>
          <w:sz w:val="24"/>
          <w:szCs w:val="24"/>
        </w:rPr>
        <w:t xml:space="preserve">, while species with low values included </w:t>
      </w:r>
      <w:r w:rsidR="00794CB4" w:rsidRPr="00794CB4">
        <w:rPr>
          <w:i/>
          <w:iCs/>
          <w:sz w:val="24"/>
          <w:szCs w:val="24"/>
        </w:rPr>
        <w:t>Agonoleptus thoracicus</w:t>
      </w:r>
      <w:r w:rsidR="00794CB4">
        <w:rPr>
          <w:sz w:val="24"/>
          <w:szCs w:val="24"/>
        </w:rPr>
        <w:t xml:space="preserve">. </w:t>
      </w:r>
      <w:r>
        <w:rPr>
          <w:sz w:val="24"/>
          <w:szCs w:val="24"/>
        </w:rPr>
        <w:t>The third PC axis (16% of the variance) was associated with proportionally wider abdomen and larger eye protrusion ratio</w:t>
      </w:r>
      <w:commentRangeStart w:id="47"/>
      <w:r>
        <w:rPr>
          <w:sz w:val="24"/>
          <w:szCs w:val="24"/>
        </w:rPr>
        <w:t>.</w:t>
      </w:r>
      <w:commentRangeEnd w:id="47"/>
      <w:r>
        <w:rPr>
          <w:rStyle w:val="CommentReference"/>
        </w:rPr>
        <w:commentReference w:id="47"/>
      </w:r>
      <w:r>
        <w:rPr>
          <w:sz w:val="24"/>
          <w:szCs w:val="24"/>
        </w:rPr>
        <w:t xml:space="preserve"> The fourth PC axis (11% of the variance) was associated with proportionally longer eyes, proportionally longer rear legs, and proportionally longer rear trochanters. </w:t>
      </w:r>
    </w:p>
    <w:p w14:paraId="524576C2" w14:textId="77777777" w:rsidR="008B4052" w:rsidRDefault="008B4052" w:rsidP="00DE1FB1">
      <w:pPr>
        <w:rPr>
          <w:sz w:val="24"/>
          <w:szCs w:val="24"/>
        </w:rPr>
      </w:pPr>
    </w:p>
    <w:p w14:paraId="768489D9" w14:textId="4EDA1FD0" w:rsidR="00674CAE" w:rsidRDefault="00BA148C" w:rsidP="00E34238">
      <w:pPr>
        <w:rPr>
          <w:sz w:val="24"/>
          <w:szCs w:val="24"/>
        </w:rPr>
      </w:pPr>
      <w:r w:rsidRPr="00BA148C">
        <w:rPr>
          <w:noProof/>
          <w:sz w:val="24"/>
          <w:szCs w:val="24"/>
        </w:rPr>
        <w:lastRenderedPageBreak/>
        <w:drawing>
          <wp:inline distT="0" distB="0" distL="0" distR="0" wp14:anchorId="21035FA2" wp14:editId="456EE8CE">
            <wp:extent cx="5838092" cy="4917470"/>
            <wp:effectExtent l="0" t="0" r="0" b="0"/>
            <wp:docPr id="11770152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522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850049" cy="4927542"/>
                    </a:xfrm>
                    <a:prstGeom prst="rect">
                      <a:avLst/>
                    </a:prstGeom>
                  </pic:spPr>
                </pic:pic>
              </a:graphicData>
            </a:graphic>
          </wp:inline>
        </w:drawing>
      </w:r>
    </w:p>
    <w:p w14:paraId="4BB71AB2" w14:textId="0101F815" w:rsidR="00674CAE" w:rsidRDefault="00674CAE" w:rsidP="00E34238">
      <w:pPr>
        <w:rPr>
          <w:sz w:val="24"/>
          <w:szCs w:val="24"/>
        </w:rPr>
      </w:pPr>
      <w:commentRangeStart w:id="48"/>
      <w:commentRangeStart w:id="49"/>
      <w:r w:rsidRPr="00896726">
        <w:rPr>
          <w:b/>
          <w:bCs/>
          <w:sz w:val="24"/>
          <w:szCs w:val="24"/>
        </w:rPr>
        <w:t>Figure _</w:t>
      </w:r>
      <w:commentRangeEnd w:id="48"/>
      <w:r w:rsidR="002F497A">
        <w:rPr>
          <w:rStyle w:val="CommentReference"/>
        </w:rPr>
        <w:commentReference w:id="48"/>
      </w:r>
      <w:commentRangeEnd w:id="49"/>
      <w:r w:rsidR="001F4AA0">
        <w:rPr>
          <w:rStyle w:val="CommentReference"/>
        </w:rPr>
        <w:commentReference w:id="49"/>
      </w:r>
      <w:r w:rsidRPr="00896726">
        <w:rPr>
          <w:b/>
          <w:bCs/>
          <w:sz w:val="24"/>
          <w:szCs w:val="24"/>
        </w:rPr>
        <w:t>___.</w:t>
      </w:r>
      <w:r w:rsidR="000828DD">
        <w:rPr>
          <w:sz w:val="24"/>
          <w:szCs w:val="24"/>
        </w:rPr>
        <w:t xml:space="preserve"> Biplot of the first two principal component axes</w:t>
      </w:r>
      <w:r w:rsidR="003C6DEA">
        <w:rPr>
          <w:sz w:val="24"/>
          <w:szCs w:val="24"/>
        </w:rPr>
        <w:t xml:space="preserve"> of the </w:t>
      </w:r>
      <w:r w:rsidR="00BE158E">
        <w:rPr>
          <w:sz w:val="24"/>
          <w:szCs w:val="24"/>
        </w:rPr>
        <w:t>principal components analysis (</w:t>
      </w:r>
      <w:r w:rsidR="00C109D8">
        <w:rPr>
          <w:sz w:val="24"/>
          <w:szCs w:val="24"/>
        </w:rPr>
        <w:t>PCA</w:t>
      </w:r>
      <w:r w:rsidR="00BE158E">
        <w:rPr>
          <w:sz w:val="24"/>
          <w:szCs w:val="24"/>
        </w:rPr>
        <w:t>)</w:t>
      </w:r>
      <w:r w:rsidR="00C109D8">
        <w:rPr>
          <w:sz w:val="24"/>
          <w:szCs w:val="24"/>
        </w:rPr>
        <w:t xml:space="preserve"> of the eight numerical traits measured for </w:t>
      </w:r>
      <w:r w:rsidR="003D7D46">
        <w:rPr>
          <w:sz w:val="24"/>
          <w:szCs w:val="24"/>
        </w:rPr>
        <w:t>47</w:t>
      </w:r>
      <w:commentRangeStart w:id="50"/>
      <w:commentRangeStart w:id="51"/>
      <w:r w:rsidR="00C225A5">
        <w:rPr>
          <w:sz w:val="24"/>
          <w:szCs w:val="24"/>
        </w:rPr>
        <w:t xml:space="preserve"> ground beetle species</w:t>
      </w:r>
      <w:commentRangeEnd w:id="50"/>
      <w:r w:rsidR="00A64E6E">
        <w:rPr>
          <w:rStyle w:val="CommentReference"/>
        </w:rPr>
        <w:commentReference w:id="50"/>
      </w:r>
      <w:commentRangeEnd w:id="51"/>
      <w:r w:rsidR="00692BCC">
        <w:rPr>
          <w:rStyle w:val="CommentReference"/>
        </w:rPr>
        <w:commentReference w:id="51"/>
      </w:r>
      <w:r w:rsidR="001B5D7F">
        <w:rPr>
          <w:sz w:val="24"/>
          <w:szCs w:val="24"/>
        </w:rPr>
        <w:t xml:space="preserve">. </w:t>
      </w:r>
      <w:r w:rsidR="005B7D30">
        <w:rPr>
          <w:sz w:val="24"/>
          <w:szCs w:val="24"/>
        </w:rPr>
        <w:t xml:space="preserve">Blue arrows with labels are the eight trait variables. </w:t>
      </w:r>
      <w:r w:rsidR="002A2A46">
        <w:rPr>
          <w:sz w:val="24"/>
          <w:szCs w:val="24"/>
        </w:rPr>
        <w:t xml:space="preserve">Black text in the graph indicates the locations of </w:t>
      </w:r>
      <w:r w:rsidR="003B7AD6">
        <w:rPr>
          <w:sz w:val="24"/>
          <w:szCs w:val="24"/>
        </w:rPr>
        <w:t xml:space="preserve">each species in trait space, following the abbreviations in Table ____. </w:t>
      </w:r>
      <w:r w:rsidR="005B7D30">
        <w:rPr>
          <w:sz w:val="24"/>
          <w:szCs w:val="24"/>
        </w:rPr>
        <w:t>The word “standard” after a variable name indicates that it has previously been divided by body length to address high correlations with body length.</w:t>
      </w:r>
      <w:r w:rsidR="005B7D30">
        <w:rPr>
          <w:sz w:val="24"/>
          <w:szCs w:val="24"/>
        </w:rPr>
        <w:t xml:space="preserve"> </w:t>
      </w:r>
      <w:r w:rsidR="001B5D7F">
        <w:rPr>
          <w:sz w:val="24"/>
          <w:szCs w:val="24"/>
        </w:rPr>
        <w:t xml:space="preserve">The species </w:t>
      </w:r>
      <w:r w:rsidR="001B5D7F" w:rsidRPr="00A877B6">
        <w:rPr>
          <w:i/>
          <w:iCs/>
          <w:sz w:val="24"/>
          <w:szCs w:val="24"/>
        </w:rPr>
        <w:t>Notiophilus aeneus</w:t>
      </w:r>
      <w:r w:rsidR="001B5D7F">
        <w:rPr>
          <w:sz w:val="24"/>
          <w:szCs w:val="24"/>
        </w:rPr>
        <w:t xml:space="preserve"> was omitted from the analysis</w:t>
      </w:r>
      <w:r w:rsidR="00274963">
        <w:rPr>
          <w:sz w:val="24"/>
          <w:szCs w:val="24"/>
        </w:rPr>
        <w:t xml:space="preserve">. </w:t>
      </w:r>
      <w:r w:rsidR="005B7D30">
        <w:rPr>
          <w:sz w:val="24"/>
          <w:szCs w:val="24"/>
        </w:rPr>
        <w:t>The additional 8 species found in September 2022 were included in the analysis but are not plotted here.</w:t>
      </w:r>
      <w:r w:rsidR="005B7D30">
        <w:rPr>
          <w:sz w:val="24"/>
          <w:szCs w:val="24"/>
        </w:rPr>
        <w:t xml:space="preserve"> </w:t>
      </w:r>
    </w:p>
    <w:p w14:paraId="0B9964F2" w14:textId="77777777" w:rsidR="00231DC8" w:rsidRDefault="00231DC8" w:rsidP="00E34238">
      <w:pPr>
        <w:rPr>
          <w:sz w:val="24"/>
          <w:szCs w:val="24"/>
        </w:rPr>
      </w:pPr>
    </w:p>
    <w:p w14:paraId="374607D4" w14:textId="4B328B76" w:rsidR="00231DC8" w:rsidRDefault="00322C9D" w:rsidP="00E34238">
      <w:pPr>
        <w:rPr>
          <w:sz w:val="24"/>
          <w:szCs w:val="24"/>
        </w:rPr>
      </w:pPr>
      <w:commentRangeStart w:id="52"/>
      <w:r w:rsidRPr="00896726">
        <w:rPr>
          <w:b/>
          <w:bCs/>
          <w:sz w:val="24"/>
          <w:szCs w:val="24"/>
        </w:rPr>
        <w:t xml:space="preserve">Table </w:t>
      </w:r>
      <w:commentRangeEnd w:id="52"/>
      <w:r w:rsidR="00B004EB">
        <w:rPr>
          <w:rStyle w:val="CommentReference"/>
        </w:rPr>
        <w:commentReference w:id="52"/>
      </w:r>
      <w:r w:rsidRPr="00896726">
        <w:rPr>
          <w:b/>
          <w:bCs/>
          <w:sz w:val="24"/>
          <w:szCs w:val="24"/>
        </w:rPr>
        <w:t>_____.</w:t>
      </w:r>
      <w:r>
        <w:rPr>
          <w:sz w:val="24"/>
          <w:szCs w:val="24"/>
        </w:rPr>
        <w:t xml:space="preserve"> Loading values for the </w:t>
      </w:r>
      <w:r w:rsidR="009B04B1">
        <w:rPr>
          <w:sz w:val="24"/>
          <w:szCs w:val="24"/>
        </w:rPr>
        <w:t xml:space="preserve">first four </w:t>
      </w:r>
      <w:r>
        <w:rPr>
          <w:sz w:val="24"/>
          <w:szCs w:val="24"/>
        </w:rPr>
        <w:t>principal components of eight numerical traits.</w:t>
      </w:r>
      <w:r w:rsidRPr="00F30E99">
        <w:rPr>
          <w:sz w:val="24"/>
          <w:szCs w:val="24"/>
        </w:rPr>
        <w:t xml:space="preserve"> </w:t>
      </w:r>
      <w:r>
        <w:rPr>
          <w:sz w:val="24"/>
          <w:szCs w:val="24"/>
        </w:rPr>
        <w:t>The word “standard” after a variable name indicates that it has previously been divided by body length to address high correlations with body length. Eye protrusion ratio is equal to eye protrusion divided by eye length. Antenna rear leg ratio is equal to antenna length divided by rear leg length.</w:t>
      </w:r>
    </w:p>
    <w:tbl>
      <w:tblPr>
        <w:tblW w:w="7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060"/>
        <w:gridCol w:w="992"/>
        <w:gridCol w:w="992"/>
        <w:gridCol w:w="851"/>
      </w:tblGrid>
      <w:tr w:rsidR="00FC3A80" w:rsidRPr="00104A4C" w14:paraId="388D1AA9" w14:textId="77777777" w:rsidTr="00A22230">
        <w:trPr>
          <w:trHeight w:val="290"/>
        </w:trPr>
        <w:tc>
          <w:tcPr>
            <w:tcW w:w="3335" w:type="dxa"/>
            <w:tcBorders>
              <w:top w:val="single" w:sz="4" w:space="0" w:color="auto"/>
              <w:left w:val="nil"/>
              <w:bottom w:val="single" w:sz="4" w:space="0" w:color="auto"/>
              <w:right w:val="nil"/>
            </w:tcBorders>
            <w:shd w:val="clear" w:color="auto" w:fill="auto"/>
            <w:noWrap/>
            <w:hideMark/>
          </w:tcPr>
          <w:p w14:paraId="38A58EB0" w14:textId="54C9F580" w:rsidR="00FC3A80" w:rsidRPr="00104A4C" w:rsidRDefault="00FC3A80" w:rsidP="006F058B">
            <w:pPr>
              <w:rPr>
                <w:rFonts w:eastAsia="Times New Roman"/>
                <w:kern w:val="0"/>
                <w:sz w:val="24"/>
                <w:szCs w:val="24"/>
                <w14:ligatures w14:val="none"/>
              </w:rPr>
            </w:pPr>
            <w:r>
              <w:rPr>
                <w:rFonts w:eastAsia="Times New Roman"/>
                <w:kern w:val="0"/>
                <w:sz w:val="24"/>
                <w:szCs w:val="24"/>
                <w14:ligatures w14:val="none"/>
              </w:rPr>
              <w:t>Trait</w:t>
            </w:r>
          </w:p>
        </w:tc>
        <w:tc>
          <w:tcPr>
            <w:tcW w:w="1060" w:type="dxa"/>
            <w:tcBorders>
              <w:top w:val="single" w:sz="4" w:space="0" w:color="auto"/>
              <w:left w:val="nil"/>
              <w:bottom w:val="single" w:sz="4" w:space="0" w:color="auto"/>
              <w:right w:val="nil"/>
            </w:tcBorders>
            <w:shd w:val="clear" w:color="auto" w:fill="auto"/>
            <w:noWrap/>
            <w:hideMark/>
          </w:tcPr>
          <w:p w14:paraId="425FD326" w14:textId="1EC467B4"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sidR="006F058B">
              <w:rPr>
                <w:rFonts w:eastAsia="Times New Roman"/>
                <w:color w:val="000000"/>
                <w:kern w:val="0"/>
                <w:sz w:val="24"/>
                <w:szCs w:val="24"/>
                <w14:ligatures w14:val="none"/>
              </w:rPr>
              <w:t xml:space="preserve"> (31%)</w:t>
            </w:r>
          </w:p>
        </w:tc>
        <w:tc>
          <w:tcPr>
            <w:tcW w:w="992" w:type="dxa"/>
            <w:tcBorders>
              <w:top w:val="single" w:sz="4" w:space="0" w:color="auto"/>
              <w:left w:val="nil"/>
              <w:bottom w:val="single" w:sz="4" w:space="0" w:color="auto"/>
              <w:right w:val="nil"/>
            </w:tcBorders>
            <w:shd w:val="clear" w:color="auto" w:fill="auto"/>
            <w:noWrap/>
            <w:hideMark/>
          </w:tcPr>
          <w:p w14:paraId="71343124" w14:textId="3A9A31E1"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sidR="006F058B">
              <w:rPr>
                <w:rFonts w:eastAsia="Times New Roman"/>
                <w:color w:val="000000"/>
                <w:kern w:val="0"/>
                <w:sz w:val="24"/>
                <w:szCs w:val="24"/>
                <w14:ligatures w14:val="none"/>
              </w:rPr>
              <w:t xml:space="preserve"> (25%)</w:t>
            </w:r>
          </w:p>
        </w:tc>
        <w:tc>
          <w:tcPr>
            <w:tcW w:w="992" w:type="dxa"/>
            <w:tcBorders>
              <w:top w:val="single" w:sz="4" w:space="0" w:color="auto"/>
              <w:left w:val="nil"/>
              <w:bottom w:val="single" w:sz="4" w:space="0" w:color="auto"/>
              <w:right w:val="nil"/>
            </w:tcBorders>
            <w:shd w:val="clear" w:color="auto" w:fill="auto"/>
            <w:noWrap/>
            <w:hideMark/>
          </w:tcPr>
          <w:p w14:paraId="7A4E3832" w14:textId="46BA4300"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sidR="00A22230">
              <w:rPr>
                <w:rFonts w:eastAsia="Times New Roman"/>
                <w:color w:val="000000"/>
                <w:kern w:val="0"/>
                <w:sz w:val="24"/>
                <w:szCs w:val="24"/>
                <w14:ligatures w14:val="none"/>
              </w:rPr>
              <w:t xml:space="preserve"> (16%)</w:t>
            </w:r>
          </w:p>
        </w:tc>
        <w:tc>
          <w:tcPr>
            <w:tcW w:w="851" w:type="dxa"/>
            <w:tcBorders>
              <w:top w:val="single" w:sz="4" w:space="0" w:color="auto"/>
              <w:left w:val="nil"/>
              <w:bottom w:val="single" w:sz="4" w:space="0" w:color="auto"/>
              <w:right w:val="nil"/>
            </w:tcBorders>
            <w:shd w:val="clear" w:color="auto" w:fill="auto"/>
            <w:noWrap/>
            <w:hideMark/>
          </w:tcPr>
          <w:p w14:paraId="25CEDBC3" w14:textId="3758E40D"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sidR="00A22230">
              <w:rPr>
                <w:rFonts w:eastAsia="Times New Roman"/>
                <w:color w:val="000000"/>
                <w:kern w:val="0"/>
                <w:sz w:val="24"/>
                <w:szCs w:val="24"/>
                <w14:ligatures w14:val="none"/>
              </w:rPr>
              <w:t xml:space="preserve"> (11%)</w:t>
            </w:r>
          </w:p>
        </w:tc>
      </w:tr>
      <w:tr w:rsidR="00FC3A80" w:rsidRPr="00104A4C" w14:paraId="07030070" w14:textId="77777777" w:rsidTr="00A22230">
        <w:trPr>
          <w:trHeight w:val="290"/>
        </w:trPr>
        <w:tc>
          <w:tcPr>
            <w:tcW w:w="3335" w:type="dxa"/>
            <w:tcBorders>
              <w:top w:val="single" w:sz="4" w:space="0" w:color="auto"/>
              <w:left w:val="nil"/>
              <w:bottom w:val="nil"/>
              <w:right w:val="nil"/>
            </w:tcBorders>
            <w:shd w:val="clear" w:color="auto" w:fill="auto"/>
            <w:noWrap/>
            <w:hideMark/>
          </w:tcPr>
          <w:p w14:paraId="1844A575"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body_length</w:t>
            </w:r>
          </w:p>
        </w:tc>
        <w:tc>
          <w:tcPr>
            <w:tcW w:w="1060" w:type="dxa"/>
            <w:tcBorders>
              <w:top w:val="single" w:sz="4" w:space="0" w:color="auto"/>
              <w:left w:val="nil"/>
              <w:bottom w:val="nil"/>
              <w:right w:val="nil"/>
            </w:tcBorders>
            <w:shd w:val="clear" w:color="auto" w:fill="auto"/>
            <w:noWrap/>
            <w:hideMark/>
          </w:tcPr>
          <w:p w14:paraId="1C8C27BD" w14:textId="0ED909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single" w:sz="4" w:space="0" w:color="auto"/>
              <w:left w:val="nil"/>
              <w:bottom w:val="nil"/>
              <w:right w:val="nil"/>
            </w:tcBorders>
            <w:shd w:val="clear" w:color="auto" w:fill="auto"/>
            <w:noWrap/>
            <w:hideMark/>
          </w:tcPr>
          <w:p w14:paraId="47DD33E8" w14:textId="2B47476A"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0.61</w:t>
            </w:r>
          </w:p>
        </w:tc>
        <w:tc>
          <w:tcPr>
            <w:tcW w:w="992" w:type="dxa"/>
            <w:tcBorders>
              <w:top w:val="single" w:sz="4" w:space="0" w:color="auto"/>
              <w:left w:val="nil"/>
              <w:bottom w:val="nil"/>
              <w:right w:val="nil"/>
            </w:tcBorders>
            <w:shd w:val="clear" w:color="auto" w:fill="auto"/>
            <w:noWrap/>
            <w:hideMark/>
          </w:tcPr>
          <w:p w14:paraId="0C1D389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-0.10</w:t>
            </w:r>
          </w:p>
        </w:tc>
        <w:tc>
          <w:tcPr>
            <w:tcW w:w="851" w:type="dxa"/>
            <w:tcBorders>
              <w:top w:val="single" w:sz="4" w:space="0" w:color="auto"/>
              <w:left w:val="nil"/>
              <w:bottom w:val="nil"/>
              <w:right w:val="nil"/>
            </w:tcBorders>
            <w:shd w:val="clear" w:color="auto" w:fill="auto"/>
            <w:noWrap/>
            <w:hideMark/>
          </w:tcPr>
          <w:p w14:paraId="5811464F" w14:textId="2804E544"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0.27</w:t>
            </w:r>
          </w:p>
        </w:tc>
      </w:tr>
      <w:tr w:rsidR="00FC3A80" w:rsidRPr="00104A4C" w14:paraId="60A6FBE8" w14:textId="77777777" w:rsidTr="00A22230">
        <w:trPr>
          <w:trHeight w:val="290"/>
        </w:trPr>
        <w:tc>
          <w:tcPr>
            <w:tcW w:w="3335" w:type="dxa"/>
            <w:tcBorders>
              <w:top w:val="nil"/>
              <w:left w:val="nil"/>
              <w:bottom w:val="nil"/>
              <w:right w:val="nil"/>
            </w:tcBorders>
            <w:shd w:val="clear" w:color="auto" w:fill="auto"/>
            <w:noWrap/>
            <w:hideMark/>
          </w:tcPr>
          <w:p w14:paraId="193469F5"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eye_length_standard</w:t>
            </w:r>
          </w:p>
        </w:tc>
        <w:tc>
          <w:tcPr>
            <w:tcW w:w="1060" w:type="dxa"/>
            <w:tcBorders>
              <w:top w:val="nil"/>
              <w:left w:val="nil"/>
              <w:bottom w:val="nil"/>
              <w:right w:val="nil"/>
            </w:tcBorders>
            <w:shd w:val="clear" w:color="auto" w:fill="auto"/>
            <w:noWrap/>
            <w:hideMark/>
          </w:tcPr>
          <w:p w14:paraId="0AD1A85C" w14:textId="3758827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0.09</w:t>
            </w:r>
          </w:p>
        </w:tc>
        <w:tc>
          <w:tcPr>
            <w:tcW w:w="992" w:type="dxa"/>
            <w:tcBorders>
              <w:top w:val="nil"/>
              <w:left w:val="nil"/>
              <w:bottom w:val="nil"/>
              <w:right w:val="nil"/>
            </w:tcBorders>
            <w:shd w:val="clear" w:color="auto" w:fill="auto"/>
            <w:noWrap/>
            <w:hideMark/>
          </w:tcPr>
          <w:p w14:paraId="2834886C"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-0.55</w:t>
            </w:r>
          </w:p>
        </w:tc>
        <w:tc>
          <w:tcPr>
            <w:tcW w:w="992" w:type="dxa"/>
            <w:tcBorders>
              <w:top w:val="nil"/>
              <w:left w:val="nil"/>
              <w:bottom w:val="nil"/>
              <w:right w:val="nil"/>
            </w:tcBorders>
            <w:shd w:val="clear" w:color="auto" w:fill="auto"/>
            <w:noWrap/>
            <w:hideMark/>
          </w:tcPr>
          <w:p w14:paraId="0262572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851" w:type="dxa"/>
            <w:tcBorders>
              <w:top w:val="nil"/>
              <w:left w:val="nil"/>
              <w:bottom w:val="nil"/>
              <w:right w:val="nil"/>
            </w:tcBorders>
            <w:shd w:val="clear" w:color="auto" w:fill="auto"/>
            <w:noWrap/>
            <w:hideMark/>
          </w:tcPr>
          <w:p w14:paraId="11B62453" w14:textId="5EDC205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0.52</w:t>
            </w:r>
          </w:p>
        </w:tc>
      </w:tr>
      <w:tr w:rsidR="00FC3A80" w:rsidRPr="00104A4C" w14:paraId="05CDD4C3" w14:textId="77777777" w:rsidTr="00A22230">
        <w:trPr>
          <w:trHeight w:val="290"/>
        </w:trPr>
        <w:tc>
          <w:tcPr>
            <w:tcW w:w="3335" w:type="dxa"/>
            <w:tcBorders>
              <w:top w:val="nil"/>
              <w:left w:val="nil"/>
              <w:bottom w:val="nil"/>
              <w:right w:val="nil"/>
            </w:tcBorders>
            <w:shd w:val="clear" w:color="auto" w:fill="auto"/>
            <w:noWrap/>
            <w:hideMark/>
          </w:tcPr>
          <w:p w14:paraId="011AE00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lastRenderedPageBreak/>
              <w:t>eye_protrusion_ratio</w:t>
            </w:r>
          </w:p>
        </w:tc>
        <w:tc>
          <w:tcPr>
            <w:tcW w:w="1060" w:type="dxa"/>
            <w:tcBorders>
              <w:top w:val="nil"/>
              <w:left w:val="nil"/>
              <w:bottom w:val="nil"/>
              <w:right w:val="nil"/>
            </w:tcBorders>
            <w:shd w:val="clear" w:color="auto" w:fill="auto"/>
            <w:noWrap/>
            <w:hideMark/>
          </w:tcPr>
          <w:p w14:paraId="7F104F57" w14:textId="5991D609"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0.24</w:t>
            </w:r>
          </w:p>
        </w:tc>
        <w:tc>
          <w:tcPr>
            <w:tcW w:w="992" w:type="dxa"/>
            <w:tcBorders>
              <w:top w:val="nil"/>
              <w:left w:val="nil"/>
              <w:bottom w:val="nil"/>
              <w:right w:val="nil"/>
            </w:tcBorders>
            <w:shd w:val="clear" w:color="auto" w:fill="auto"/>
            <w:noWrap/>
            <w:hideMark/>
          </w:tcPr>
          <w:p w14:paraId="2FC0B9AA" w14:textId="4834C3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c>
          <w:tcPr>
            <w:tcW w:w="992" w:type="dxa"/>
            <w:tcBorders>
              <w:top w:val="nil"/>
              <w:left w:val="nil"/>
              <w:bottom w:val="nil"/>
              <w:right w:val="nil"/>
            </w:tcBorders>
            <w:shd w:val="clear" w:color="auto" w:fill="auto"/>
            <w:noWrap/>
            <w:hideMark/>
          </w:tcPr>
          <w:p w14:paraId="0F9F73EB" w14:textId="688B881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0.58</w:t>
            </w:r>
          </w:p>
        </w:tc>
        <w:tc>
          <w:tcPr>
            <w:tcW w:w="851" w:type="dxa"/>
            <w:tcBorders>
              <w:top w:val="nil"/>
              <w:left w:val="nil"/>
              <w:bottom w:val="nil"/>
              <w:right w:val="nil"/>
            </w:tcBorders>
            <w:shd w:val="clear" w:color="auto" w:fill="auto"/>
            <w:noWrap/>
            <w:hideMark/>
          </w:tcPr>
          <w:p w14:paraId="732ECAF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-0.02</w:t>
            </w:r>
          </w:p>
        </w:tc>
      </w:tr>
      <w:tr w:rsidR="00FC3A80" w:rsidRPr="00104A4C" w14:paraId="0A89E377" w14:textId="77777777" w:rsidTr="00A22230">
        <w:trPr>
          <w:trHeight w:val="290"/>
        </w:trPr>
        <w:tc>
          <w:tcPr>
            <w:tcW w:w="3335" w:type="dxa"/>
            <w:tcBorders>
              <w:top w:val="nil"/>
              <w:left w:val="nil"/>
              <w:bottom w:val="nil"/>
              <w:right w:val="nil"/>
            </w:tcBorders>
            <w:shd w:val="clear" w:color="auto" w:fill="auto"/>
            <w:noWrap/>
            <w:hideMark/>
          </w:tcPr>
          <w:p w14:paraId="4468018D"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pronotum_width_standard</w:t>
            </w:r>
          </w:p>
        </w:tc>
        <w:tc>
          <w:tcPr>
            <w:tcW w:w="1060" w:type="dxa"/>
            <w:tcBorders>
              <w:top w:val="nil"/>
              <w:left w:val="nil"/>
              <w:bottom w:val="nil"/>
              <w:right w:val="nil"/>
            </w:tcBorders>
            <w:shd w:val="clear" w:color="auto" w:fill="auto"/>
            <w:noWrap/>
            <w:hideMark/>
          </w:tcPr>
          <w:p w14:paraId="6510475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-0.53</w:t>
            </w:r>
          </w:p>
        </w:tc>
        <w:tc>
          <w:tcPr>
            <w:tcW w:w="992" w:type="dxa"/>
            <w:tcBorders>
              <w:top w:val="nil"/>
              <w:left w:val="nil"/>
              <w:bottom w:val="nil"/>
              <w:right w:val="nil"/>
            </w:tcBorders>
            <w:shd w:val="clear" w:color="auto" w:fill="auto"/>
            <w:noWrap/>
            <w:hideMark/>
          </w:tcPr>
          <w:p w14:paraId="3C8E2C53" w14:textId="175F9070"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c>
          <w:tcPr>
            <w:tcW w:w="992" w:type="dxa"/>
            <w:tcBorders>
              <w:top w:val="nil"/>
              <w:left w:val="nil"/>
              <w:bottom w:val="nil"/>
              <w:right w:val="nil"/>
            </w:tcBorders>
            <w:shd w:val="clear" w:color="auto" w:fill="auto"/>
            <w:noWrap/>
            <w:hideMark/>
          </w:tcPr>
          <w:p w14:paraId="354743D2" w14:textId="4BF0F1B6"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851" w:type="dxa"/>
            <w:tcBorders>
              <w:top w:val="nil"/>
              <w:left w:val="nil"/>
              <w:bottom w:val="nil"/>
              <w:right w:val="nil"/>
            </w:tcBorders>
            <w:shd w:val="clear" w:color="auto" w:fill="auto"/>
            <w:noWrap/>
            <w:hideMark/>
          </w:tcPr>
          <w:p w14:paraId="0A0196B3" w14:textId="3DD1A41D"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r>
      <w:tr w:rsidR="00FC3A80" w:rsidRPr="00104A4C" w14:paraId="3BC37094" w14:textId="77777777" w:rsidTr="00A22230">
        <w:trPr>
          <w:trHeight w:val="290"/>
        </w:trPr>
        <w:tc>
          <w:tcPr>
            <w:tcW w:w="3335" w:type="dxa"/>
            <w:tcBorders>
              <w:top w:val="nil"/>
              <w:left w:val="nil"/>
              <w:bottom w:val="nil"/>
              <w:right w:val="nil"/>
            </w:tcBorders>
            <w:shd w:val="clear" w:color="auto" w:fill="auto"/>
            <w:noWrap/>
            <w:hideMark/>
          </w:tcPr>
          <w:p w14:paraId="66E806AC"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abdomen_width_standard</w:t>
            </w:r>
          </w:p>
        </w:tc>
        <w:tc>
          <w:tcPr>
            <w:tcW w:w="1060" w:type="dxa"/>
            <w:tcBorders>
              <w:top w:val="nil"/>
              <w:left w:val="nil"/>
              <w:bottom w:val="nil"/>
              <w:right w:val="nil"/>
            </w:tcBorders>
            <w:shd w:val="clear" w:color="auto" w:fill="auto"/>
            <w:noWrap/>
            <w:hideMark/>
          </w:tcPr>
          <w:p w14:paraId="6E54E865" w14:textId="4ACD0A0F"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0.19</w:t>
            </w:r>
          </w:p>
        </w:tc>
        <w:tc>
          <w:tcPr>
            <w:tcW w:w="992" w:type="dxa"/>
            <w:tcBorders>
              <w:top w:val="nil"/>
              <w:left w:val="nil"/>
              <w:bottom w:val="nil"/>
              <w:right w:val="nil"/>
            </w:tcBorders>
            <w:shd w:val="clear" w:color="auto" w:fill="auto"/>
            <w:noWrap/>
            <w:hideMark/>
          </w:tcPr>
          <w:p w14:paraId="4A646AD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-0.20</w:t>
            </w:r>
          </w:p>
        </w:tc>
        <w:tc>
          <w:tcPr>
            <w:tcW w:w="992" w:type="dxa"/>
            <w:tcBorders>
              <w:top w:val="nil"/>
              <w:left w:val="nil"/>
              <w:bottom w:val="nil"/>
              <w:right w:val="nil"/>
            </w:tcBorders>
            <w:shd w:val="clear" w:color="auto" w:fill="auto"/>
            <w:noWrap/>
            <w:hideMark/>
          </w:tcPr>
          <w:p w14:paraId="0962C525" w14:textId="7575A9A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0.70</w:t>
            </w:r>
          </w:p>
        </w:tc>
        <w:tc>
          <w:tcPr>
            <w:tcW w:w="851" w:type="dxa"/>
            <w:tcBorders>
              <w:top w:val="nil"/>
              <w:left w:val="nil"/>
              <w:bottom w:val="nil"/>
              <w:right w:val="nil"/>
            </w:tcBorders>
            <w:shd w:val="clear" w:color="auto" w:fill="auto"/>
            <w:noWrap/>
            <w:hideMark/>
          </w:tcPr>
          <w:p w14:paraId="2D31E187" w14:textId="096FFB3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r>
      <w:tr w:rsidR="00FC3A80" w:rsidRPr="00104A4C" w14:paraId="6A9BAA87" w14:textId="77777777" w:rsidTr="00A22230">
        <w:trPr>
          <w:trHeight w:val="290"/>
        </w:trPr>
        <w:tc>
          <w:tcPr>
            <w:tcW w:w="3335" w:type="dxa"/>
            <w:tcBorders>
              <w:top w:val="nil"/>
              <w:left w:val="nil"/>
              <w:bottom w:val="nil"/>
              <w:right w:val="nil"/>
            </w:tcBorders>
            <w:shd w:val="clear" w:color="auto" w:fill="auto"/>
            <w:noWrap/>
            <w:hideMark/>
          </w:tcPr>
          <w:p w14:paraId="53C2AA7E"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rear_leg_length_standard</w:t>
            </w:r>
          </w:p>
        </w:tc>
        <w:tc>
          <w:tcPr>
            <w:tcW w:w="1060" w:type="dxa"/>
            <w:tcBorders>
              <w:top w:val="nil"/>
              <w:left w:val="nil"/>
              <w:bottom w:val="nil"/>
              <w:right w:val="nil"/>
            </w:tcBorders>
            <w:shd w:val="clear" w:color="auto" w:fill="auto"/>
            <w:noWrap/>
            <w:hideMark/>
          </w:tcPr>
          <w:p w14:paraId="6E137D9C" w14:textId="3707C5C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0.47</w:t>
            </w:r>
          </w:p>
        </w:tc>
        <w:tc>
          <w:tcPr>
            <w:tcW w:w="992" w:type="dxa"/>
            <w:tcBorders>
              <w:top w:val="nil"/>
              <w:left w:val="nil"/>
              <w:bottom w:val="nil"/>
              <w:right w:val="nil"/>
            </w:tcBorders>
            <w:shd w:val="clear" w:color="auto" w:fill="auto"/>
            <w:noWrap/>
            <w:hideMark/>
          </w:tcPr>
          <w:p w14:paraId="7CC6C1B4" w14:textId="3CE424AB"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nil"/>
              <w:left w:val="nil"/>
              <w:bottom w:val="nil"/>
              <w:right w:val="nil"/>
            </w:tcBorders>
            <w:shd w:val="clear" w:color="auto" w:fill="auto"/>
            <w:noWrap/>
            <w:hideMark/>
          </w:tcPr>
          <w:p w14:paraId="7002164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-0.17</w:t>
            </w:r>
          </w:p>
        </w:tc>
        <w:tc>
          <w:tcPr>
            <w:tcW w:w="851" w:type="dxa"/>
            <w:tcBorders>
              <w:top w:val="nil"/>
              <w:left w:val="nil"/>
              <w:bottom w:val="nil"/>
              <w:right w:val="nil"/>
            </w:tcBorders>
            <w:shd w:val="clear" w:color="auto" w:fill="auto"/>
            <w:noWrap/>
            <w:hideMark/>
          </w:tcPr>
          <w:p w14:paraId="1B1E177C" w14:textId="4F9B0732"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0.51</w:t>
            </w:r>
          </w:p>
        </w:tc>
      </w:tr>
      <w:tr w:rsidR="00FC3A80" w:rsidRPr="00104A4C" w14:paraId="5E9C4296" w14:textId="77777777" w:rsidTr="00A22230">
        <w:trPr>
          <w:trHeight w:val="290"/>
        </w:trPr>
        <w:tc>
          <w:tcPr>
            <w:tcW w:w="3335" w:type="dxa"/>
            <w:tcBorders>
              <w:top w:val="nil"/>
              <w:left w:val="nil"/>
              <w:bottom w:val="nil"/>
              <w:right w:val="nil"/>
            </w:tcBorders>
            <w:shd w:val="clear" w:color="auto" w:fill="auto"/>
            <w:noWrap/>
            <w:hideMark/>
          </w:tcPr>
          <w:p w14:paraId="70E9DFB9"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antenna_rear_leg_ratio</w:t>
            </w:r>
          </w:p>
        </w:tc>
        <w:tc>
          <w:tcPr>
            <w:tcW w:w="1060" w:type="dxa"/>
            <w:tcBorders>
              <w:top w:val="nil"/>
              <w:left w:val="nil"/>
              <w:bottom w:val="nil"/>
              <w:right w:val="nil"/>
            </w:tcBorders>
            <w:shd w:val="clear" w:color="auto" w:fill="auto"/>
            <w:noWrap/>
            <w:hideMark/>
          </w:tcPr>
          <w:p w14:paraId="57389E83" w14:textId="403B4573"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992" w:type="dxa"/>
            <w:tcBorders>
              <w:top w:val="nil"/>
              <w:left w:val="nil"/>
              <w:bottom w:val="nil"/>
              <w:right w:val="nil"/>
            </w:tcBorders>
            <w:shd w:val="clear" w:color="auto" w:fill="auto"/>
            <w:noWrap/>
            <w:hideMark/>
          </w:tcPr>
          <w:p w14:paraId="3225ED6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-0.43</w:t>
            </w:r>
          </w:p>
        </w:tc>
        <w:tc>
          <w:tcPr>
            <w:tcW w:w="992" w:type="dxa"/>
            <w:tcBorders>
              <w:top w:val="nil"/>
              <w:left w:val="nil"/>
              <w:bottom w:val="nil"/>
              <w:right w:val="nil"/>
            </w:tcBorders>
            <w:shd w:val="clear" w:color="auto" w:fill="auto"/>
            <w:noWrap/>
            <w:hideMark/>
          </w:tcPr>
          <w:p w14:paraId="7411F5F0"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-0.05</w:t>
            </w:r>
          </w:p>
        </w:tc>
        <w:tc>
          <w:tcPr>
            <w:tcW w:w="851" w:type="dxa"/>
            <w:tcBorders>
              <w:top w:val="nil"/>
              <w:left w:val="nil"/>
              <w:bottom w:val="nil"/>
              <w:right w:val="nil"/>
            </w:tcBorders>
            <w:shd w:val="clear" w:color="auto" w:fill="auto"/>
            <w:noWrap/>
            <w:hideMark/>
          </w:tcPr>
          <w:p w14:paraId="7014F0B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-0.31</w:t>
            </w:r>
          </w:p>
        </w:tc>
      </w:tr>
      <w:tr w:rsidR="00FC3A80" w:rsidRPr="00104A4C" w14:paraId="0B28AACF" w14:textId="77777777" w:rsidTr="00A22230">
        <w:trPr>
          <w:trHeight w:val="290"/>
        </w:trPr>
        <w:tc>
          <w:tcPr>
            <w:tcW w:w="3335" w:type="dxa"/>
            <w:tcBorders>
              <w:top w:val="nil"/>
              <w:left w:val="nil"/>
              <w:bottom w:val="single" w:sz="4" w:space="0" w:color="auto"/>
              <w:right w:val="nil"/>
            </w:tcBorders>
            <w:shd w:val="clear" w:color="auto" w:fill="auto"/>
            <w:noWrap/>
            <w:hideMark/>
          </w:tcPr>
          <w:p w14:paraId="2BB364D0"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rear_trochanter_length_standard</w:t>
            </w:r>
          </w:p>
        </w:tc>
        <w:tc>
          <w:tcPr>
            <w:tcW w:w="1060" w:type="dxa"/>
            <w:tcBorders>
              <w:top w:val="nil"/>
              <w:left w:val="nil"/>
              <w:bottom w:val="single" w:sz="4" w:space="0" w:color="auto"/>
              <w:right w:val="nil"/>
            </w:tcBorders>
            <w:shd w:val="clear" w:color="auto" w:fill="auto"/>
            <w:noWrap/>
            <w:hideMark/>
          </w:tcPr>
          <w:p w14:paraId="1C2F3DC1"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-0.49</w:t>
            </w:r>
          </w:p>
        </w:tc>
        <w:tc>
          <w:tcPr>
            <w:tcW w:w="992" w:type="dxa"/>
            <w:tcBorders>
              <w:top w:val="nil"/>
              <w:left w:val="nil"/>
              <w:bottom w:val="single" w:sz="4" w:space="0" w:color="auto"/>
              <w:right w:val="nil"/>
            </w:tcBorders>
            <w:shd w:val="clear" w:color="auto" w:fill="auto"/>
            <w:noWrap/>
            <w:hideMark/>
          </w:tcPr>
          <w:p w14:paraId="5B60E5C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992" w:type="dxa"/>
            <w:tcBorders>
              <w:top w:val="nil"/>
              <w:left w:val="nil"/>
              <w:bottom w:val="single" w:sz="4" w:space="0" w:color="auto"/>
              <w:right w:val="nil"/>
            </w:tcBorders>
            <w:shd w:val="clear" w:color="auto" w:fill="auto"/>
            <w:noWrap/>
            <w:hideMark/>
          </w:tcPr>
          <w:p w14:paraId="2F5D281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-0.08</w:t>
            </w:r>
          </w:p>
        </w:tc>
        <w:tc>
          <w:tcPr>
            <w:tcW w:w="851" w:type="dxa"/>
            <w:tcBorders>
              <w:top w:val="nil"/>
              <w:left w:val="nil"/>
              <w:bottom w:val="single" w:sz="4" w:space="0" w:color="auto"/>
              <w:right w:val="nil"/>
            </w:tcBorders>
            <w:shd w:val="clear" w:color="auto" w:fill="auto"/>
            <w:noWrap/>
            <w:hideMark/>
          </w:tcPr>
          <w:p w14:paraId="23D7D7CB" w14:textId="3DFA8A5E"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0.48</w:t>
            </w:r>
          </w:p>
        </w:tc>
      </w:tr>
    </w:tbl>
    <w:p w14:paraId="78822A04" w14:textId="77777777" w:rsidR="00126021" w:rsidRDefault="00126021" w:rsidP="00E34238">
      <w:pPr>
        <w:rPr>
          <w:sz w:val="24"/>
          <w:szCs w:val="24"/>
        </w:rPr>
      </w:pPr>
    </w:p>
    <w:p w14:paraId="299AB80A" w14:textId="4D2ADBCF" w:rsidR="00A21554" w:rsidRDefault="00724236" w:rsidP="00E34238">
      <w:pPr>
        <w:rPr>
          <w:sz w:val="24"/>
          <w:szCs w:val="24"/>
        </w:rPr>
      </w:pPr>
      <w:r>
        <w:rPr>
          <w:sz w:val="24"/>
          <w:szCs w:val="24"/>
        </w:rPr>
        <w:tab/>
      </w:r>
      <w:r w:rsidR="00827517">
        <w:rPr>
          <w:sz w:val="24"/>
          <w:szCs w:val="24"/>
        </w:rPr>
        <w:t>While f</w:t>
      </w:r>
      <w:r w:rsidR="00755A41">
        <w:rPr>
          <w:sz w:val="24"/>
          <w:szCs w:val="24"/>
        </w:rPr>
        <w:t>unctional alpha-diversity</w:t>
      </w:r>
      <w:r w:rsidR="00827517">
        <w:rPr>
          <w:sz w:val="24"/>
          <w:szCs w:val="24"/>
        </w:rPr>
        <w:t xml:space="preserve"> was similar among forest management treatments and across years</w:t>
      </w:r>
      <w:r w:rsidR="00FF00FD">
        <w:rPr>
          <w:sz w:val="24"/>
          <w:szCs w:val="24"/>
        </w:rPr>
        <w:t xml:space="preserve"> (Table ____)</w:t>
      </w:r>
      <w:r w:rsidR="00CE24FD">
        <w:rPr>
          <w:sz w:val="24"/>
          <w:szCs w:val="24"/>
        </w:rPr>
        <w:t xml:space="preserve">, </w:t>
      </w:r>
      <w:r w:rsidR="00991267">
        <w:rPr>
          <w:sz w:val="24"/>
          <w:szCs w:val="24"/>
        </w:rPr>
        <w:t xml:space="preserve">key </w:t>
      </w:r>
      <w:r w:rsidR="00B7764E">
        <w:rPr>
          <w:sz w:val="24"/>
          <w:szCs w:val="24"/>
        </w:rPr>
        <w:t xml:space="preserve">PC </w:t>
      </w:r>
      <w:r w:rsidR="00991267">
        <w:rPr>
          <w:sz w:val="24"/>
          <w:szCs w:val="24"/>
        </w:rPr>
        <w:t xml:space="preserve">axes of morphological </w:t>
      </w:r>
      <w:r w:rsidR="00B7764E">
        <w:rPr>
          <w:sz w:val="24"/>
          <w:szCs w:val="24"/>
        </w:rPr>
        <w:t xml:space="preserve">trait </w:t>
      </w:r>
      <w:r w:rsidR="00991267">
        <w:rPr>
          <w:sz w:val="24"/>
          <w:szCs w:val="24"/>
        </w:rPr>
        <w:t>variation</w:t>
      </w:r>
      <w:r w:rsidR="002C49DE">
        <w:rPr>
          <w:sz w:val="24"/>
          <w:szCs w:val="24"/>
        </w:rPr>
        <w:t xml:space="preserve"> </w:t>
      </w:r>
      <w:r w:rsidR="005D557B">
        <w:rPr>
          <w:sz w:val="24"/>
          <w:szCs w:val="24"/>
        </w:rPr>
        <w:t>showed differences</w:t>
      </w:r>
      <w:r w:rsidR="00372BFE">
        <w:rPr>
          <w:sz w:val="24"/>
          <w:szCs w:val="24"/>
        </w:rPr>
        <w:t xml:space="preserve"> among treatments.</w:t>
      </w:r>
      <w:r w:rsidR="00051B10">
        <w:rPr>
          <w:sz w:val="24"/>
          <w:szCs w:val="24"/>
        </w:rPr>
        <w:t xml:space="preserve"> </w:t>
      </w:r>
      <w:r w:rsidR="009E72A3">
        <w:rPr>
          <w:sz w:val="24"/>
          <w:szCs w:val="24"/>
        </w:rPr>
        <w:t>S</w:t>
      </w:r>
      <w:r w:rsidR="00074F0E">
        <w:rPr>
          <w:sz w:val="24"/>
          <w:szCs w:val="24"/>
        </w:rPr>
        <w:t xml:space="preserve">alvaged plots </w:t>
      </w:r>
      <w:r w:rsidR="002521E9">
        <w:rPr>
          <w:sz w:val="24"/>
          <w:szCs w:val="24"/>
        </w:rPr>
        <w:t>had a high abundance of species</w:t>
      </w:r>
      <w:r w:rsidR="009E72A3">
        <w:rPr>
          <w:sz w:val="24"/>
          <w:szCs w:val="24"/>
        </w:rPr>
        <w:t xml:space="preserve"> with</w:t>
      </w:r>
      <w:r w:rsidR="00074F0E">
        <w:rPr>
          <w:sz w:val="24"/>
          <w:szCs w:val="24"/>
        </w:rPr>
        <w:t xml:space="preserve"> </w:t>
      </w:r>
      <w:r w:rsidR="00A145B1">
        <w:rPr>
          <w:sz w:val="24"/>
          <w:szCs w:val="24"/>
        </w:rPr>
        <w:t>lower values of PC</w:t>
      </w:r>
      <w:r w:rsidR="00606F99">
        <w:rPr>
          <w:sz w:val="24"/>
          <w:szCs w:val="24"/>
        </w:rPr>
        <w:t>1</w:t>
      </w:r>
      <w:r w:rsidR="00D71EDD">
        <w:rPr>
          <w:sz w:val="24"/>
          <w:szCs w:val="24"/>
        </w:rPr>
        <w:t xml:space="preserve"> relative to forest controls</w:t>
      </w:r>
      <w:r w:rsidR="00CD3012">
        <w:rPr>
          <w:sz w:val="24"/>
          <w:szCs w:val="24"/>
        </w:rPr>
        <w:t>,</w:t>
      </w:r>
      <w:r w:rsidR="00606F99">
        <w:rPr>
          <w:sz w:val="24"/>
          <w:szCs w:val="24"/>
        </w:rPr>
        <w:t xml:space="preserve"> </w:t>
      </w:r>
      <w:r w:rsidR="00727A6C">
        <w:rPr>
          <w:sz w:val="24"/>
          <w:szCs w:val="24"/>
        </w:rPr>
        <w:t>while</w:t>
      </w:r>
      <w:r w:rsidR="00D71EDD">
        <w:rPr>
          <w:sz w:val="24"/>
          <w:szCs w:val="24"/>
        </w:rPr>
        <w:t xml:space="preserve"> windthrow plots were intermediate</w:t>
      </w:r>
      <w:r w:rsidR="00165DCB">
        <w:rPr>
          <w:sz w:val="24"/>
          <w:szCs w:val="24"/>
        </w:rPr>
        <w:t>, as measured by the community-weighted mean</w:t>
      </w:r>
      <w:r w:rsidR="005C25BA">
        <w:rPr>
          <w:sz w:val="24"/>
          <w:szCs w:val="24"/>
        </w:rPr>
        <w:t xml:space="preserve"> (CWM) of PC1</w:t>
      </w:r>
      <w:r w:rsidR="00F36830">
        <w:rPr>
          <w:sz w:val="24"/>
          <w:szCs w:val="24"/>
        </w:rPr>
        <w:t xml:space="preserve"> (Tables ___-____). </w:t>
      </w:r>
      <w:r w:rsidR="00B1201C">
        <w:rPr>
          <w:sz w:val="24"/>
          <w:szCs w:val="24"/>
        </w:rPr>
        <w:t xml:space="preserve">Thus species caught in salvaged plots tended to have a trait syndrome associated with </w:t>
      </w:r>
      <w:r w:rsidR="004D2996">
        <w:rPr>
          <w:sz w:val="24"/>
          <w:szCs w:val="24"/>
        </w:rPr>
        <w:t>longer rear trochanters, wider pronota, and shorter legs, all proportional to body length.</w:t>
      </w:r>
      <w:r w:rsidR="005E1D09">
        <w:rPr>
          <w:sz w:val="24"/>
          <w:szCs w:val="24"/>
        </w:rPr>
        <w:t xml:space="preserve"> </w:t>
      </w:r>
      <w:r w:rsidR="00496E5B">
        <w:rPr>
          <w:sz w:val="24"/>
          <w:szCs w:val="24"/>
        </w:rPr>
        <w:t xml:space="preserve">Investigation of individual traits suggests that </w:t>
      </w:r>
      <w:r w:rsidR="00C92C43">
        <w:rPr>
          <w:sz w:val="24"/>
          <w:szCs w:val="24"/>
        </w:rPr>
        <w:t xml:space="preserve">rear trochanter length </w:t>
      </w:r>
      <w:r w:rsidR="001308F8">
        <w:rPr>
          <w:sz w:val="24"/>
          <w:szCs w:val="24"/>
        </w:rPr>
        <w:t xml:space="preserve">is </w:t>
      </w:r>
      <w:r w:rsidR="00A21554">
        <w:rPr>
          <w:sz w:val="24"/>
          <w:szCs w:val="24"/>
        </w:rPr>
        <w:t xml:space="preserve">the main contributor to this pattern. </w:t>
      </w:r>
      <w:r w:rsidR="00572429">
        <w:rPr>
          <w:sz w:val="24"/>
          <w:szCs w:val="24"/>
        </w:rPr>
        <w:t xml:space="preserve">Salvaged plots also </w:t>
      </w:r>
      <w:r w:rsidR="00165DCB">
        <w:rPr>
          <w:sz w:val="24"/>
          <w:szCs w:val="24"/>
        </w:rPr>
        <w:t xml:space="preserve">had a </w:t>
      </w:r>
      <w:r w:rsidR="005C25BA">
        <w:rPr>
          <w:sz w:val="24"/>
          <w:szCs w:val="24"/>
        </w:rPr>
        <w:t>lower CWM of</w:t>
      </w:r>
      <w:r w:rsidR="003058FD">
        <w:rPr>
          <w:sz w:val="24"/>
          <w:szCs w:val="24"/>
        </w:rPr>
        <w:t xml:space="preserve"> PC2</w:t>
      </w:r>
      <w:r w:rsidR="00B52B74">
        <w:rPr>
          <w:sz w:val="24"/>
          <w:szCs w:val="24"/>
        </w:rPr>
        <w:t xml:space="preserve"> </w:t>
      </w:r>
      <w:r w:rsidR="00BD5460">
        <w:rPr>
          <w:sz w:val="24"/>
          <w:szCs w:val="24"/>
        </w:rPr>
        <w:t xml:space="preserve">than </w:t>
      </w:r>
      <w:r w:rsidR="003E44E9">
        <w:rPr>
          <w:sz w:val="24"/>
          <w:szCs w:val="24"/>
        </w:rPr>
        <w:t>windthrow</w:t>
      </w:r>
      <w:r w:rsidR="00D61F48">
        <w:rPr>
          <w:sz w:val="24"/>
          <w:szCs w:val="24"/>
        </w:rPr>
        <w:t xml:space="preserve"> plots</w:t>
      </w:r>
      <w:r w:rsidR="003E44E9">
        <w:rPr>
          <w:sz w:val="24"/>
          <w:szCs w:val="24"/>
        </w:rPr>
        <w:t xml:space="preserve"> or </w:t>
      </w:r>
      <w:r w:rsidR="00BD5460">
        <w:rPr>
          <w:sz w:val="24"/>
          <w:szCs w:val="24"/>
        </w:rPr>
        <w:t>forest controls</w:t>
      </w:r>
      <w:r w:rsidR="00BE73DC">
        <w:rPr>
          <w:sz w:val="24"/>
          <w:szCs w:val="24"/>
        </w:rPr>
        <w:t xml:space="preserve">. This suggests that salvaged plots had </w:t>
      </w:r>
      <w:r w:rsidR="00687F00">
        <w:rPr>
          <w:sz w:val="24"/>
          <w:szCs w:val="24"/>
        </w:rPr>
        <w:t xml:space="preserve">a high abundance of species </w:t>
      </w:r>
      <w:r w:rsidR="0089515B">
        <w:rPr>
          <w:sz w:val="24"/>
          <w:szCs w:val="24"/>
        </w:rPr>
        <w:t>belonging to a</w:t>
      </w:r>
      <w:r w:rsidR="00EE153B">
        <w:rPr>
          <w:sz w:val="24"/>
          <w:szCs w:val="24"/>
        </w:rPr>
        <w:t xml:space="preserve"> functional group with</w:t>
      </w:r>
      <w:r w:rsidR="00800ADE">
        <w:rPr>
          <w:sz w:val="24"/>
          <w:szCs w:val="24"/>
        </w:rPr>
        <w:t xml:space="preserve"> </w:t>
      </w:r>
      <w:r w:rsidR="00687F00">
        <w:rPr>
          <w:sz w:val="24"/>
          <w:szCs w:val="24"/>
        </w:rPr>
        <w:t>smaller body lengths</w:t>
      </w:r>
      <w:r w:rsidR="00E47BD4">
        <w:rPr>
          <w:sz w:val="24"/>
          <w:szCs w:val="24"/>
        </w:rPr>
        <w:t xml:space="preserve"> and</w:t>
      </w:r>
      <w:r w:rsidR="00687F00">
        <w:rPr>
          <w:sz w:val="24"/>
          <w:szCs w:val="24"/>
        </w:rPr>
        <w:t xml:space="preserve"> proportionally longer eyes</w:t>
      </w:r>
      <w:r w:rsidR="00BD5460">
        <w:rPr>
          <w:sz w:val="24"/>
          <w:szCs w:val="24"/>
        </w:rPr>
        <w:t>.</w:t>
      </w:r>
      <w:r w:rsidR="009571B2">
        <w:rPr>
          <w:sz w:val="24"/>
          <w:szCs w:val="24"/>
        </w:rPr>
        <w:t xml:space="preserve"> </w:t>
      </w:r>
      <w:r w:rsidR="00750245">
        <w:rPr>
          <w:sz w:val="24"/>
          <w:szCs w:val="24"/>
        </w:rPr>
        <w:t>Supporting this trend, we found that beetle</w:t>
      </w:r>
    </w:p>
    <w:p w14:paraId="39B8E4D7" w14:textId="77777777" w:rsidR="00A21554" w:rsidRDefault="00A21554" w:rsidP="00E34238">
      <w:pPr>
        <w:rPr>
          <w:sz w:val="24"/>
          <w:szCs w:val="24"/>
        </w:rPr>
      </w:pPr>
    </w:p>
    <w:p w14:paraId="4EAB1EFC" w14:textId="2F931C7E" w:rsidR="00BD10E1" w:rsidRDefault="00AA7328" w:rsidP="00E34238">
      <w:pPr>
        <w:rPr>
          <w:sz w:val="24"/>
          <w:szCs w:val="24"/>
        </w:rPr>
      </w:pPr>
      <w:r>
        <w:rPr>
          <w:sz w:val="24"/>
          <w:szCs w:val="24"/>
        </w:rPr>
        <w:t xml:space="preserve">Finally, salvaged plots had </w:t>
      </w:r>
      <w:r w:rsidR="0018114D">
        <w:rPr>
          <w:sz w:val="24"/>
          <w:szCs w:val="24"/>
        </w:rPr>
        <w:t xml:space="preserve">a lower CWM of </w:t>
      </w:r>
      <w:r w:rsidR="00D17E1A">
        <w:rPr>
          <w:sz w:val="24"/>
          <w:szCs w:val="24"/>
        </w:rPr>
        <w:t>PC3 t</w:t>
      </w:r>
      <w:r w:rsidR="0018114D">
        <w:rPr>
          <w:sz w:val="24"/>
          <w:szCs w:val="24"/>
        </w:rPr>
        <w:t xml:space="preserve">han forest controls, indicating </w:t>
      </w:r>
      <w:r w:rsidR="00AB4F23">
        <w:rPr>
          <w:sz w:val="24"/>
          <w:szCs w:val="24"/>
        </w:rPr>
        <w:t xml:space="preserve">beetle species </w:t>
      </w:r>
      <w:r w:rsidR="00715778">
        <w:rPr>
          <w:sz w:val="24"/>
          <w:szCs w:val="24"/>
        </w:rPr>
        <w:t xml:space="preserve">with </w:t>
      </w:r>
      <w:r w:rsidR="00AB4F23">
        <w:rPr>
          <w:sz w:val="24"/>
          <w:szCs w:val="24"/>
        </w:rPr>
        <w:t>more elongated eyes</w:t>
      </w:r>
      <w:r w:rsidR="00715778">
        <w:rPr>
          <w:sz w:val="24"/>
          <w:szCs w:val="24"/>
        </w:rPr>
        <w:t xml:space="preserve"> </w:t>
      </w:r>
      <w:r w:rsidR="00A2442A">
        <w:rPr>
          <w:sz w:val="24"/>
          <w:szCs w:val="24"/>
        </w:rPr>
        <w:t>(</w:t>
      </w:r>
      <w:r w:rsidR="00A2442A">
        <w:rPr>
          <w:sz w:val="24"/>
          <w:szCs w:val="24"/>
        </w:rPr>
        <w:t xml:space="preserve">i.e., </w:t>
      </w:r>
      <w:r w:rsidR="00AB4F23">
        <w:rPr>
          <w:sz w:val="24"/>
          <w:szCs w:val="24"/>
        </w:rPr>
        <w:t>lower</w:t>
      </w:r>
      <w:r w:rsidR="00A2442A">
        <w:rPr>
          <w:sz w:val="24"/>
          <w:szCs w:val="24"/>
        </w:rPr>
        <w:t xml:space="preserve"> eye protrusion / eye length ratio</w:t>
      </w:r>
      <w:r w:rsidR="00A2442A">
        <w:rPr>
          <w:sz w:val="24"/>
          <w:szCs w:val="24"/>
        </w:rPr>
        <w:t>) and wider abdomens</w:t>
      </w:r>
      <w:r w:rsidR="003D710A">
        <w:rPr>
          <w:sz w:val="24"/>
          <w:szCs w:val="24"/>
        </w:rPr>
        <w:t>.</w:t>
      </w:r>
      <w:r w:rsidR="00731A2B">
        <w:rPr>
          <w:sz w:val="24"/>
          <w:szCs w:val="24"/>
        </w:rPr>
        <w:t xml:space="preserve"> </w:t>
      </w:r>
    </w:p>
    <w:p w14:paraId="33CD3EEE" w14:textId="6F7D1320" w:rsidR="00422D2A" w:rsidRDefault="00422D2A" w:rsidP="00E34238">
      <w:pPr>
        <w:rPr>
          <w:sz w:val="24"/>
          <w:szCs w:val="24"/>
        </w:rPr>
      </w:pPr>
    </w:p>
    <w:p w14:paraId="72E64BC7" w14:textId="77777777" w:rsidR="007C1E70" w:rsidRDefault="007C1E70" w:rsidP="00E34238">
      <w:pPr>
        <w:rPr>
          <w:sz w:val="24"/>
          <w:szCs w:val="24"/>
        </w:rPr>
      </w:pPr>
    </w:p>
    <w:p w14:paraId="0F3D559F" w14:textId="49C69D3B" w:rsidR="00A04BF0" w:rsidRDefault="007C1E70" w:rsidP="00E34238">
      <w:pPr>
        <w:rPr>
          <w:ins w:id="53" w:author="Perry, Kayla" w:date="2025-08-22T15:26:00Z" w16du:dateUtc="2025-08-22T19:26:00Z"/>
          <w:sz w:val="24"/>
          <w:szCs w:val="24"/>
        </w:rPr>
      </w:pPr>
      <w:r>
        <w:rPr>
          <w:sz w:val="24"/>
          <w:szCs w:val="24"/>
        </w:rPr>
        <w:tab/>
        <w:t>When</w:t>
      </w:r>
      <w:r w:rsidR="008D1189">
        <w:rPr>
          <w:sz w:val="24"/>
          <w:szCs w:val="24"/>
        </w:rPr>
        <w:t xml:space="preserve"> individual </w:t>
      </w:r>
      <w:r w:rsidR="00414821">
        <w:rPr>
          <w:sz w:val="24"/>
          <w:szCs w:val="24"/>
        </w:rPr>
        <w:t xml:space="preserve">functional </w:t>
      </w:r>
      <w:r w:rsidR="008D1189">
        <w:rPr>
          <w:sz w:val="24"/>
          <w:szCs w:val="24"/>
        </w:rPr>
        <w:t>traits</w:t>
      </w:r>
      <w:r w:rsidR="008420F3">
        <w:rPr>
          <w:sz w:val="24"/>
          <w:szCs w:val="24"/>
        </w:rPr>
        <w:t xml:space="preserve"> of ground beetles were examined, </w:t>
      </w:r>
      <w:r w:rsidR="00E848C0">
        <w:rPr>
          <w:sz w:val="24"/>
          <w:szCs w:val="24"/>
        </w:rPr>
        <w:t>some traits</w:t>
      </w:r>
      <w:r w:rsidR="00414821">
        <w:rPr>
          <w:sz w:val="24"/>
          <w:szCs w:val="24"/>
        </w:rPr>
        <w:t xml:space="preserve"> exhibited differences based on treatment, year, or their interaction</w:t>
      </w:r>
      <w:ins w:id="54" w:author="Perry, Kayla" w:date="2025-08-22T15:31:00Z" w16du:dateUtc="2025-08-22T19:31:00Z">
        <w:r w:rsidR="00126E3A">
          <w:rPr>
            <w:sz w:val="24"/>
            <w:szCs w:val="24"/>
          </w:rPr>
          <w:t xml:space="preserve"> (</w:t>
        </w:r>
        <w:commentRangeStart w:id="55"/>
        <w:r w:rsidR="00126E3A">
          <w:rPr>
            <w:sz w:val="24"/>
            <w:szCs w:val="24"/>
          </w:rPr>
          <w:t>Table X</w:t>
        </w:r>
      </w:ins>
      <w:commentRangeEnd w:id="55"/>
      <w:ins w:id="56" w:author="Perry, Kayla" w:date="2025-08-22T15:32:00Z" w16du:dateUtc="2025-08-22T19:32:00Z">
        <w:r w:rsidR="00640DEF">
          <w:rPr>
            <w:rStyle w:val="CommentReference"/>
          </w:rPr>
          <w:commentReference w:id="55"/>
        </w:r>
      </w:ins>
      <w:ins w:id="57" w:author="Perry, Kayla" w:date="2025-08-22T15:31:00Z" w16du:dateUtc="2025-08-22T19:31:00Z">
        <w:r w:rsidR="00126E3A">
          <w:rPr>
            <w:sz w:val="24"/>
            <w:szCs w:val="24"/>
          </w:rPr>
          <w:t>)</w:t>
        </w:r>
      </w:ins>
      <w:r w:rsidR="00414821">
        <w:rPr>
          <w:sz w:val="24"/>
          <w:szCs w:val="24"/>
        </w:rPr>
        <w:t>.</w:t>
      </w:r>
      <w:ins w:id="58" w:author="Perry, Kayla" w:date="2025-08-22T15:32:00Z" w16du:dateUtc="2025-08-22T19:32:00Z">
        <w:r w:rsidR="00D9589C">
          <w:rPr>
            <w:sz w:val="24"/>
            <w:szCs w:val="24"/>
          </w:rPr>
          <w:t xml:space="preserve"> </w:t>
        </w:r>
      </w:ins>
      <w:ins w:id="59" w:author="Perry, Kayla" w:date="2025-08-22T15:36:00Z" w16du:dateUtc="2025-08-22T19:36:00Z">
        <w:r w:rsidR="00A3540B">
          <w:rPr>
            <w:sz w:val="24"/>
            <w:szCs w:val="24"/>
          </w:rPr>
          <w:t>Smaller ground beetle species</w:t>
        </w:r>
      </w:ins>
      <w:ins w:id="60" w:author="Perry, Kayla" w:date="2025-08-22T15:40:00Z" w16du:dateUtc="2025-08-22T19:40:00Z">
        <w:r w:rsidR="00230ACB">
          <w:rPr>
            <w:sz w:val="24"/>
            <w:szCs w:val="24"/>
          </w:rPr>
          <w:t xml:space="preserve">, </w:t>
        </w:r>
      </w:ins>
      <w:ins w:id="61" w:author="Perry, Kayla" w:date="2025-08-22T15:38:00Z" w16du:dateUtc="2025-08-22T19:38:00Z">
        <w:r w:rsidR="00E441C4">
          <w:rPr>
            <w:sz w:val="24"/>
            <w:szCs w:val="24"/>
          </w:rPr>
          <w:t>species</w:t>
        </w:r>
      </w:ins>
      <w:ins w:id="62" w:author="Perry, Kayla" w:date="2025-08-22T15:36:00Z" w16du:dateUtc="2025-08-22T19:36:00Z">
        <w:r w:rsidR="00A3540B">
          <w:rPr>
            <w:sz w:val="24"/>
            <w:szCs w:val="24"/>
          </w:rPr>
          <w:t xml:space="preserve"> with </w:t>
        </w:r>
        <w:r w:rsidR="005A634A">
          <w:rPr>
            <w:sz w:val="24"/>
            <w:szCs w:val="24"/>
          </w:rPr>
          <w:t>larger</w:t>
        </w:r>
      </w:ins>
      <w:ins w:id="63" w:author="Perry, Kayla" w:date="2025-08-22T15:37:00Z" w16du:dateUtc="2025-08-22T19:37:00Z">
        <w:r w:rsidR="001B5AD0">
          <w:rPr>
            <w:sz w:val="24"/>
            <w:szCs w:val="24"/>
          </w:rPr>
          <w:t>, flatter</w:t>
        </w:r>
      </w:ins>
      <w:ins w:id="64" w:author="Perry, Kayla" w:date="2025-08-22T15:36:00Z" w16du:dateUtc="2025-08-22T19:36:00Z">
        <w:r w:rsidR="005A634A">
          <w:rPr>
            <w:sz w:val="24"/>
            <w:szCs w:val="24"/>
          </w:rPr>
          <w:t xml:space="preserve"> eyes</w:t>
        </w:r>
      </w:ins>
      <w:ins w:id="65" w:author="Perry, Kayla" w:date="2025-08-22T15:38:00Z" w16du:dateUtc="2025-08-22T19:38:00Z">
        <w:r w:rsidR="007D77CA">
          <w:rPr>
            <w:sz w:val="24"/>
            <w:szCs w:val="24"/>
          </w:rPr>
          <w:t xml:space="preserve"> (i.e.,</w:t>
        </w:r>
      </w:ins>
      <w:ins w:id="66" w:author="Perry, Kayla" w:date="2025-08-22T15:39:00Z" w16du:dateUtc="2025-08-22T19:39:00Z">
        <w:r w:rsidR="007D77CA">
          <w:rPr>
            <w:sz w:val="24"/>
            <w:szCs w:val="24"/>
          </w:rPr>
          <w:t xml:space="preserve"> lower eye protrusion / eye length ratio)</w:t>
        </w:r>
      </w:ins>
      <w:ins w:id="67" w:author="Perry, Kayla" w:date="2025-08-22T15:40:00Z" w16du:dateUtc="2025-08-22T19:40:00Z">
        <w:r w:rsidR="00230ACB">
          <w:rPr>
            <w:sz w:val="24"/>
            <w:szCs w:val="24"/>
          </w:rPr>
          <w:t xml:space="preserve">, and species with longer </w:t>
        </w:r>
        <w:r w:rsidR="00B74BC1">
          <w:rPr>
            <w:sz w:val="24"/>
            <w:szCs w:val="24"/>
          </w:rPr>
          <w:t>rear trochanters</w:t>
        </w:r>
      </w:ins>
      <w:ins w:id="68" w:author="Perry, Kayla" w:date="2025-08-22T15:36:00Z" w16du:dateUtc="2025-08-22T19:36:00Z">
        <w:r w:rsidR="005A634A">
          <w:rPr>
            <w:sz w:val="24"/>
            <w:szCs w:val="24"/>
          </w:rPr>
          <w:t xml:space="preserve"> were </w:t>
        </w:r>
        <w:r w:rsidR="003A0556">
          <w:rPr>
            <w:sz w:val="24"/>
            <w:szCs w:val="24"/>
          </w:rPr>
          <w:t>more common in salvaged plots than windthrow or u</w:t>
        </w:r>
      </w:ins>
      <w:ins w:id="69" w:author="Perry, Kayla" w:date="2025-08-22T15:37:00Z" w16du:dateUtc="2025-08-22T19:37:00Z">
        <w:r w:rsidR="003A0556">
          <w:rPr>
            <w:sz w:val="24"/>
            <w:szCs w:val="24"/>
          </w:rPr>
          <w:t>ndisturbed forest.</w:t>
        </w:r>
        <w:r w:rsidR="001B5AD0">
          <w:rPr>
            <w:sz w:val="24"/>
            <w:szCs w:val="24"/>
          </w:rPr>
          <w:t xml:space="preserve"> </w:t>
        </w:r>
      </w:ins>
      <w:ins w:id="70" w:author="Perry, Kayla" w:date="2025-08-22T15:38:00Z" w16du:dateUtc="2025-08-22T19:38:00Z">
        <w:r w:rsidR="00E441C4">
          <w:rPr>
            <w:sz w:val="24"/>
            <w:szCs w:val="24"/>
          </w:rPr>
          <w:t xml:space="preserve">Species common in </w:t>
        </w:r>
      </w:ins>
      <w:ins w:id="71" w:author="Perry, Kayla" w:date="2025-08-22T15:39:00Z" w16du:dateUtc="2025-08-22T19:39:00Z">
        <w:r w:rsidR="00230ACB">
          <w:rPr>
            <w:sz w:val="24"/>
            <w:szCs w:val="24"/>
          </w:rPr>
          <w:t>undisturbed forest had more spherical eyes (i.e., higher eye protrusion / eye length ratio).</w:t>
        </w:r>
      </w:ins>
      <w:ins w:id="72" w:author="Perry, Kayla" w:date="2025-08-22T15:41:00Z" w16du:dateUtc="2025-08-22T19:41:00Z">
        <w:r w:rsidR="00B5108B">
          <w:rPr>
            <w:sz w:val="24"/>
            <w:szCs w:val="24"/>
          </w:rPr>
          <w:t xml:space="preserve"> </w:t>
        </w:r>
      </w:ins>
      <w:moveToRangeStart w:id="73" w:author="Perry, Kayla" w:date="2025-08-22T15:41:00Z" w:name="move206769682"/>
      <w:moveTo w:id="74" w:author="Perry, Kayla" w:date="2025-08-22T15:41:00Z" w16du:dateUtc="2025-08-22T19:41:00Z">
        <w:r w:rsidR="00B5108B">
          <w:rPr>
            <w:sz w:val="24"/>
            <w:szCs w:val="24"/>
          </w:rPr>
          <w:t xml:space="preserve">In 2015, </w:t>
        </w:r>
      </w:moveTo>
      <w:ins w:id="75" w:author="Perry, Kayla" w:date="2025-08-22T15:41:00Z" w16du:dateUtc="2025-08-22T19:41:00Z">
        <w:r w:rsidR="00B5108B">
          <w:rPr>
            <w:sz w:val="24"/>
            <w:szCs w:val="24"/>
          </w:rPr>
          <w:t xml:space="preserve">species capable of flight were more common </w:t>
        </w:r>
        <w:r w:rsidR="005C2694">
          <w:rPr>
            <w:sz w:val="24"/>
            <w:szCs w:val="24"/>
          </w:rPr>
          <w:t>in salvaged plots than windth</w:t>
        </w:r>
      </w:ins>
      <w:ins w:id="76" w:author="Perry, Kayla" w:date="2025-08-22T15:42:00Z" w16du:dateUtc="2025-08-22T19:42:00Z">
        <w:r w:rsidR="005C2694">
          <w:rPr>
            <w:sz w:val="24"/>
            <w:szCs w:val="24"/>
          </w:rPr>
          <w:t>row or undisturbed forest, but this pattern disappeared in 2022.</w:t>
        </w:r>
      </w:ins>
      <w:moveTo w:id="77" w:author="Perry, Kayla" w:date="2025-08-22T15:41:00Z" w16du:dateUtc="2025-08-22T19:41:00Z">
        <w:r w:rsidR="00B5108B">
          <w:rPr>
            <w:sz w:val="24"/>
            <w:szCs w:val="24"/>
          </w:rPr>
          <w:t xml:space="preserve"> </w:t>
        </w:r>
      </w:moveTo>
      <w:ins w:id="78" w:author="Perry, Kayla" w:date="2025-08-22T15:43:00Z" w16du:dateUtc="2025-08-22T19:43:00Z">
        <w:r w:rsidR="005E4BC9">
          <w:rPr>
            <w:sz w:val="24"/>
            <w:szCs w:val="24"/>
          </w:rPr>
          <w:t xml:space="preserve">Across all forest management treatments, </w:t>
        </w:r>
        <w:r w:rsidR="00A37E1E">
          <w:rPr>
            <w:sz w:val="24"/>
            <w:szCs w:val="24"/>
          </w:rPr>
          <w:t xml:space="preserve">species </w:t>
        </w:r>
      </w:ins>
      <w:ins w:id="79" w:author="Perry, Kayla" w:date="2025-08-22T15:44:00Z" w16du:dateUtc="2025-08-22T19:44:00Z">
        <w:r w:rsidR="00A37E1E">
          <w:rPr>
            <w:sz w:val="24"/>
            <w:szCs w:val="24"/>
          </w:rPr>
          <w:t xml:space="preserve">with [antenna length / rear leg length ratio – what does this mean?] </w:t>
        </w:r>
        <w:r w:rsidR="00AA0C9E">
          <w:rPr>
            <w:sz w:val="24"/>
            <w:szCs w:val="24"/>
          </w:rPr>
          <w:t>became</w:t>
        </w:r>
        <w:r w:rsidR="00A37E1E">
          <w:rPr>
            <w:sz w:val="24"/>
            <w:szCs w:val="24"/>
          </w:rPr>
          <w:t xml:space="preserve"> less common</w:t>
        </w:r>
        <w:r w:rsidR="00AA0C9E">
          <w:rPr>
            <w:sz w:val="24"/>
            <w:szCs w:val="24"/>
          </w:rPr>
          <w:t>.</w:t>
        </w:r>
        <w:r w:rsidR="00A37E1E">
          <w:rPr>
            <w:sz w:val="24"/>
            <w:szCs w:val="24"/>
          </w:rPr>
          <w:t xml:space="preserve"> </w:t>
        </w:r>
      </w:ins>
      <w:moveTo w:id="80" w:author="Perry, Kayla" w:date="2025-08-22T15:41:00Z" w16du:dateUtc="2025-08-22T19:41:00Z">
        <w:del w:id="81" w:author="Perry, Kayla" w:date="2025-08-22T15:44:00Z" w16du:dateUtc="2025-08-22T19:44:00Z">
          <w:r w:rsidR="00B5108B" w:rsidDel="00AA0C9E">
            <w:rPr>
              <w:sz w:val="24"/>
              <w:szCs w:val="24"/>
            </w:rPr>
            <w:delText>Another change which occurred between 2015 and 2022 is the antenna length / rear leg length ratio decreased (F=5.737, p=0.021).</w:delText>
          </w:r>
          <w:commentRangeStart w:id="82"/>
          <w:commentRangeEnd w:id="82"/>
          <w:r w:rsidR="00B5108B" w:rsidDel="00AA0C9E">
            <w:rPr>
              <w:rStyle w:val="CommentReference"/>
            </w:rPr>
            <w:commentReference w:id="82"/>
          </w:r>
          <w:commentRangeStart w:id="83"/>
          <w:commentRangeStart w:id="84"/>
          <w:commentRangeEnd w:id="83"/>
          <w:r w:rsidR="00B5108B" w:rsidDel="00AA0C9E">
            <w:rPr>
              <w:rStyle w:val="CommentReference"/>
            </w:rPr>
            <w:commentReference w:id="83"/>
          </w:r>
        </w:del>
      </w:moveTo>
      <w:moveToRangeEnd w:id="73"/>
      <w:commentRangeEnd w:id="84"/>
      <w:r w:rsidR="00DE5735">
        <w:rPr>
          <w:rStyle w:val="CommentReference"/>
        </w:rPr>
        <w:commentReference w:id="84"/>
      </w:r>
    </w:p>
    <w:p w14:paraId="080AC1D2" w14:textId="77777777" w:rsidR="00A04BF0" w:rsidRDefault="00A04BF0" w:rsidP="00E34238">
      <w:pPr>
        <w:rPr>
          <w:ins w:id="85" w:author="Perry, Kayla" w:date="2025-08-22T15:26:00Z" w16du:dateUtc="2025-08-22T19:26:00Z"/>
          <w:sz w:val="24"/>
          <w:szCs w:val="24"/>
        </w:rPr>
      </w:pPr>
    </w:p>
    <w:p w14:paraId="267F71B7" w14:textId="6E0DC8B3" w:rsidR="00041C34" w:rsidRPr="00C42824" w:rsidRDefault="00335868" w:rsidP="00E34238">
      <w:pPr>
        <w:rPr>
          <w:sz w:val="24"/>
          <w:szCs w:val="24"/>
        </w:rPr>
      </w:pPr>
      <w:commentRangeStart w:id="86"/>
      <w:commentRangeStart w:id="87"/>
      <w:del w:id="88" w:author="Perry, Kayla" w:date="2025-08-22T15:26:00Z" w16du:dateUtc="2025-08-22T19:26:00Z">
        <w:r w:rsidDel="00A04BF0">
          <w:rPr>
            <w:sz w:val="24"/>
            <w:szCs w:val="24"/>
          </w:rPr>
          <w:delText xml:space="preserve"> </w:delText>
        </w:r>
      </w:del>
      <w:del w:id="89" w:author="Perry, Kayla" w:date="2025-08-22T15:37:00Z" w16du:dateUtc="2025-08-22T19:37:00Z">
        <w:r w:rsidDel="003A0556">
          <w:rPr>
            <w:sz w:val="24"/>
            <w:szCs w:val="24"/>
          </w:rPr>
          <w:delText xml:space="preserve">First, </w:delText>
        </w:r>
        <w:r w:rsidR="003556EF" w:rsidDel="003A0556">
          <w:rPr>
            <w:sz w:val="24"/>
            <w:szCs w:val="24"/>
          </w:rPr>
          <w:delText xml:space="preserve">the body length </w:delText>
        </w:r>
        <w:r w:rsidR="003F7C2D" w:rsidDel="003A0556">
          <w:rPr>
            <w:sz w:val="24"/>
            <w:szCs w:val="24"/>
          </w:rPr>
          <w:delText xml:space="preserve">tended to be </w:delText>
        </w:r>
        <w:r w:rsidR="00976A5C" w:rsidDel="003A0556">
          <w:rPr>
            <w:sz w:val="24"/>
            <w:szCs w:val="24"/>
          </w:rPr>
          <w:delText>shorter</w:delText>
        </w:r>
        <w:r w:rsidR="003F7C2D" w:rsidDel="003A0556">
          <w:rPr>
            <w:sz w:val="24"/>
            <w:szCs w:val="24"/>
          </w:rPr>
          <w:delText xml:space="preserve"> for beetles caught in </w:delText>
        </w:r>
        <w:r w:rsidR="003537B9" w:rsidDel="003A0556">
          <w:rPr>
            <w:sz w:val="24"/>
            <w:szCs w:val="24"/>
          </w:rPr>
          <w:delText xml:space="preserve">the </w:delText>
        </w:r>
        <w:r w:rsidR="00976A5C" w:rsidDel="003A0556">
          <w:rPr>
            <w:sz w:val="24"/>
            <w:szCs w:val="24"/>
          </w:rPr>
          <w:delText>salvaged plots</w:delText>
        </w:r>
        <w:r w:rsidR="003537B9" w:rsidDel="003A0556">
          <w:rPr>
            <w:sz w:val="24"/>
            <w:szCs w:val="24"/>
          </w:rPr>
          <w:delText xml:space="preserve">, relative to those caught in the </w:delText>
        </w:r>
        <w:r w:rsidR="00976A5C" w:rsidDel="003A0556">
          <w:rPr>
            <w:sz w:val="24"/>
            <w:szCs w:val="24"/>
          </w:rPr>
          <w:delText>forest control</w:delText>
        </w:r>
        <w:r w:rsidR="004E23E6" w:rsidDel="003A0556">
          <w:rPr>
            <w:sz w:val="24"/>
            <w:szCs w:val="24"/>
          </w:rPr>
          <w:delText xml:space="preserve"> (t=3.189, p=0.007)</w:delText>
        </w:r>
        <w:r w:rsidR="003537B9" w:rsidDel="003A0556">
          <w:rPr>
            <w:sz w:val="24"/>
            <w:szCs w:val="24"/>
          </w:rPr>
          <w:delText>.</w:delText>
        </w:r>
        <w:r w:rsidR="004E23E6" w:rsidDel="003A0556">
          <w:rPr>
            <w:sz w:val="24"/>
            <w:szCs w:val="24"/>
          </w:rPr>
          <w:delText xml:space="preserve"> </w:delText>
        </w:r>
        <w:r w:rsidR="00F86E3B" w:rsidDel="003A0556">
          <w:rPr>
            <w:sz w:val="24"/>
            <w:szCs w:val="24"/>
          </w:rPr>
          <w:delText xml:space="preserve">Second, </w:delText>
        </w:r>
        <w:r w:rsidR="00AB657E" w:rsidDel="003A0556">
          <w:rPr>
            <w:sz w:val="24"/>
            <w:szCs w:val="24"/>
          </w:rPr>
          <w:delText xml:space="preserve">beetles caught in salvaged plots typically had </w:delText>
        </w:r>
        <w:r w:rsidR="00D44F27" w:rsidDel="003A0556">
          <w:rPr>
            <w:sz w:val="24"/>
            <w:szCs w:val="24"/>
          </w:rPr>
          <w:delText xml:space="preserve">proportionally </w:delText>
        </w:r>
        <w:r w:rsidR="00C42824" w:rsidDel="003A0556">
          <w:rPr>
            <w:sz w:val="24"/>
            <w:szCs w:val="24"/>
          </w:rPr>
          <w:delText xml:space="preserve">longer </w:delText>
        </w:r>
        <w:r w:rsidR="00086996" w:rsidDel="003A0556">
          <w:rPr>
            <w:sz w:val="24"/>
            <w:szCs w:val="24"/>
          </w:rPr>
          <w:delText xml:space="preserve">eyes relative to their body size than beetles caught in </w:delText>
        </w:r>
        <w:r w:rsidR="0089111E" w:rsidDel="003A0556">
          <w:rPr>
            <w:sz w:val="24"/>
            <w:szCs w:val="24"/>
          </w:rPr>
          <w:delText xml:space="preserve">forest </w:delText>
        </w:r>
        <w:r w:rsidR="00AE6EC8" w:rsidDel="003A0556">
          <w:rPr>
            <w:sz w:val="24"/>
            <w:szCs w:val="24"/>
          </w:rPr>
          <w:delText xml:space="preserve">(t=3.963, p=0.001) </w:delText>
        </w:r>
        <w:r w:rsidR="0089111E" w:rsidDel="003A0556">
          <w:rPr>
            <w:sz w:val="24"/>
            <w:szCs w:val="24"/>
          </w:rPr>
          <w:delText>or windthrow</w:delText>
        </w:r>
        <w:r w:rsidR="00AE6EC8" w:rsidDel="003A0556">
          <w:rPr>
            <w:sz w:val="24"/>
            <w:szCs w:val="24"/>
          </w:rPr>
          <w:delText xml:space="preserve"> (t=</w:delText>
        </w:r>
        <w:r w:rsidR="0051632F" w:rsidDel="003A0556">
          <w:rPr>
            <w:sz w:val="24"/>
            <w:szCs w:val="24"/>
          </w:rPr>
          <w:delText>2.814, p=0.021</w:delText>
        </w:r>
        <w:r w:rsidR="00AE6EC8" w:rsidDel="003A0556">
          <w:rPr>
            <w:sz w:val="24"/>
            <w:szCs w:val="24"/>
          </w:rPr>
          <w:delText>)</w:delText>
        </w:r>
        <w:r w:rsidR="0089111E" w:rsidDel="003A0556">
          <w:rPr>
            <w:sz w:val="24"/>
            <w:szCs w:val="24"/>
          </w:rPr>
          <w:delText>.</w:delText>
        </w:r>
        <w:r w:rsidR="0051632F" w:rsidDel="003A0556">
          <w:rPr>
            <w:sz w:val="24"/>
            <w:szCs w:val="24"/>
          </w:rPr>
          <w:delText xml:space="preserve"> </w:delText>
        </w:r>
      </w:del>
      <w:del w:id="90" w:author="Perry, Kayla" w:date="2025-08-22T15:39:00Z" w16du:dateUtc="2025-08-22T19:39:00Z">
        <w:r w:rsidR="00C42824" w:rsidDel="00230ACB">
          <w:rPr>
            <w:sz w:val="24"/>
            <w:szCs w:val="24"/>
          </w:rPr>
          <w:delText>Not only did they tend to have proportionally longer eyes, but beetles caught in salvaged plots</w:delText>
        </w:r>
        <w:r w:rsidR="00AE6D0E" w:rsidDel="00230ACB">
          <w:rPr>
            <w:sz w:val="24"/>
            <w:szCs w:val="24"/>
          </w:rPr>
          <w:delText xml:space="preserve"> </w:delText>
        </w:r>
        <w:r w:rsidR="003D76C3" w:rsidDel="00230ACB">
          <w:rPr>
            <w:sz w:val="24"/>
            <w:szCs w:val="24"/>
          </w:rPr>
          <w:delText xml:space="preserve">tended to have eyes with a lower </w:delText>
        </w:r>
        <w:r w:rsidR="00E67715" w:rsidDel="00230ACB">
          <w:rPr>
            <w:sz w:val="24"/>
            <w:szCs w:val="24"/>
          </w:rPr>
          <w:delText>(</w:delText>
        </w:r>
        <w:r w:rsidR="003D76C3" w:rsidDel="00230ACB">
          <w:rPr>
            <w:sz w:val="24"/>
            <w:szCs w:val="24"/>
          </w:rPr>
          <w:delText xml:space="preserve">eye </w:delText>
        </w:r>
        <w:r w:rsidR="00E67715" w:rsidDel="00230ACB">
          <w:rPr>
            <w:sz w:val="24"/>
            <w:szCs w:val="24"/>
          </w:rPr>
          <w:delText>protrusion / eye length) ratio</w:delText>
        </w:r>
        <w:r w:rsidR="006D20A0" w:rsidDel="00230ACB">
          <w:rPr>
            <w:sz w:val="24"/>
            <w:szCs w:val="24"/>
          </w:rPr>
          <w:delText xml:space="preserve"> than forest (t=</w:delText>
        </w:r>
        <w:r w:rsidR="00876BEC" w:rsidDel="00230ACB">
          <w:rPr>
            <w:sz w:val="24"/>
            <w:szCs w:val="24"/>
          </w:rPr>
          <w:delText>5.582, p&lt;0.001</w:delText>
        </w:r>
        <w:r w:rsidR="006D20A0" w:rsidDel="00230ACB">
          <w:rPr>
            <w:sz w:val="24"/>
            <w:szCs w:val="24"/>
          </w:rPr>
          <w:delText>) or windthrow (</w:delText>
        </w:r>
        <w:r w:rsidR="00876BEC" w:rsidDel="00230ACB">
          <w:rPr>
            <w:sz w:val="24"/>
            <w:szCs w:val="24"/>
          </w:rPr>
          <w:delText>t=2.812, p=0.021</w:delText>
        </w:r>
        <w:r w:rsidR="006D20A0" w:rsidDel="00230ACB">
          <w:rPr>
            <w:sz w:val="24"/>
            <w:szCs w:val="24"/>
          </w:rPr>
          <w:delText>)</w:delText>
        </w:r>
        <w:r w:rsidR="00E67715" w:rsidDel="00230ACB">
          <w:rPr>
            <w:sz w:val="24"/>
            <w:szCs w:val="24"/>
          </w:rPr>
          <w:delText>, meaning the</w:delText>
        </w:r>
        <w:r w:rsidR="00AA0C6E" w:rsidDel="00230ACB">
          <w:rPr>
            <w:sz w:val="24"/>
            <w:szCs w:val="24"/>
          </w:rPr>
          <w:delText>ir</w:delText>
        </w:r>
        <w:r w:rsidR="00E67715" w:rsidDel="00230ACB">
          <w:rPr>
            <w:sz w:val="24"/>
            <w:szCs w:val="24"/>
          </w:rPr>
          <w:delText xml:space="preserve"> </w:delText>
        </w:r>
        <w:r w:rsidR="00D60CC3" w:rsidDel="00230ACB">
          <w:rPr>
            <w:sz w:val="24"/>
            <w:szCs w:val="24"/>
          </w:rPr>
          <w:delText>eyes were flatter</w:delText>
        </w:r>
        <w:r w:rsidR="00730CFC" w:rsidDel="00230ACB">
          <w:rPr>
            <w:sz w:val="24"/>
            <w:szCs w:val="24"/>
          </w:rPr>
          <w:delText xml:space="preserve"> or oblong</w:delText>
        </w:r>
        <w:r w:rsidR="00AA0C6E" w:rsidDel="00230ACB">
          <w:rPr>
            <w:sz w:val="24"/>
            <w:szCs w:val="24"/>
          </w:rPr>
          <w:delText xml:space="preserve">, whereas species caught in forest controls tended to have </w:delText>
        </w:r>
        <w:r w:rsidR="00D27CF6" w:rsidDel="00230ACB">
          <w:rPr>
            <w:sz w:val="24"/>
            <w:szCs w:val="24"/>
          </w:rPr>
          <w:delText>more spherical</w:delText>
        </w:r>
        <w:r w:rsidR="00AA0C6E" w:rsidDel="00230ACB">
          <w:rPr>
            <w:sz w:val="24"/>
            <w:szCs w:val="24"/>
          </w:rPr>
          <w:delText xml:space="preserve"> eyes.</w:delText>
        </w:r>
      </w:del>
      <w:r w:rsidR="00D27CF6">
        <w:rPr>
          <w:sz w:val="24"/>
          <w:szCs w:val="24"/>
        </w:rPr>
        <w:t xml:space="preserve"> </w:t>
      </w:r>
      <w:del w:id="91" w:author="Perry, Kayla" w:date="2025-08-22T15:40:00Z" w16du:dateUtc="2025-08-22T19:40:00Z">
        <w:r w:rsidR="0081255A" w:rsidDel="00B74BC1">
          <w:rPr>
            <w:sz w:val="24"/>
            <w:szCs w:val="24"/>
          </w:rPr>
          <w:delText xml:space="preserve">There were also differences in the </w:delText>
        </w:r>
        <w:r w:rsidR="00270543" w:rsidDel="00B74BC1">
          <w:rPr>
            <w:sz w:val="24"/>
            <w:szCs w:val="24"/>
          </w:rPr>
          <w:delText xml:space="preserve">structure of the rear legs. </w:delText>
        </w:r>
        <w:r w:rsidR="000E0B95" w:rsidDel="00B74BC1">
          <w:rPr>
            <w:sz w:val="24"/>
            <w:szCs w:val="24"/>
          </w:rPr>
          <w:delText xml:space="preserve">Beetles in salvaged plots often had </w:delText>
        </w:r>
        <w:r w:rsidR="00186FBF" w:rsidDel="00B74BC1">
          <w:rPr>
            <w:sz w:val="24"/>
            <w:szCs w:val="24"/>
          </w:rPr>
          <w:delText xml:space="preserve">rear trochanters that were longer in proportion to body length than </w:delText>
        </w:r>
        <w:r w:rsidR="00424BAA" w:rsidDel="00B74BC1">
          <w:rPr>
            <w:sz w:val="24"/>
            <w:szCs w:val="24"/>
          </w:rPr>
          <w:delText>those caught in forest (</w:delText>
        </w:r>
        <w:r w:rsidR="009A42D7" w:rsidDel="00B74BC1">
          <w:rPr>
            <w:sz w:val="24"/>
            <w:szCs w:val="24"/>
          </w:rPr>
          <w:delText>t=4.749, p&lt;0.001</w:delText>
        </w:r>
        <w:r w:rsidR="00424BAA" w:rsidDel="00B74BC1">
          <w:rPr>
            <w:sz w:val="24"/>
            <w:szCs w:val="24"/>
          </w:rPr>
          <w:delText>) or windthrow plots (</w:delText>
        </w:r>
        <w:r w:rsidR="009A42D7" w:rsidDel="00B74BC1">
          <w:rPr>
            <w:sz w:val="24"/>
            <w:szCs w:val="24"/>
          </w:rPr>
          <w:delText>t=</w:delText>
        </w:r>
        <w:r w:rsidR="0042127F" w:rsidDel="00B74BC1">
          <w:rPr>
            <w:sz w:val="24"/>
            <w:szCs w:val="24"/>
          </w:rPr>
          <w:delText>3.084, p=0.011</w:delText>
        </w:r>
        <w:r w:rsidR="00424BAA" w:rsidDel="00B74BC1">
          <w:rPr>
            <w:sz w:val="24"/>
            <w:szCs w:val="24"/>
          </w:rPr>
          <w:delText>).</w:delText>
        </w:r>
        <w:r w:rsidR="00270543" w:rsidDel="00B74BC1">
          <w:rPr>
            <w:sz w:val="24"/>
            <w:szCs w:val="24"/>
          </w:rPr>
          <w:delText xml:space="preserve"> </w:delText>
        </w:r>
      </w:del>
      <w:moveFromRangeStart w:id="92" w:author="Perry, Kayla" w:date="2025-08-22T15:41:00Z" w:name="move206769682"/>
      <w:moveFrom w:id="93" w:author="Perry, Kayla" w:date="2025-08-22T15:41:00Z" w16du:dateUtc="2025-08-22T19:41:00Z">
        <w:r w:rsidR="00A33FE3" w:rsidDel="00B5108B">
          <w:rPr>
            <w:sz w:val="24"/>
            <w:szCs w:val="24"/>
          </w:rPr>
          <w:t>In 2015, t</w:t>
        </w:r>
        <w:r w:rsidR="0081724C" w:rsidDel="00B5108B">
          <w:rPr>
            <w:sz w:val="24"/>
            <w:szCs w:val="24"/>
          </w:rPr>
          <w:t xml:space="preserve">hose caught in salvaged plots </w:t>
        </w:r>
        <w:r w:rsidR="00A33FE3" w:rsidDel="00B5108B">
          <w:rPr>
            <w:sz w:val="24"/>
            <w:szCs w:val="24"/>
          </w:rPr>
          <w:t xml:space="preserve">were more likely to be capable of flight than those caught in </w:t>
        </w:r>
        <w:r w:rsidR="00C24ADA" w:rsidDel="00B5108B">
          <w:rPr>
            <w:sz w:val="24"/>
            <w:szCs w:val="24"/>
          </w:rPr>
          <w:t>forest controls (t=4.136, p=0.001) or windthrow</w:t>
        </w:r>
        <w:r w:rsidR="00DD0090" w:rsidDel="00B5108B">
          <w:rPr>
            <w:sz w:val="24"/>
            <w:szCs w:val="24"/>
          </w:rPr>
          <w:t xml:space="preserve"> (t=3.166, p=0.009)</w:t>
        </w:r>
        <w:r w:rsidR="00805498" w:rsidDel="00B5108B">
          <w:rPr>
            <w:sz w:val="24"/>
            <w:szCs w:val="24"/>
          </w:rPr>
          <w:t xml:space="preserve">. </w:t>
        </w:r>
        <w:r w:rsidR="00D246E6" w:rsidDel="00B5108B">
          <w:rPr>
            <w:sz w:val="24"/>
            <w:szCs w:val="24"/>
          </w:rPr>
          <w:t>While the abundance of flight-</w:t>
        </w:r>
        <w:r w:rsidR="00D246E6" w:rsidDel="00B5108B">
          <w:rPr>
            <w:sz w:val="24"/>
            <w:szCs w:val="24"/>
          </w:rPr>
          <w:lastRenderedPageBreak/>
          <w:t>capable species spiked in salvage-logged plots in 2015, it returned to lower levels by 2022</w:t>
        </w:r>
        <w:r w:rsidR="00150E86" w:rsidDel="00B5108B">
          <w:rPr>
            <w:sz w:val="24"/>
            <w:szCs w:val="24"/>
          </w:rPr>
          <w:t xml:space="preserve">. </w:t>
        </w:r>
        <w:r w:rsidR="00602C81" w:rsidDel="00B5108B">
          <w:rPr>
            <w:sz w:val="24"/>
            <w:szCs w:val="24"/>
          </w:rPr>
          <w:t xml:space="preserve">Another change which occurred between 2015 and 2022 is the </w:t>
        </w:r>
        <w:r w:rsidR="00313D98" w:rsidDel="00B5108B">
          <w:rPr>
            <w:sz w:val="24"/>
            <w:szCs w:val="24"/>
          </w:rPr>
          <w:t>antenna</w:t>
        </w:r>
        <w:r w:rsidR="0053205E" w:rsidDel="00B5108B">
          <w:rPr>
            <w:sz w:val="24"/>
            <w:szCs w:val="24"/>
          </w:rPr>
          <w:t xml:space="preserve"> length / rear leg length ratio </w:t>
        </w:r>
        <w:r w:rsidR="0032352A" w:rsidDel="00B5108B">
          <w:rPr>
            <w:sz w:val="24"/>
            <w:szCs w:val="24"/>
          </w:rPr>
          <w:t>decreased</w:t>
        </w:r>
        <w:r w:rsidR="0053205E" w:rsidDel="00B5108B">
          <w:rPr>
            <w:sz w:val="24"/>
            <w:szCs w:val="24"/>
          </w:rPr>
          <w:t xml:space="preserve"> (</w:t>
        </w:r>
        <w:r w:rsidR="0032352A" w:rsidDel="00B5108B">
          <w:rPr>
            <w:sz w:val="24"/>
            <w:szCs w:val="24"/>
          </w:rPr>
          <w:t>F=5.737, p=0.021</w:t>
        </w:r>
        <w:r w:rsidR="0053205E" w:rsidDel="00B5108B">
          <w:rPr>
            <w:sz w:val="24"/>
            <w:szCs w:val="24"/>
          </w:rPr>
          <w:t>).</w:t>
        </w:r>
        <w:commentRangeEnd w:id="86"/>
        <w:r w:rsidR="00681076" w:rsidDel="00B5108B">
          <w:rPr>
            <w:rStyle w:val="CommentReference"/>
          </w:rPr>
          <w:commentReference w:id="86"/>
        </w:r>
        <w:commentRangeEnd w:id="87"/>
        <w:r w:rsidR="001C2671" w:rsidDel="00B5108B">
          <w:rPr>
            <w:rStyle w:val="CommentReference"/>
          </w:rPr>
          <w:commentReference w:id="87"/>
        </w:r>
      </w:moveFrom>
      <w:moveFromRangeEnd w:id="92"/>
    </w:p>
    <w:p w14:paraId="5757F8C5" w14:textId="77777777" w:rsidR="00F34DE3" w:rsidRDefault="00F34DE3" w:rsidP="00F34DE3">
      <w:pPr>
        <w:rPr>
          <w:sz w:val="24"/>
          <w:szCs w:val="24"/>
        </w:rPr>
      </w:pPr>
    </w:p>
    <w:p w14:paraId="549EC19A" w14:textId="5D629653" w:rsidR="00F34DE3" w:rsidRDefault="00F34DE3" w:rsidP="00F34DE3">
      <w:pPr>
        <w:rPr>
          <w:sz w:val="24"/>
          <w:szCs w:val="24"/>
        </w:rPr>
      </w:pPr>
      <w:r w:rsidRPr="0032352A">
        <w:rPr>
          <w:b/>
          <w:bCs/>
          <w:sz w:val="24"/>
          <w:szCs w:val="24"/>
        </w:rPr>
        <w:t>Table ____.</w:t>
      </w:r>
      <w:r>
        <w:rPr>
          <w:sz w:val="24"/>
          <w:szCs w:val="24"/>
        </w:rPr>
        <w:t xml:space="preserve"> </w:t>
      </w:r>
      <w:ins w:id="94" w:author="Perry, Kayla" w:date="2025-08-22T15:47:00Z" w16du:dateUtc="2025-08-22T19:47:00Z">
        <w:r w:rsidR="00E23C3C">
          <w:rPr>
            <w:sz w:val="24"/>
            <w:szCs w:val="24"/>
          </w:rPr>
          <w:t xml:space="preserve">Main effects of </w:t>
        </w:r>
        <w:r w:rsidR="00F65281">
          <w:rPr>
            <w:sz w:val="24"/>
            <w:szCs w:val="24"/>
          </w:rPr>
          <w:t>forest management tr</w:t>
        </w:r>
      </w:ins>
      <w:ins w:id="95" w:author="Perry, Kayla" w:date="2025-08-22T15:48:00Z" w16du:dateUtc="2025-08-22T19:48:00Z">
        <w:r w:rsidR="00F65281">
          <w:rPr>
            <w:sz w:val="24"/>
            <w:szCs w:val="24"/>
          </w:rPr>
          <w:t>eatments</w:t>
        </w:r>
      </w:ins>
      <w:ins w:id="96" w:author="Perry, Kayla" w:date="2025-08-22T15:50:00Z" w16du:dateUtc="2025-08-22T19:50:00Z">
        <w:r w:rsidR="00310A25">
          <w:rPr>
            <w:sz w:val="24"/>
            <w:szCs w:val="24"/>
          </w:rPr>
          <w:t xml:space="preserve"> (</w:t>
        </w:r>
        <w:r w:rsidR="006C72EB">
          <w:rPr>
            <w:sz w:val="24"/>
            <w:szCs w:val="24"/>
          </w:rPr>
          <w:t>windthrow, s</w:t>
        </w:r>
      </w:ins>
      <w:ins w:id="97" w:author="Perry, Kayla" w:date="2025-08-22T15:51:00Z" w16du:dateUtc="2025-08-22T19:51:00Z">
        <w:r w:rsidR="006C72EB">
          <w:rPr>
            <w:sz w:val="24"/>
            <w:szCs w:val="24"/>
          </w:rPr>
          <w:t>alvaged, undisturbed forest)</w:t>
        </w:r>
      </w:ins>
      <w:ins w:id="98" w:author="Perry, Kayla" w:date="2025-08-22T15:48:00Z" w16du:dateUtc="2025-08-22T19:48:00Z">
        <w:r w:rsidR="00F65281">
          <w:rPr>
            <w:sz w:val="24"/>
            <w:szCs w:val="24"/>
          </w:rPr>
          <w:t xml:space="preserve"> and year</w:t>
        </w:r>
      </w:ins>
      <w:ins w:id="99" w:author="Perry, Kayla" w:date="2025-08-22T15:50:00Z" w16du:dateUtc="2025-08-22T19:50:00Z">
        <w:r w:rsidR="00310A25">
          <w:rPr>
            <w:sz w:val="24"/>
            <w:szCs w:val="24"/>
          </w:rPr>
          <w:t xml:space="preserve"> (2015, 2022)</w:t>
        </w:r>
      </w:ins>
      <w:ins w:id="100" w:author="Perry, Kayla" w:date="2025-08-22T15:48:00Z" w16du:dateUtc="2025-08-22T19:48:00Z">
        <w:r w:rsidR="00F65281">
          <w:rPr>
            <w:sz w:val="24"/>
            <w:szCs w:val="24"/>
          </w:rPr>
          <w:t xml:space="preserve"> on activity- abundance, species richness, species diversity</w:t>
        </w:r>
        <w:r w:rsidR="00DC5E83">
          <w:rPr>
            <w:sz w:val="24"/>
            <w:szCs w:val="24"/>
          </w:rPr>
          <w:t>, community-weighted means</w:t>
        </w:r>
      </w:ins>
      <w:ins w:id="101" w:author="Perry, Kayla" w:date="2025-08-22T15:49:00Z" w16du:dateUtc="2025-08-22T19:49:00Z">
        <w:r w:rsidR="00DC5E83">
          <w:rPr>
            <w:sz w:val="24"/>
            <w:szCs w:val="24"/>
          </w:rPr>
          <w:t xml:space="preserve"> (CWM)</w:t>
        </w:r>
      </w:ins>
      <w:ins w:id="102" w:author="Perry, Kayla" w:date="2025-08-22T15:48:00Z" w16du:dateUtc="2025-08-22T19:48:00Z">
        <w:r w:rsidR="00DC5E83">
          <w:rPr>
            <w:sz w:val="24"/>
            <w:szCs w:val="24"/>
          </w:rPr>
          <w:t xml:space="preserve"> for individual traits, and functional diversity</w:t>
        </w:r>
      </w:ins>
      <w:ins w:id="103" w:author="Perry, Kayla" w:date="2025-08-22T15:50:00Z" w16du:dateUtc="2025-08-22T19:50:00Z">
        <w:r w:rsidR="00310A25">
          <w:rPr>
            <w:sz w:val="24"/>
            <w:szCs w:val="24"/>
          </w:rPr>
          <w:t xml:space="preserve"> for ground beetles collected at Powdermill Nature Reserve Rector, Westmoreland County, Pennsylvania, USA.</w:t>
        </w:r>
      </w:ins>
      <w:ins w:id="104" w:author="Perry, Kayla" w:date="2025-08-22T15:48:00Z" w16du:dateUtc="2025-08-22T19:48:00Z">
        <w:r w:rsidR="00DC5E83">
          <w:rPr>
            <w:sz w:val="24"/>
            <w:szCs w:val="24"/>
          </w:rPr>
          <w:t xml:space="preserve">. </w:t>
        </w:r>
      </w:ins>
      <w:del w:id="105" w:author="Perry, Kayla" w:date="2025-08-22T15:49:00Z" w16du:dateUtc="2025-08-22T19:49:00Z">
        <w:r w:rsidDel="00B24881">
          <w:rPr>
            <w:sz w:val="24"/>
            <w:szCs w:val="24"/>
          </w:rPr>
          <w:delText xml:space="preserve">Summary of the </w:delText>
        </w:r>
        <w:r w:rsidR="00596D6A" w:rsidDel="00B24881">
          <w:rPr>
            <w:sz w:val="24"/>
            <w:szCs w:val="24"/>
          </w:rPr>
          <w:delText>ANOVA</w:delText>
        </w:r>
        <w:r w:rsidR="0005245D" w:rsidDel="00B24881">
          <w:rPr>
            <w:sz w:val="24"/>
            <w:szCs w:val="24"/>
          </w:rPr>
          <w:delText xml:space="preserve"> tests on plot-level metrics of ground beetle biodiversity</w:delText>
        </w:r>
        <w:r w:rsidR="00AC7B9F" w:rsidDel="00B24881">
          <w:rPr>
            <w:sz w:val="24"/>
            <w:szCs w:val="24"/>
          </w:rPr>
          <w:delText xml:space="preserve"> and environmental variables</w:delText>
        </w:r>
        <w:r w:rsidR="008C74EF" w:rsidDel="00B24881">
          <w:rPr>
            <w:sz w:val="24"/>
            <w:szCs w:val="24"/>
          </w:rPr>
          <w:delText>.</w:delText>
        </w:r>
        <w:r w:rsidR="005A4107" w:rsidDel="00B24881">
          <w:rPr>
            <w:sz w:val="24"/>
            <w:szCs w:val="24"/>
          </w:rPr>
          <w:delText xml:space="preserve"> </w:delText>
        </w:r>
      </w:del>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as a random effect (LMM), or a generalized linear model with Poisson errors (GLM</w:t>
      </w:r>
      <w:r w:rsidR="0005245D">
        <w:rPr>
          <w:sz w:val="24"/>
          <w:szCs w:val="24"/>
        </w:rPr>
        <w:t>).</w:t>
      </w:r>
      <w:ins w:id="106" w:author="Perry, Kayla" w:date="2025-08-22T15:49:00Z" w16du:dateUtc="2025-08-22T19:49:00Z">
        <w:r w:rsidR="00B24881">
          <w:rPr>
            <w:sz w:val="24"/>
            <w:szCs w:val="24"/>
          </w:rPr>
          <w:t xml:space="preserve"> Beetles were collected </w:t>
        </w:r>
        <w:r w:rsidR="00310A25">
          <w:rPr>
            <w:sz w:val="24"/>
            <w:szCs w:val="24"/>
          </w:rPr>
          <w:t xml:space="preserve">at </w:t>
        </w:r>
      </w:ins>
      <w:del w:id="107" w:author="Perry, Kayla" w:date="2025-08-22T15:49:00Z" w16du:dateUtc="2025-08-22T19:49:00Z">
        <w:r w:rsidR="00A40091" w:rsidDel="00B24881">
          <w:rPr>
            <w:sz w:val="24"/>
            <w:szCs w:val="24"/>
          </w:rPr>
          <w:delText xml:space="preserve"> CWM stands for community weighted mean.</w:delText>
        </w:r>
      </w:del>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bookmarkStart w:id="108" w:name="_Hlk207132687"/>
            <w:r w:rsidRPr="005D3FF5">
              <w:rPr>
                <w:spacing w:val="0"/>
                <w:sz w:val="20"/>
              </w:rPr>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447109C5" w:rsidR="00EE4E40" w:rsidRPr="005D3FF5" w:rsidRDefault="00EE4E40" w:rsidP="00B239E0">
            <w:pPr>
              <w:rPr>
                <w:spacing w:val="0"/>
                <w:sz w:val="20"/>
              </w:rPr>
            </w:pPr>
            <w:r w:rsidRPr="005D3FF5">
              <w:rPr>
                <w:spacing w:val="0"/>
                <w:sz w:val="20"/>
              </w:rPr>
              <w:t>(</w:t>
            </w:r>
            <w:r w:rsidR="00F83E4B">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bookmarkEnd w:id="108"/>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47B6ECA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5.68</w:t>
            </w:r>
            <w:r>
              <w:rPr>
                <w:b/>
                <w:bCs/>
                <w:color w:val="000000" w:themeColor="text1"/>
                <w:spacing w:val="0"/>
                <w:sz w:val="20"/>
              </w:rPr>
              <w:t>0</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4A58B224" w:rsidR="00EE4E40" w:rsidRPr="005D3FF5" w:rsidRDefault="00EE4E40" w:rsidP="00596D6A">
            <w:pPr>
              <w:rPr>
                <w:color w:val="000000" w:themeColor="text1"/>
                <w:spacing w:val="0"/>
                <w:sz w:val="20"/>
              </w:rPr>
            </w:pPr>
            <w:r w:rsidRPr="005D3FF5">
              <w:rPr>
                <w:color w:val="000000" w:themeColor="text1"/>
                <w:spacing w:val="0"/>
                <w:sz w:val="20"/>
              </w:rPr>
              <w:t>F=1.8</w:t>
            </w:r>
            <w:r>
              <w:rPr>
                <w:color w:val="000000" w:themeColor="text1"/>
                <w:spacing w:val="0"/>
                <w:sz w:val="20"/>
              </w:rPr>
              <w:t>70</w:t>
            </w:r>
          </w:p>
        </w:tc>
        <w:tc>
          <w:tcPr>
            <w:tcW w:w="1134" w:type="dxa"/>
          </w:tcPr>
          <w:p w14:paraId="347B7BF2" w14:textId="19C9F010" w:rsidR="00EE4E40" w:rsidRPr="005D3FF5" w:rsidRDefault="00EE4E40" w:rsidP="00596D6A">
            <w:pPr>
              <w:rPr>
                <w:color w:val="000000" w:themeColor="text1"/>
                <w:spacing w:val="0"/>
                <w:sz w:val="20"/>
              </w:rPr>
            </w:pPr>
            <w:r w:rsidRPr="005D3FF5">
              <w:rPr>
                <w:color w:val="000000" w:themeColor="text1"/>
                <w:spacing w:val="0"/>
                <w:sz w:val="20"/>
              </w:rPr>
              <w:t>0.1</w:t>
            </w:r>
            <w:r>
              <w:rPr>
                <w:color w:val="000000" w:themeColor="text1"/>
                <w:spacing w:val="0"/>
                <w:sz w:val="20"/>
              </w:rPr>
              <w:t>80</w:t>
            </w:r>
          </w:p>
        </w:tc>
        <w:tc>
          <w:tcPr>
            <w:tcW w:w="992" w:type="dxa"/>
          </w:tcPr>
          <w:p w14:paraId="22CDC3A3" w14:textId="0AA5E74C" w:rsidR="00EE4E40" w:rsidRPr="005D3FF5" w:rsidRDefault="00EE4E40" w:rsidP="00596D6A">
            <w:pPr>
              <w:rPr>
                <w:b/>
                <w:bCs/>
                <w:color w:val="000000" w:themeColor="text1"/>
                <w:spacing w:val="0"/>
                <w:sz w:val="20"/>
              </w:rPr>
            </w:pPr>
            <w:r w:rsidRPr="005D3FF5">
              <w:rPr>
                <w:b/>
                <w:bCs/>
                <w:color w:val="000000" w:themeColor="text1"/>
                <w:spacing w:val="0"/>
                <w:sz w:val="20"/>
              </w:rPr>
              <w:t>F=4.4</w:t>
            </w:r>
            <w:r>
              <w:rPr>
                <w:b/>
                <w:bCs/>
                <w:color w:val="000000" w:themeColor="text1"/>
                <w:spacing w:val="0"/>
                <w:sz w:val="20"/>
              </w:rPr>
              <w:t>90</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7797359C" w:rsidR="00EE4E40" w:rsidRPr="005D3FF5" w:rsidRDefault="00EE4E40" w:rsidP="00596D6A">
            <w:pPr>
              <w:rPr>
                <w:spacing w:val="0"/>
                <w:sz w:val="20"/>
              </w:rPr>
            </w:pPr>
            <w:r w:rsidRPr="005D3FF5">
              <w:rPr>
                <w:spacing w:val="0"/>
                <w:sz w:val="20"/>
              </w:rPr>
              <w:t>Activity abundance of open-habitat and eurytopic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67815832" w:rsidR="00EE4E40" w:rsidRPr="005D3FF5" w:rsidRDefault="00EE4E40" w:rsidP="00596D6A">
            <w:pPr>
              <w:rPr>
                <w:b/>
                <w:bCs/>
                <w:color w:val="000000" w:themeColor="text1"/>
                <w:spacing w:val="0"/>
                <w:sz w:val="20"/>
              </w:rPr>
            </w:pPr>
            <w:r w:rsidRPr="005D3FF5">
              <w:rPr>
                <w:b/>
                <w:bCs/>
                <w:color w:val="000000" w:themeColor="text1"/>
                <w:spacing w:val="0"/>
                <w:sz w:val="20"/>
              </w:rPr>
              <w:t>F=3.60</w:t>
            </w:r>
            <w:r>
              <w:rPr>
                <w:b/>
                <w:bCs/>
                <w:color w:val="000000" w:themeColor="text1"/>
                <w:spacing w:val="0"/>
                <w:sz w:val="20"/>
              </w:rPr>
              <w:t>1</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32BFA598" w:rsidR="00EE4E40" w:rsidRPr="005D3FF5" w:rsidRDefault="00EE4E40" w:rsidP="00596D6A">
            <w:pPr>
              <w:rPr>
                <w:color w:val="000000" w:themeColor="text1"/>
                <w:spacing w:val="0"/>
                <w:sz w:val="20"/>
              </w:rPr>
            </w:pPr>
            <w:r w:rsidRPr="005D3FF5">
              <w:rPr>
                <w:color w:val="000000" w:themeColor="text1"/>
                <w:spacing w:val="0"/>
                <w:sz w:val="20"/>
              </w:rPr>
              <w:t>F=0.009</w:t>
            </w:r>
          </w:p>
        </w:tc>
        <w:tc>
          <w:tcPr>
            <w:tcW w:w="1134" w:type="dxa"/>
          </w:tcPr>
          <w:p w14:paraId="5C934A40" w14:textId="4F10B4CC" w:rsidR="00EE4E40" w:rsidRPr="005D3FF5" w:rsidRDefault="00EE4E40" w:rsidP="00596D6A">
            <w:pPr>
              <w:rPr>
                <w:color w:val="000000" w:themeColor="text1"/>
                <w:spacing w:val="0"/>
                <w:sz w:val="20"/>
              </w:rPr>
            </w:pPr>
            <w:r w:rsidRPr="005D3FF5">
              <w:rPr>
                <w:color w:val="000000" w:themeColor="text1"/>
                <w:spacing w:val="0"/>
                <w:sz w:val="20"/>
              </w:rPr>
              <w:t>0.922</w:t>
            </w:r>
          </w:p>
        </w:tc>
        <w:tc>
          <w:tcPr>
            <w:tcW w:w="992" w:type="dxa"/>
          </w:tcPr>
          <w:p w14:paraId="6C6CC449" w14:textId="07A994CA" w:rsidR="00EE4E40" w:rsidRPr="005D3FF5" w:rsidRDefault="00EE4E40" w:rsidP="00596D6A">
            <w:pPr>
              <w:rPr>
                <w:color w:val="000000" w:themeColor="text1"/>
                <w:spacing w:val="0"/>
                <w:sz w:val="20"/>
              </w:rPr>
            </w:pPr>
            <w:r w:rsidRPr="005D3FF5">
              <w:rPr>
                <w:color w:val="000000" w:themeColor="text1"/>
                <w:spacing w:val="0"/>
                <w:sz w:val="20"/>
              </w:rPr>
              <w:t>F=2.4</w:t>
            </w:r>
            <w:r>
              <w:rPr>
                <w:color w:val="000000" w:themeColor="text1"/>
                <w:spacing w:val="0"/>
                <w:sz w:val="20"/>
              </w:rPr>
              <w:t>10</w:t>
            </w:r>
          </w:p>
        </w:tc>
        <w:tc>
          <w:tcPr>
            <w:tcW w:w="571" w:type="dxa"/>
          </w:tcPr>
          <w:p w14:paraId="00472C79" w14:textId="15123A8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4</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27EBC21D" w:rsidR="00EE4E40" w:rsidRPr="005D3FF5" w:rsidRDefault="00EE4E40" w:rsidP="00596D6A">
            <w:pPr>
              <w:rPr>
                <w:color w:val="000000" w:themeColor="text1"/>
                <w:spacing w:val="0"/>
                <w:sz w:val="20"/>
              </w:rPr>
            </w:pPr>
            <w:r w:rsidRPr="005D3FF5">
              <w:rPr>
                <w:color w:val="000000" w:themeColor="text1"/>
                <w:spacing w:val="0"/>
                <w:sz w:val="20"/>
              </w:rPr>
              <w:t>F=0.72</w:t>
            </w:r>
            <w:r>
              <w:rPr>
                <w:color w:val="000000" w:themeColor="text1"/>
                <w:spacing w:val="0"/>
                <w:sz w:val="20"/>
              </w:rPr>
              <w:t>9</w:t>
            </w:r>
          </w:p>
        </w:tc>
        <w:tc>
          <w:tcPr>
            <w:tcW w:w="992" w:type="dxa"/>
          </w:tcPr>
          <w:p w14:paraId="4C86C089" w14:textId="639CD671" w:rsidR="00EE4E40" w:rsidRPr="005D3FF5" w:rsidRDefault="00EE4E40" w:rsidP="00596D6A">
            <w:pPr>
              <w:rPr>
                <w:color w:val="000000" w:themeColor="text1"/>
                <w:spacing w:val="0"/>
                <w:sz w:val="20"/>
              </w:rPr>
            </w:pPr>
            <w:r w:rsidRPr="005D3FF5">
              <w:rPr>
                <w:color w:val="000000" w:themeColor="text1"/>
                <w:spacing w:val="0"/>
                <w:sz w:val="20"/>
              </w:rPr>
              <w:t>0.489</w:t>
            </w:r>
          </w:p>
        </w:tc>
        <w:tc>
          <w:tcPr>
            <w:tcW w:w="993" w:type="dxa"/>
          </w:tcPr>
          <w:p w14:paraId="6F26F215" w14:textId="457F0C62" w:rsidR="00EE4E40" w:rsidRPr="005D3FF5" w:rsidRDefault="00EE4E40" w:rsidP="00596D6A">
            <w:pPr>
              <w:rPr>
                <w:color w:val="000000" w:themeColor="text1"/>
                <w:spacing w:val="0"/>
                <w:sz w:val="20"/>
              </w:rPr>
            </w:pPr>
            <w:r w:rsidRPr="005D3FF5">
              <w:rPr>
                <w:color w:val="000000" w:themeColor="text1"/>
                <w:spacing w:val="0"/>
                <w:sz w:val="20"/>
              </w:rPr>
              <w:t>F=3.36</w:t>
            </w:r>
            <w:r>
              <w:rPr>
                <w:color w:val="000000" w:themeColor="text1"/>
                <w:spacing w:val="0"/>
                <w:sz w:val="20"/>
              </w:rPr>
              <w:t>7</w:t>
            </w:r>
          </w:p>
        </w:tc>
        <w:tc>
          <w:tcPr>
            <w:tcW w:w="1134" w:type="dxa"/>
          </w:tcPr>
          <w:p w14:paraId="64E0E342" w14:textId="475DE9D4" w:rsidR="00EE4E40" w:rsidRPr="005D3FF5" w:rsidRDefault="00EE4E40" w:rsidP="00596D6A">
            <w:pPr>
              <w:rPr>
                <w:color w:val="000000" w:themeColor="text1"/>
                <w:spacing w:val="0"/>
                <w:sz w:val="20"/>
              </w:rPr>
            </w:pPr>
            <w:r w:rsidRPr="005D3FF5">
              <w:rPr>
                <w:color w:val="000000" w:themeColor="text1"/>
                <w:spacing w:val="0"/>
                <w:sz w:val="20"/>
              </w:rPr>
              <w:t>0.07</w:t>
            </w:r>
            <w:r>
              <w:rPr>
                <w:color w:val="000000" w:themeColor="text1"/>
                <w:spacing w:val="0"/>
                <w:sz w:val="20"/>
              </w:rPr>
              <w:t>5</w:t>
            </w:r>
          </w:p>
        </w:tc>
        <w:tc>
          <w:tcPr>
            <w:tcW w:w="992" w:type="dxa"/>
          </w:tcPr>
          <w:p w14:paraId="7FC1B4B4" w14:textId="0FBDAF13" w:rsidR="00EE4E40" w:rsidRPr="005D3FF5" w:rsidRDefault="00EE4E40" w:rsidP="00596D6A">
            <w:pPr>
              <w:rPr>
                <w:color w:val="000000" w:themeColor="text1"/>
                <w:spacing w:val="0"/>
                <w:sz w:val="20"/>
              </w:rPr>
            </w:pPr>
            <w:r w:rsidRPr="005D3FF5">
              <w:rPr>
                <w:color w:val="000000" w:themeColor="text1"/>
                <w:spacing w:val="0"/>
                <w:sz w:val="20"/>
              </w:rPr>
              <w:t>F=2.715</w:t>
            </w:r>
          </w:p>
        </w:tc>
        <w:tc>
          <w:tcPr>
            <w:tcW w:w="571" w:type="dxa"/>
          </w:tcPr>
          <w:p w14:paraId="7A9E72BA" w14:textId="77544F3B" w:rsidR="00EE4E40" w:rsidRPr="005D3FF5" w:rsidRDefault="00EE4E40" w:rsidP="00596D6A">
            <w:pPr>
              <w:rPr>
                <w:color w:val="000000" w:themeColor="text1"/>
                <w:spacing w:val="0"/>
                <w:sz w:val="20"/>
              </w:rPr>
            </w:pPr>
            <w:r w:rsidRPr="005D3FF5">
              <w:rPr>
                <w:color w:val="000000" w:themeColor="text1"/>
                <w:spacing w:val="0"/>
                <w:sz w:val="20"/>
              </w:rPr>
              <w:t>0.079</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1A82ADA7"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=11.464</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359FAC57"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=2.22</w:t>
            </w:r>
            <w:r>
              <w:rPr>
                <w:color w:val="000000" w:themeColor="text1"/>
                <w:spacing w:val="0"/>
                <w:sz w:val="20"/>
              </w:rPr>
              <w:t>7</w:t>
            </w:r>
          </w:p>
        </w:tc>
        <w:tc>
          <w:tcPr>
            <w:tcW w:w="1134" w:type="dxa"/>
          </w:tcPr>
          <w:p w14:paraId="0409669B" w14:textId="6FB49C6A" w:rsidR="00EE4E40" w:rsidRPr="005D3FF5" w:rsidRDefault="00EE4E40" w:rsidP="00596D6A">
            <w:pPr>
              <w:rPr>
                <w:color w:val="000000" w:themeColor="text1"/>
                <w:spacing w:val="0"/>
                <w:sz w:val="20"/>
              </w:rPr>
            </w:pPr>
            <w:r w:rsidRPr="005D3FF5">
              <w:rPr>
                <w:color w:val="000000" w:themeColor="text1"/>
                <w:spacing w:val="0"/>
                <w:sz w:val="20"/>
              </w:rPr>
              <w:t>0.13</w:t>
            </w:r>
            <w:r>
              <w:rPr>
                <w:color w:val="000000" w:themeColor="text1"/>
                <w:spacing w:val="0"/>
                <w:sz w:val="20"/>
              </w:rPr>
              <w:t>6</w:t>
            </w:r>
          </w:p>
        </w:tc>
        <w:tc>
          <w:tcPr>
            <w:tcW w:w="992" w:type="dxa"/>
          </w:tcPr>
          <w:p w14:paraId="01AB4D1F" w14:textId="7AE826A9"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=3.15</w:t>
            </w:r>
            <w:r>
              <w:rPr>
                <w:color w:val="000000" w:themeColor="text1"/>
                <w:spacing w:val="0"/>
                <w:sz w:val="20"/>
              </w:rPr>
              <w:t>6</w:t>
            </w:r>
          </w:p>
        </w:tc>
        <w:tc>
          <w:tcPr>
            <w:tcW w:w="571" w:type="dxa"/>
          </w:tcPr>
          <w:p w14:paraId="6AD22150" w14:textId="0F35EFF7" w:rsidR="00EE4E40" w:rsidRPr="005D3FF5" w:rsidRDefault="00EE4E40" w:rsidP="00596D6A">
            <w:pPr>
              <w:rPr>
                <w:color w:val="000000" w:themeColor="text1"/>
                <w:spacing w:val="0"/>
                <w:sz w:val="20"/>
              </w:rPr>
            </w:pPr>
            <w:r w:rsidRPr="005D3FF5">
              <w:rPr>
                <w:color w:val="000000" w:themeColor="text1"/>
                <w:spacing w:val="0"/>
                <w:sz w:val="20"/>
              </w:rPr>
              <w:t>0.206</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36F95B2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0.9</w:t>
            </w:r>
            <w:r>
              <w:rPr>
                <w:color w:val="000000" w:themeColor="text1"/>
                <w:spacing w:val="0"/>
                <w:sz w:val="20"/>
              </w:rPr>
              <w:t>70</w:t>
            </w:r>
          </w:p>
        </w:tc>
        <w:tc>
          <w:tcPr>
            <w:tcW w:w="992" w:type="dxa"/>
          </w:tcPr>
          <w:p w14:paraId="6FEA03D2" w14:textId="6C6E82A2" w:rsidR="00EE4E40" w:rsidRPr="005D3FF5" w:rsidRDefault="00EE4E40" w:rsidP="00596D6A">
            <w:pPr>
              <w:rPr>
                <w:color w:val="000000" w:themeColor="text1"/>
                <w:spacing w:val="0"/>
                <w:sz w:val="20"/>
              </w:rPr>
            </w:pPr>
            <w:r w:rsidRPr="005D3FF5">
              <w:rPr>
                <w:color w:val="000000" w:themeColor="text1"/>
                <w:spacing w:val="0"/>
                <w:sz w:val="20"/>
              </w:rPr>
              <w:t>0.38</w:t>
            </w:r>
            <w:r>
              <w:rPr>
                <w:color w:val="000000" w:themeColor="text1"/>
                <w:spacing w:val="0"/>
                <w:sz w:val="20"/>
              </w:rPr>
              <w:t>9</w:t>
            </w:r>
          </w:p>
        </w:tc>
        <w:tc>
          <w:tcPr>
            <w:tcW w:w="993" w:type="dxa"/>
          </w:tcPr>
          <w:p w14:paraId="7876750B" w14:textId="49A35DA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1.319</w:t>
            </w:r>
          </w:p>
        </w:tc>
        <w:tc>
          <w:tcPr>
            <w:tcW w:w="1134" w:type="dxa"/>
          </w:tcPr>
          <w:p w14:paraId="2A0F37CF" w14:textId="0773911B" w:rsidR="00EE4E40" w:rsidRPr="005D3FF5" w:rsidRDefault="00EE4E40" w:rsidP="00596D6A">
            <w:pPr>
              <w:rPr>
                <w:color w:val="000000" w:themeColor="text1"/>
                <w:spacing w:val="0"/>
                <w:sz w:val="20"/>
              </w:rPr>
            </w:pPr>
            <w:r w:rsidRPr="005D3FF5">
              <w:rPr>
                <w:color w:val="000000" w:themeColor="text1"/>
                <w:spacing w:val="0"/>
                <w:sz w:val="20"/>
              </w:rPr>
              <w:t>0.258</w:t>
            </w:r>
          </w:p>
        </w:tc>
        <w:tc>
          <w:tcPr>
            <w:tcW w:w="992" w:type="dxa"/>
          </w:tcPr>
          <w:p w14:paraId="3FCFC32B" w14:textId="3720164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0.229</w:t>
            </w:r>
          </w:p>
        </w:tc>
        <w:tc>
          <w:tcPr>
            <w:tcW w:w="571" w:type="dxa"/>
          </w:tcPr>
          <w:p w14:paraId="19D02DE1" w14:textId="2343A27C" w:rsidR="00EE4E40" w:rsidRPr="005D3FF5" w:rsidRDefault="00EE4E40" w:rsidP="00596D6A">
            <w:pPr>
              <w:rPr>
                <w:color w:val="000000" w:themeColor="text1"/>
                <w:spacing w:val="0"/>
                <w:sz w:val="20"/>
              </w:rPr>
            </w:pPr>
            <w:r w:rsidRPr="005D3FF5">
              <w:rPr>
                <w:color w:val="000000" w:themeColor="text1"/>
                <w:spacing w:val="0"/>
                <w:sz w:val="20"/>
              </w:rPr>
              <w:t>0.796</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DD646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0.21</w:t>
            </w:r>
            <w:r>
              <w:rPr>
                <w:color w:val="000000" w:themeColor="text1"/>
                <w:spacing w:val="0"/>
                <w:sz w:val="20"/>
              </w:rPr>
              <w:t>1</w:t>
            </w:r>
          </w:p>
        </w:tc>
        <w:tc>
          <w:tcPr>
            <w:tcW w:w="992" w:type="dxa"/>
          </w:tcPr>
          <w:p w14:paraId="0CCA632C" w14:textId="01D623E9" w:rsidR="00EE4E40" w:rsidRPr="005D3FF5" w:rsidRDefault="00EE4E40" w:rsidP="00596D6A">
            <w:pPr>
              <w:rPr>
                <w:color w:val="000000" w:themeColor="text1"/>
                <w:spacing w:val="0"/>
                <w:sz w:val="20"/>
              </w:rPr>
            </w:pPr>
            <w:r w:rsidRPr="005D3FF5">
              <w:rPr>
                <w:color w:val="000000" w:themeColor="text1"/>
                <w:spacing w:val="0"/>
                <w:sz w:val="20"/>
              </w:rPr>
              <w:t>0.81</w:t>
            </w:r>
            <w:r>
              <w:rPr>
                <w:color w:val="000000" w:themeColor="text1"/>
                <w:spacing w:val="0"/>
                <w:sz w:val="20"/>
              </w:rPr>
              <w:t>1</w:t>
            </w:r>
          </w:p>
        </w:tc>
        <w:tc>
          <w:tcPr>
            <w:tcW w:w="993" w:type="dxa"/>
          </w:tcPr>
          <w:p w14:paraId="6C1EE122" w14:textId="1CBDA3F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w:t>
            </w:r>
            <w:r>
              <w:rPr>
                <w:color w:val="000000" w:themeColor="text1"/>
                <w:spacing w:val="0"/>
                <w:sz w:val="20"/>
              </w:rPr>
              <w:t>1</w:t>
            </w:r>
          </w:p>
        </w:tc>
        <w:tc>
          <w:tcPr>
            <w:tcW w:w="1134" w:type="dxa"/>
          </w:tcPr>
          <w:p w14:paraId="4A8E04F0" w14:textId="4EB4C197" w:rsidR="00EE4E40" w:rsidRPr="005D3FF5" w:rsidRDefault="00EE4E40" w:rsidP="00596D6A">
            <w:pPr>
              <w:rPr>
                <w:color w:val="000000" w:themeColor="text1"/>
                <w:spacing w:val="0"/>
                <w:sz w:val="20"/>
              </w:rPr>
            </w:pPr>
            <w:r w:rsidRPr="005D3FF5">
              <w:rPr>
                <w:color w:val="000000" w:themeColor="text1"/>
                <w:spacing w:val="0"/>
                <w:sz w:val="20"/>
              </w:rPr>
              <w:t>0.61</w:t>
            </w:r>
            <w:r>
              <w:rPr>
                <w:color w:val="000000" w:themeColor="text1"/>
                <w:spacing w:val="0"/>
                <w:sz w:val="20"/>
              </w:rPr>
              <w:t>3</w:t>
            </w:r>
          </w:p>
        </w:tc>
        <w:tc>
          <w:tcPr>
            <w:tcW w:w="992" w:type="dxa"/>
          </w:tcPr>
          <w:p w14:paraId="3026B6BA" w14:textId="6503AFC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1.484</w:t>
            </w:r>
          </w:p>
        </w:tc>
        <w:tc>
          <w:tcPr>
            <w:tcW w:w="571" w:type="dxa"/>
          </w:tcPr>
          <w:p w14:paraId="772896AA" w14:textId="74BD3B05" w:rsidR="00EE4E40" w:rsidRPr="005D3FF5" w:rsidRDefault="00EE4E40" w:rsidP="00596D6A">
            <w:pPr>
              <w:rPr>
                <w:color w:val="000000" w:themeColor="text1"/>
                <w:spacing w:val="0"/>
                <w:sz w:val="20"/>
              </w:rPr>
            </w:pPr>
            <w:r w:rsidRPr="005D3FF5">
              <w:rPr>
                <w:color w:val="000000" w:themeColor="text1"/>
                <w:spacing w:val="0"/>
                <w:sz w:val="20"/>
              </w:rPr>
              <w:t>0.238</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6ADF4FC2"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8.5</w:t>
            </w:r>
            <w:r>
              <w:rPr>
                <w:b/>
                <w:bCs/>
                <w:color w:val="000000" w:themeColor="text1"/>
                <w:spacing w:val="0"/>
                <w:sz w:val="20"/>
              </w:rPr>
              <w:t>70</w:t>
            </w:r>
          </w:p>
        </w:tc>
        <w:tc>
          <w:tcPr>
            <w:tcW w:w="992" w:type="dxa"/>
          </w:tcPr>
          <w:p w14:paraId="233AA17A" w14:textId="3564E5B4" w:rsidR="00EE4E40" w:rsidRPr="005D3FF5" w:rsidRDefault="00EE4E40" w:rsidP="00596D6A">
            <w:pPr>
              <w:rPr>
                <w:b/>
                <w:bCs/>
                <w:color w:val="000000" w:themeColor="text1"/>
                <w:spacing w:val="0"/>
                <w:sz w:val="20"/>
              </w:rPr>
            </w:pPr>
            <w:r w:rsidRPr="005D3FF5">
              <w:rPr>
                <w:b/>
                <w:bCs/>
                <w:color w:val="000000" w:themeColor="text1"/>
                <w:spacing w:val="0"/>
                <w:sz w:val="20"/>
              </w:rPr>
              <w:t>0.00</w:t>
            </w:r>
            <w:r>
              <w:rPr>
                <w:b/>
                <w:bCs/>
                <w:color w:val="000000" w:themeColor="text1"/>
                <w:spacing w:val="0"/>
                <w:sz w:val="20"/>
              </w:rPr>
              <w:t>1</w:t>
            </w:r>
          </w:p>
        </w:tc>
        <w:tc>
          <w:tcPr>
            <w:tcW w:w="993" w:type="dxa"/>
          </w:tcPr>
          <w:p w14:paraId="2240ED45" w14:textId="7E9BF6AB"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2.00</w:t>
            </w:r>
            <w:r>
              <w:rPr>
                <w:color w:val="000000" w:themeColor="text1"/>
                <w:spacing w:val="0"/>
                <w:sz w:val="20"/>
              </w:rPr>
              <w:t>1</w:t>
            </w:r>
            <w:r w:rsidRPr="005D3FF5">
              <w:rPr>
                <w:color w:val="000000" w:themeColor="text1"/>
                <w:spacing w:val="0"/>
                <w:sz w:val="20"/>
              </w:rPr>
              <w:t xml:space="preserve"> </w:t>
            </w:r>
          </w:p>
        </w:tc>
        <w:tc>
          <w:tcPr>
            <w:tcW w:w="1134" w:type="dxa"/>
          </w:tcPr>
          <w:p w14:paraId="2F2CE832" w14:textId="695DD808"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6</w:t>
            </w:r>
          </w:p>
        </w:tc>
        <w:tc>
          <w:tcPr>
            <w:tcW w:w="992" w:type="dxa"/>
          </w:tcPr>
          <w:p w14:paraId="724F1765" w14:textId="6F251CF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0.505</w:t>
            </w:r>
          </w:p>
        </w:tc>
        <w:tc>
          <w:tcPr>
            <w:tcW w:w="571" w:type="dxa"/>
          </w:tcPr>
          <w:p w14:paraId="30B7A6DB" w14:textId="34189136" w:rsidR="00EE4E40" w:rsidRPr="005D3FF5" w:rsidRDefault="00EE4E40" w:rsidP="00596D6A">
            <w:pPr>
              <w:rPr>
                <w:color w:val="000000" w:themeColor="text1"/>
                <w:spacing w:val="0"/>
                <w:sz w:val="20"/>
              </w:rPr>
            </w:pPr>
            <w:r w:rsidRPr="005D3FF5">
              <w:rPr>
                <w:color w:val="000000" w:themeColor="text1"/>
                <w:spacing w:val="0"/>
                <w:sz w:val="20"/>
              </w:rPr>
              <w:t>0.60</w:t>
            </w:r>
            <w:r>
              <w:rPr>
                <w:color w:val="000000" w:themeColor="text1"/>
                <w:spacing w:val="0"/>
                <w:sz w:val="20"/>
              </w:rPr>
              <w:t>8</w:t>
            </w:r>
          </w:p>
        </w:tc>
      </w:tr>
      <w:tr w:rsidR="00EE4E40" w:rsidRPr="005D3FF5"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6D76308B"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12.525</w:t>
            </w:r>
          </w:p>
        </w:tc>
        <w:tc>
          <w:tcPr>
            <w:tcW w:w="992" w:type="dxa"/>
          </w:tcPr>
          <w:p w14:paraId="7B48DE44" w14:textId="51EC7298"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3583E392" w14:textId="4A3E6FF9" w:rsidR="00EE4E40" w:rsidRPr="005D3FF5" w:rsidRDefault="00EE4E40" w:rsidP="00596D6A">
            <w:pPr>
              <w:rPr>
                <w:color w:val="000000" w:themeColor="text1"/>
                <w:spacing w:val="0"/>
                <w:sz w:val="20"/>
              </w:rPr>
            </w:pPr>
            <w:r w:rsidRPr="005D3FF5">
              <w:rPr>
                <w:color w:val="000000" w:themeColor="text1"/>
                <w:spacing w:val="0"/>
                <w:sz w:val="20"/>
              </w:rPr>
              <w:t xml:space="preserve">F=0.525   </w:t>
            </w:r>
          </w:p>
        </w:tc>
        <w:tc>
          <w:tcPr>
            <w:tcW w:w="1134" w:type="dxa"/>
          </w:tcPr>
          <w:p w14:paraId="1FBE1E19" w14:textId="0A610BED" w:rsidR="00EE4E40" w:rsidRPr="005D3FF5" w:rsidRDefault="00EE4E40" w:rsidP="00596D6A">
            <w:pPr>
              <w:rPr>
                <w:color w:val="000000" w:themeColor="text1"/>
                <w:spacing w:val="0"/>
                <w:sz w:val="20"/>
              </w:rPr>
            </w:pPr>
            <w:r w:rsidRPr="005D3FF5">
              <w:rPr>
                <w:color w:val="000000" w:themeColor="text1"/>
                <w:spacing w:val="0"/>
                <w:sz w:val="20"/>
              </w:rPr>
              <w:t>0.473</w:t>
            </w:r>
          </w:p>
        </w:tc>
        <w:tc>
          <w:tcPr>
            <w:tcW w:w="992" w:type="dxa"/>
          </w:tcPr>
          <w:p w14:paraId="5B95788D" w14:textId="708248F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 xml:space="preserve">1.280  </w:t>
            </w:r>
          </w:p>
        </w:tc>
        <w:tc>
          <w:tcPr>
            <w:tcW w:w="571" w:type="dxa"/>
          </w:tcPr>
          <w:p w14:paraId="103EA067" w14:textId="2D878129" w:rsidR="00EE4E40" w:rsidRPr="005D3FF5" w:rsidRDefault="00EE4E40" w:rsidP="00596D6A">
            <w:pPr>
              <w:rPr>
                <w:color w:val="000000" w:themeColor="text1"/>
                <w:spacing w:val="0"/>
                <w:sz w:val="20"/>
              </w:rPr>
            </w:pPr>
            <w:r w:rsidRPr="005D3FF5">
              <w:rPr>
                <w:color w:val="000000" w:themeColor="text1"/>
                <w:spacing w:val="0"/>
                <w:sz w:val="20"/>
              </w:rPr>
              <w:t>0.290</w:t>
            </w:r>
          </w:p>
        </w:tc>
      </w:tr>
      <w:tr w:rsidR="00EE4E40" w:rsidRPr="005D3FF5"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2434ADF1"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3.69</w:t>
            </w:r>
            <w:r>
              <w:rPr>
                <w:b/>
                <w:bCs/>
                <w:color w:val="000000" w:themeColor="text1"/>
                <w:spacing w:val="0"/>
                <w:sz w:val="20"/>
              </w:rPr>
              <w:t>5</w:t>
            </w:r>
          </w:p>
        </w:tc>
        <w:tc>
          <w:tcPr>
            <w:tcW w:w="992" w:type="dxa"/>
          </w:tcPr>
          <w:p w14:paraId="72D00969" w14:textId="7E6C135D" w:rsidR="00EE4E40" w:rsidRPr="005D3FF5" w:rsidRDefault="00EE4E40" w:rsidP="00596D6A">
            <w:pPr>
              <w:rPr>
                <w:b/>
                <w:bCs/>
                <w:color w:val="000000" w:themeColor="text1"/>
                <w:spacing w:val="0"/>
                <w:sz w:val="20"/>
              </w:rPr>
            </w:pPr>
            <w:r w:rsidRPr="005D3FF5">
              <w:rPr>
                <w:b/>
                <w:bCs/>
                <w:color w:val="000000" w:themeColor="text1"/>
                <w:spacing w:val="0"/>
                <w:sz w:val="20"/>
              </w:rPr>
              <w:t>0.034</w:t>
            </w:r>
          </w:p>
        </w:tc>
        <w:tc>
          <w:tcPr>
            <w:tcW w:w="993" w:type="dxa"/>
          </w:tcPr>
          <w:p w14:paraId="3205E52D" w14:textId="7B35E4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0.33</w:t>
            </w:r>
            <w:r>
              <w:rPr>
                <w:color w:val="000000" w:themeColor="text1"/>
                <w:spacing w:val="0"/>
                <w:sz w:val="20"/>
              </w:rPr>
              <w:t>7</w:t>
            </w:r>
          </w:p>
        </w:tc>
        <w:tc>
          <w:tcPr>
            <w:tcW w:w="1134" w:type="dxa"/>
          </w:tcPr>
          <w:p w14:paraId="2735B5B5" w14:textId="629BB44E" w:rsidR="00EE4E40" w:rsidRPr="005D3FF5" w:rsidRDefault="00EE4E40" w:rsidP="00596D6A">
            <w:pPr>
              <w:rPr>
                <w:color w:val="000000" w:themeColor="text1"/>
                <w:spacing w:val="0"/>
                <w:sz w:val="20"/>
              </w:rPr>
            </w:pPr>
            <w:r w:rsidRPr="005D3FF5">
              <w:rPr>
                <w:color w:val="000000" w:themeColor="text1"/>
                <w:spacing w:val="0"/>
                <w:sz w:val="20"/>
              </w:rPr>
              <w:t>0.565</w:t>
            </w:r>
          </w:p>
        </w:tc>
        <w:tc>
          <w:tcPr>
            <w:tcW w:w="992" w:type="dxa"/>
          </w:tcPr>
          <w:p w14:paraId="5288A9BC" w14:textId="23775F47" w:rsidR="00EE4E40" w:rsidRPr="005D3FF5" w:rsidRDefault="00EE4E40" w:rsidP="00596D6A">
            <w:pPr>
              <w:rPr>
                <w:color w:val="000000" w:themeColor="text1"/>
                <w:spacing w:val="0"/>
                <w:sz w:val="20"/>
              </w:rPr>
            </w:pPr>
            <w:r w:rsidRPr="005D3FF5">
              <w:rPr>
                <w:color w:val="000000" w:themeColor="text1"/>
                <w:spacing w:val="0"/>
                <w:sz w:val="20"/>
              </w:rPr>
              <w:t>F=0.53</w:t>
            </w:r>
            <w:r>
              <w:rPr>
                <w:color w:val="000000" w:themeColor="text1"/>
                <w:spacing w:val="0"/>
                <w:sz w:val="20"/>
              </w:rPr>
              <w:t>4</w:t>
            </w:r>
          </w:p>
        </w:tc>
        <w:tc>
          <w:tcPr>
            <w:tcW w:w="571" w:type="dxa"/>
          </w:tcPr>
          <w:p w14:paraId="5FE467FD" w14:textId="3E44CDF1" w:rsidR="00EE4E40" w:rsidRPr="005D3FF5" w:rsidRDefault="00EE4E40" w:rsidP="00596D6A">
            <w:pPr>
              <w:rPr>
                <w:color w:val="000000" w:themeColor="text1"/>
                <w:spacing w:val="0"/>
                <w:sz w:val="20"/>
              </w:rPr>
            </w:pPr>
            <w:r w:rsidRPr="005D3FF5">
              <w:rPr>
                <w:color w:val="000000" w:themeColor="text1"/>
                <w:spacing w:val="0"/>
                <w:sz w:val="20"/>
              </w:rPr>
              <w:t>0.59</w:t>
            </w:r>
            <w:r>
              <w:rPr>
                <w:color w:val="000000" w:themeColor="text1"/>
                <w:spacing w:val="0"/>
                <w:sz w:val="20"/>
              </w:rPr>
              <w:t>1</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29D3625E" w:rsidR="00EE4E40" w:rsidRPr="005D3FF5" w:rsidRDefault="00EE4E40" w:rsidP="00596D6A">
            <w:pPr>
              <w:rPr>
                <w:b/>
                <w:bCs/>
                <w:color w:val="000000" w:themeColor="text1"/>
                <w:spacing w:val="0"/>
                <w:sz w:val="20"/>
              </w:rPr>
            </w:pPr>
            <w:r w:rsidRPr="005D3FF5">
              <w:rPr>
                <w:b/>
                <w:bCs/>
                <w:color w:val="000000" w:themeColor="text1"/>
                <w:spacing w:val="0"/>
                <w:sz w:val="20"/>
              </w:rPr>
              <w:t>F=5.76</w:t>
            </w:r>
            <w:r>
              <w:rPr>
                <w:b/>
                <w:bCs/>
                <w:color w:val="000000" w:themeColor="text1"/>
                <w:spacing w:val="0"/>
                <w:sz w:val="20"/>
              </w:rPr>
              <w:t>3</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3D541CE6" w:rsidR="00EE4E40" w:rsidRPr="005D3FF5" w:rsidRDefault="00EE4E40" w:rsidP="00596D6A">
            <w:pPr>
              <w:rPr>
                <w:color w:val="000000" w:themeColor="text1"/>
                <w:spacing w:val="0"/>
                <w:sz w:val="20"/>
              </w:rPr>
            </w:pPr>
            <w:r w:rsidRPr="005D3FF5">
              <w:rPr>
                <w:color w:val="000000" w:themeColor="text1"/>
                <w:spacing w:val="0"/>
                <w:sz w:val="20"/>
              </w:rPr>
              <w:t>F=2.6</w:t>
            </w:r>
            <w:r>
              <w:rPr>
                <w:color w:val="000000" w:themeColor="text1"/>
                <w:spacing w:val="0"/>
                <w:sz w:val="20"/>
              </w:rPr>
              <w:t>10</w:t>
            </w:r>
          </w:p>
        </w:tc>
        <w:tc>
          <w:tcPr>
            <w:tcW w:w="1134" w:type="dxa"/>
          </w:tcPr>
          <w:p w14:paraId="13C8011E" w14:textId="3C5011F0" w:rsidR="00EE4E40" w:rsidRPr="005D3FF5" w:rsidRDefault="00EE4E40" w:rsidP="00596D6A">
            <w:pPr>
              <w:rPr>
                <w:color w:val="000000" w:themeColor="text1"/>
                <w:spacing w:val="0"/>
                <w:sz w:val="20"/>
              </w:rPr>
            </w:pPr>
            <w:r w:rsidRPr="005D3FF5">
              <w:rPr>
                <w:color w:val="000000" w:themeColor="text1"/>
                <w:spacing w:val="0"/>
                <w:sz w:val="20"/>
              </w:rPr>
              <w:t>0.11</w:t>
            </w:r>
            <w:r>
              <w:rPr>
                <w:color w:val="000000" w:themeColor="text1"/>
                <w:spacing w:val="0"/>
                <w:sz w:val="20"/>
              </w:rPr>
              <w:t>4</w:t>
            </w:r>
          </w:p>
        </w:tc>
        <w:tc>
          <w:tcPr>
            <w:tcW w:w="992" w:type="dxa"/>
          </w:tcPr>
          <w:p w14:paraId="7ADF99B6" w14:textId="358EECC7" w:rsidR="00EE4E40" w:rsidRPr="005D3FF5" w:rsidRDefault="00EE4E40" w:rsidP="00596D6A">
            <w:pPr>
              <w:rPr>
                <w:color w:val="000000" w:themeColor="text1"/>
                <w:spacing w:val="0"/>
                <w:sz w:val="20"/>
              </w:rPr>
            </w:pPr>
            <w:r w:rsidRPr="005D3FF5">
              <w:rPr>
                <w:color w:val="000000" w:themeColor="text1"/>
                <w:spacing w:val="0"/>
                <w:sz w:val="20"/>
              </w:rPr>
              <w:t>F=0.251</w:t>
            </w:r>
          </w:p>
        </w:tc>
        <w:tc>
          <w:tcPr>
            <w:tcW w:w="571" w:type="dxa"/>
          </w:tcPr>
          <w:p w14:paraId="6F18D5B3" w14:textId="42852B38" w:rsidR="00EE4E40" w:rsidRPr="005D3FF5" w:rsidRDefault="00EE4E40" w:rsidP="00596D6A">
            <w:pPr>
              <w:rPr>
                <w:color w:val="000000" w:themeColor="text1"/>
                <w:spacing w:val="0"/>
                <w:sz w:val="20"/>
              </w:rPr>
            </w:pPr>
            <w:r w:rsidRPr="005D3FF5">
              <w:rPr>
                <w:color w:val="000000" w:themeColor="text1"/>
                <w:spacing w:val="0"/>
                <w:sz w:val="20"/>
              </w:rPr>
              <w:t>0.779</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24CAB928" w:rsidR="00EE4E40" w:rsidRPr="005D3FF5" w:rsidRDefault="00EE4E40" w:rsidP="00596D6A">
            <w:pPr>
              <w:rPr>
                <w:color w:val="000000" w:themeColor="text1"/>
                <w:spacing w:val="0"/>
                <w:sz w:val="20"/>
              </w:rPr>
            </w:pPr>
            <w:r w:rsidRPr="005D3FF5">
              <w:rPr>
                <w:color w:val="000000" w:themeColor="text1"/>
                <w:spacing w:val="0"/>
                <w:sz w:val="20"/>
              </w:rPr>
              <w:t>F=0.56</w:t>
            </w:r>
            <w:r>
              <w:rPr>
                <w:color w:val="000000" w:themeColor="text1"/>
                <w:spacing w:val="0"/>
                <w:sz w:val="20"/>
              </w:rPr>
              <w:t>7</w:t>
            </w:r>
          </w:p>
        </w:tc>
        <w:tc>
          <w:tcPr>
            <w:tcW w:w="992" w:type="dxa"/>
          </w:tcPr>
          <w:p w14:paraId="3BA0BC57" w14:textId="64B5DAD3" w:rsidR="00EE4E40" w:rsidRPr="005D3FF5" w:rsidRDefault="00EE4E40" w:rsidP="00596D6A">
            <w:pPr>
              <w:rPr>
                <w:color w:val="000000" w:themeColor="text1"/>
                <w:spacing w:val="0"/>
                <w:sz w:val="20"/>
              </w:rPr>
            </w:pPr>
            <w:r w:rsidRPr="005D3FF5">
              <w:rPr>
                <w:color w:val="000000" w:themeColor="text1"/>
                <w:spacing w:val="0"/>
                <w:sz w:val="20"/>
              </w:rPr>
              <w:t>0.572</w:t>
            </w:r>
          </w:p>
        </w:tc>
        <w:tc>
          <w:tcPr>
            <w:tcW w:w="993" w:type="dxa"/>
          </w:tcPr>
          <w:p w14:paraId="2066264E" w14:textId="7FC0CDA6" w:rsidR="00EE4E40" w:rsidRPr="005D3FF5" w:rsidRDefault="00EE4E40" w:rsidP="00596D6A">
            <w:pPr>
              <w:rPr>
                <w:color w:val="000000" w:themeColor="text1"/>
                <w:spacing w:val="0"/>
                <w:sz w:val="20"/>
              </w:rPr>
            </w:pPr>
            <w:r w:rsidRPr="005D3FF5">
              <w:rPr>
                <w:color w:val="000000" w:themeColor="text1"/>
                <w:spacing w:val="0"/>
                <w:sz w:val="20"/>
              </w:rPr>
              <w:t>F=3.90</w:t>
            </w:r>
            <w:r>
              <w:rPr>
                <w:color w:val="000000" w:themeColor="text1"/>
                <w:spacing w:val="0"/>
                <w:sz w:val="20"/>
              </w:rPr>
              <w:t>7</w:t>
            </w:r>
          </w:p>
        </w:tc>
        <w:tc>
          <w:tcPr>
            <w:tcW w:w="1134" w:type="dxa"/>
          </w:tcPr>
          <w:p w14:paraId="09D849DE" w14:textId="6AD130A1" w:rsidR="00EE4E40" w:rsidRPr="005D3FF5" w:rsidRDefault="00EE4E40" w:rsidP="00596D6A">
            <w:pPr>
              <w:rPr>
                <w:color w:val="000000" w:themeColor="text1"/>
                <w:spacing w:val="0"/>
                <w:sz w:val="20"/>
              </w:rPr>
            </w:pPr>
            <w:r w:rsidRPr="005D3FF5">
              <w:rPr>
                <w:color w:val="000000" w:themeColor="text1"/>
                <w:spacing w:val="0"/>
                <w:sz w:val="20"/>
              </w:rPr>
              <w:t>0.05</w:t>
            </w:r>
            <w:r>
              <w:rPr>
                <w:color w:val="000000" w:themeColor="text1"/>
                <w:spacing w:val="0"/>
                <w:sz w:val="20"/>
              </w:rPr>
              <w:t>6</w:t>
            </w:r>
          </w:p>
        </w:tc>
        <w:tc>
          <w:tcPr>
            <w:tcW w:w="992" w:type="dxa"/>
          </w:tcPr>
          <w:p w14:paraId="15909F96" w14:textId="1C161040" w:rsidR="00EE4E40" w:rsidRPr="005D3FF5" w:rsidRDefault="00EE4E40" w:rsidP="00596D6A">
            <w:pPr>
              <w:rPr>
                <w:color w:val="000000" w:themeColor="text1"/>
                <w:spacing w:val="0"/>
                <w:sz w:val="20"/>
              </w:rPr>
            </w:pPr>
            <w:r w:rsidRPr="005D3FF5">
              <w:rPr>
                <w:color w:val="000000" w:themeColor="text1"/>
                <w:spacing w:val="0"/>
                <w:sz w:val="20"/>
              </w:rPr>
              <w:t>F=2.03</w:t>
            </w:r>
            <w:r>
              <w:rPr>
                <w:color w:val="000000" w:themeColor="text1"/>
                <w:spacing w:val="0"/>
                <w:sz w:val="20"/>
              </w:rPr>
              <w:t>1</w:t>
            </w:r>
          </w:p>
          <w:p w14:paraId="499680B8" w14:textId="77777777" w:rsidR="00EE4E40" w:rsidRPr="005D3FF5" w:rsidRDefault="00EE4E40" w:rsidP="001C6BBD">
            <w:pPr>
              <w:rPr>
                <w:spacing w:val="0"/>
                <w:sz w:val="20"/>
              </w:rPr>
            </w:pPr>
          </w:p>
        </w:tc>
        <w:tc>
          <w:tcPr>
            <w:tcW w:w="571" w:type="dxa"/>
          </w:tcPr>
          <w:p w14:paraId="2DD50017" w14:textId="2D22D4F3" w:rsidR="00EE4E40" w:rsidRPr="005D3FF5" w:rsidRDefault="00EE4E40" w:rsidP="00596D6A">
            <w:pPr>
              <w:rPr>
                <w:color w:val="000000" w:themeColor="text1"/>
                <w:spacing w:val="0"/>
                <w:sz w:val="20"/>
              </w:rPr>
            </w:pPr>
            <w:r w:rsidRPr="005D3FF5">
              <w:rPr>
                <w:color w:val="000000" w:themeColor="text1"/>
                <w:spacing w:val="0"/>
                <w:sz w:val="20"/>
              </w:rPr>
              <w:t>0.14</w:t>
            </w:r>
            <w:r>
              <w:rPr>
                <w:color w:val="000000" w:themeColor="text1"/>
                <w:spacing w:val="0"/>
                <w:sz w:val="20"/>
              </w:rPr>
              <w:t>6</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4FE3BCC8" w:rsidR="00EE4E40" w:rsidRPr="005D3FF5" w:rsidRDefault="00EE4E40" w:rsidP="00596D6A">
            <w:pPr>
              <w:rPr>
                <w:color w:val="000000" w:themeColor="text1"/>
                <w:spacing w:val="0"/>
                <w:sz w:val="20"/>
              </w:rPr>
            </w:pPr>
            <w:r w:rsidRPr="005D3FF5">
              <w:rPr>
                <w:color w:val="000000" w:themeColor="text1"/>
                <w:spacing w:val="0"/>
                <w:sz w:val="20"/>
              </w:rPr>
              <w:t>F=0.411</w:t>
            </w:r>
          </w:p>
        </w:tc>
        <w:tc>
          <w:tcPr>
            <w:tcW w:w="992" w:type="dxa"/>
          </w:tcPr>
          <w:p w14:paraId="5C8B19BC" w14:textId="6C87364C" w:rsidR="00EE4E40" w:rsidRPr="005D3FF5" w:rsidRDefault="00EE4E40" w:rsidP="00596D6A">
            <w:pPr>
              <w:rPr>
                <w:color w:val="000000" w:themeColor="text1"/>
                <w:spacing w:val="0"/>
                <w:sz w:val="20"/>
              </w:rPr>
            </w:pPr>
            <w:r w:rsidRPr="005D3FF5">
              <w:rPr>
                <w:color w:val="000000" w:themeColor="text1"/>
                <w:spacing w:val="0"/>
                <w:sz w:val="20"/>
              </w:rPr>
              <w:t>0.66</w:t>
            </w:r>
            <w:r>
              <w:rPr>
                <w:color w:val="000000" w:themeColor="text1"/>
                <w:spacing w:val="0"/>
                <w:sz w:val="20"/>
              </w:rPr>
              <w:t>6</w:t>
            </w:r>
          </w:p>
        </w:tc>
        <w:tc>
          <w:tcPr>
            <w:tcW w:w="993" w:type="dxa"/>
          </w:tcPr>
          <w:p w14:paraId="5F673489" w14:textId="5B8A52F7" w:rsidR="00EE4E40" w:rsidRPr="005D3FF5" w:rsidRDefault="00EE4E40" w:rsidP="00596D6A">
            <w:pPr>
              <w:rPr>
                <w:color w:val="000000" w:themeColor="text1"/>
                <w:spacing w:val="0"/>
                <w:sz w:val="20"/>
              </w:rPr>
            </w:pPr>
            <w:r w:rsidRPr="005D3FF5">
              <w:rPr>
                <w:color w:val="000000" w:themeColor="text1"/>
                <w:spacing w:val="0"/>
                <w:sz w:val="20"/>
              </w:rPr>
              <w:t>F=1.61</w:t>
            </w:r>
            <w:r>
              <w:rPr>
                <w:color w:val="000000" w:themeColor="text1"/>
                <w:spacing w:val="0"/>
                <w:sz w:val="20"/>
              </w:rPr>
              <w:t>4</w:t>
            </w:r>
          </w:p>
        </w:tc>
        <w:tc>
          <w:tcPr>
            <w:tcW w:w="1134" w:type="dxa"/>
          </w:tcPr>
          <w:p w14:paraId="1557538C" w14:textId="0C6669F0" w:rsidR="00EE4E40" w:rsidRPr="005D3FF5" w:rsidRDefault="00EE4E40" w:rsidP="00596D6A">
            <w:pPr>
              <w:rPr>
                <w:color w:val="000000" w:themeColor="text1"/>
                <w:spacing w:val="0"/>
                <w:sz w:val="20"/>
              </w:rPr>
            </w:pPr>
            <w:r w:rsidRPr="005D3FF5">
              <w:rPr>
                <w:color w:val="000000" w:themeColor="text1"/>
                <w:spacing w:val="0"/>
                <w:sz w:val="20"/>
              </w:rPr>
              <w:t>0.21</w:t>
            </w:r>
            <w:r>
              <w:rPr>
                <w:color w:val="000000" w:themeColor="text1"/>
                <w:spacing w:val="0"/>
                <w:sz w:val="20"/>
              </w:rPr>
              <w:t>2</w:t>
            </w:r>
          </w:p>
        </w:tc>
        <w:tc>
          <w:tcPr>
            <w:tcW w:w="992" w:type="dxa"/>
          </w:tcPr>
          <w:p w14:paraId="522CEB4A" w14:textId="09433907" w:rsidR="00EE4E40" w:rsidRPr="005D3FF5" w:rsidRDefault="00EE4E40" w:rsidP="00596D6A">
            <w:pPr>
              <w:rPr>
                <w:color w:val="000000" w:themeColor="text1"/>
                <w:spacing w:val="0"/>
                <w:sz w:val="20"/>
              </w:rPr>
            </w:pPr>
            <w:r w:rsidRPr="005D3FF5">
              <w:rPr>
                <w:color w:val="000000" w:themeColor="text1"/>
                <w:spacing w:val="0"/>
                <w:sz w:val="20"/>
              </w:rPr>
              <w:t>F=1.872</w:t>
            </w:r>
          </w:p>
        </w:tc>
        <w:tc>
          <w:tcPr>
            <w:tcW w:w="571" w:type="dxa"/>
          </w:tcPr>
          <w:p w14:paraId="204B5006" w14:textId="2C503144" w:rsidR="00EE4E40" w:rsidRPr="005D3FF5" w:rsidRDefault="00EE4E40" w:rsidP="00596D6A">
            <w:pPr>
              <w:rPr>
                <w:color w:val="000000" w:themeColor="text1"/>
                <w:spacing w:val="0"/>
                <w:sz w:val="20"/>
              </w:rPr>
            </w:pPr>
            <w:r w:rsidRPr="005D3FF5">
              <w:rPr>
                <w:color w:val="000000" w:themeColor="text1"/>
                <w:spacing w:val="0"/>
                <w:sz w:val="20"/>
              </w:rPr>
              <w:t>0.168</w:t>
            </w:r>
          </w:p>
        </w:tc>
      </w:tr>
      <w:tr w:rsidR="00EE4E40" w:rsidRPr="005D3FF5" w14:paraId="2BC4F2B3" w14:textId="77777777" w:rsidTr="00EE4E40">
        <w:tc>
          <w:tcPr>
            <w:tcW w:w="1701" w:type="dxa"/>
          </w:tcPr>
          <w:p w14:paraId="2464C95C" w14:textId="47A0929D" w:rsidR="00EE4E40" w:rsidRPr="005D3FF5" w:rsidRDefault="00EE4E40" w:rsidP="00596D6A">
            <w:pPr>
              <w:rPr>
                <w:spacing w:val="0"/>
                <w:sz w:val="20"/>
              </w:rPr>
            </w:pPr>
            <w:commentRangeStart w:id="109"/>
            <w:commentRangeStart w:id="110"/>
            <w:commentRangeStart w:id="111"/>
            <w:r w:rsidRPr="005D3FF5">
              <w:rPr>
                <w:spacing w:val="0"/>
                <w:sz w:val="20"/>
              </w:rPr>
              <w:t>CWM Antenna length : Rear leg length ratio</w:t>
            </w:r>
          </w:p>
        </w:tc>
        <w:tc>
          <w:tcPr>
            <w:tcW w:w="426" w:type="dxa"/>
          </w:tcPr>
          <w:p w14:paraId="736EDC38" w14:textId="77777777" w:rsidR="00EE4E40" w:rsidRPr="005D3FF5" w:rsidRDefault="00EE4E40" w:rsidP="00596D6A">
            <w:pPr>
              <w:rPr>
                <w:color w:val="000000" w:themeColor="text1"/>
              </w:rPr>
            </w:pPr>
          </w:p>
        </w:tc>
        <w:tc>
          <w:tcPr>
            <w:tcW w:w="992" w:type="dxa"/>
          </w:tcPr>
          <w:p w14:paraId="5882FAC6" w14:textId="0BEBE2F7"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3DB53B9" w14:textId="4C61F3B0" w:rsidR="00EE4E40" w:rsidRPr="005D3FF5" w:rsidRDefault="00EE4E40" w:rsidP="00596D6A">
            <w:pPr>
              <w:rPr>
                <w:color w:val="000000" w:themeColor="text1"/>
                <w:spacing w:val="0"/>
                <w:sz w:val="20"/>
              </w:rPr>
            </w:pPr>
            <w:r w:rsidRPr="005D3FF5">
              <w:rPr>
                <w:color w:val="000000" w:themeColor="text1"/>
                <w:spacing w:val="0"/>
                <w:sz w:val="20"/>
              </w:rPr>
              <w:t>F=0.3</w:t>
            </w:r>
            <w:r>
              <w:rPr>
                <w:color w:val="000000" w:themeColor="text1"/>
                <w:spacing w:val="0"/>
                <w:sz w:val="20"/>
              </w:rPr>
              <w:t>60</w:t>
            </w:r>
          </w:p>
        </w:tc>
        <w:tc>
          <w:tcPr>
            <w:tcW w:w="992" w:type="dxa"/>
          </w:tcPr>
          <w:p w14:paraId="0027B93A" w14:textId="44080090" w:rsidR="00EE4E40" w:rsidRPr="005D3FF5" w:rsidRDefault="00EE4E40" w:rsidP="00596D6A">
            <w:pPr>
              <w:rPr>
                <w:color w:val="000000" w:themeColor="text1"/>
                <w:spacing w:val="0"/>
                <w:sz w:val="20"/>
              </w:rPr>
            </w:pPr>
            <w:r w:rsidRPr="005D3FF5">
              <w:rPr>
                <w:color w:val="000000" w:themeColor="text1"/>
                <w:spacing w:val="0"/>
                <w:sz w:val="20"/>
              </w:rPr>
              <w:t>0.700</w:t>
            </w:r>
          </w:p>
        </w:tc>
        <w:tc>
          <w:tcPr>
            <w:tcW w:w="993" w:type="dxa"/>
          </w:tcPr>
          <w:p w14:paraId="0EF99175" w14:textId="73517F65" w:rsidR="00EE4E40" w:rsidRPr="005D3FF5" w:rsidRDefault="00EE4E40" w:rsidP="00596D6A">
            <w:pPr>
              <w:rPr>
                <w:b/>
                <w:bCs/>
                <w:color w:val="000000" w:themeColor="text1"/>
                <w:spacing w:val="0"/>
                <w:sz w:val="20"/>
              </w:rPr>
            </w:pPr>
            <w:commentRangeStart w:id="112"/>
            <w:r w:rsidRPr="005D3FF5">
              <w:rPr>
                <w:b/>
                <w:bCs/>
                <w:color w:val="000000" w:themeColor="text1"/>
                <w:spacing w:val="0"/>
                <w:sz w:val="20"/>
              </w:rPr>
              <w:t>F=5.</w:t>
            </w:r>
            <w:r>
              <w:rPr>
                <w:b/>
                <w:bCs/>
                <w:color w:val="000000" w:themeColor="text1"/>
                <w:spacing w:val="0"/>
                <w:sz w:val="20"/>
              </w:rPr>
              <w:t>737</w:t>
            </w:r>
            <w:r w:rsidRPr="005D3FF5">
              <w:rPr>
                <w:b/>
                <w:bCs/>
                <w:color w:val="000000" w:themeColor="text1"/>
                <w:spacing w:val="0"/>
                <w:sz w:val="20"/>
              </w:rPr>
              <w:t xml:space="preserve"> </w:t>
            </w:r>
          </w:p>
        </w:tc>
        <w:tc>
          <w:tcPr>
            <w:tcW w:w="1134" w:type="dxa"/>
          </w:tcPr>
          <w:p w14:paraId="174DEF81" w14:textId="149B5D53" w:rsidR="00EE4E40" w:rsidRPr="005D3FF5" w:rsidRDefault="00EE4E40" w:rsidP="00596D6A">
            <w:pPr>
              <w:rPr>
                <w:b/>
                <w:bCs/>
                <w:color w:val="000000" w:themeColor="text1"/>
                <w:spacing w:val="0"/>
                <w:sz w:val="20"/>
              </w:rPr>
            </w:pPr>
            <w:r w:rsidRPr="005D3FF5">
              <w:rPr>
                <w:b/>
                <w:bCs/>
                <w:color w:val="000000" w:themeColor="text1"/>
                <w:spacing w:val="0"/>
                <w:sz w:val="20"/>
              </w:rPr>
              <w:t>0.0</w:t>
            </w:r>
            <w:commentRangeEnd w:id="112"/>
            <w:r w:rsidRPr="005D3FF5">
              <w:rPr>
                <w:rStyle w:val="CommentReference"/>
                <w:rFonts w:asciiTheme="minorHAnsi" w:hAnsiTheme="minorHAnsi"/>
                <w:spacing w:val="0"/>
              </w:rPr>
              <w:commentReference w:id="112"/>
            </w:r>
            <w:r w:rsidR="0047626C">
              <w:rPr>
                <w:rStyle w:val="CommentReference"/>
                <w:spacing w:val="0"/>
              </w:rPr>
              <w:commentReference w:id="109"/>
            </w:r>
            <w:r w:rsidR="00A96247">
              <w:rPr>
                <w:rStyle w:val="CommentReference"/>
                <w:spacing w:val="0"/>
              </w:rPr>
              <w:commentReference w:id="110"/>
            </w:r>
            <w:r w:rsidR="00803F19">
              <w:rPr>
                <w:rStyle w:val="CommentReference"/>
                <w:spacing w:val="0"/>
              </w:rPr>
              <w:commentReference w:id="111"/>
            </w:r>
            <w:r>
              <w:rPr>
                <w:b/>
                <w:bCs/>
                <w:color w:val="000000" w:themeColor="text1"/>
                <w:spacing w:val="0"/>
                <w:sz w:val="20"/>
              </w:rPr>
              <w:t>21</w:t>
            </w:r>
          </w:p>
        </w:tc>
        <w:tc>
          <w:tcPr>
            <w:tcW w:w="992" w:type="dxa"/>
          </w:tcPr>
          <w:p w14:paraId="23E9D9F9" w14:textId="6A4BD140" w:rsidR="00EE4E40" w:rsidRPr="005D3FF5" w:rsidRDefault="00EE4E40" w:rsidP="00596D6A">
            <w:pPr>
              <w:rPr>
                <w:color w:val="000000" w:themeColor="text1"/>
                <w:spacing w:val="0"/>
                <w:sz w:val="20"/>
              </w:rPr>
            </w:pPr>
            <w:r w:rsidRPr="005D3FF5">
              <w:rPr>
                <w:color w:val="000000" w:themeColor="text1"/>
                <w:spacing w:val="0"/>
                <w:sz w:val="20"/>
              </w:rPr>
              <w:t>F=0.517</w:t>
            </w:r>
          </w:p>
        </w:tc>
        <w:tc>
          <w:tcPr>
            <w:tcW w:w="571" w:type="dxa"/>
          </w:tcPr>
          <w:p w14:paraId="5D5BF4A3" w14:textId="689929C6" w:rsidR="00EE4E40" w:rsidRPr="005D3FF5" w:rsidRDefault="00EE4E40" w:rsidP="00596D6A">
            <w:pPr>
              <w:rPr>
                <w:color w:val="000000" w:themeColor="text1"/>
                <w:spacing w:val="0"/>
                <w:sz w:val="20"/>
              </w:rPr>
            </w:pPr>
            <w:r w:rsidRPr="005D3FF5">
              <w:rPr>
                <w:color w:val="000000" w:themeColor="text1"/>
                <w:spacing w:val="0"/>
                <w:sz w:val="20"/>
              </w:rPr>
              <w:t>0.600</w:t>
            </w:r>
          </w:p>
        </w:tc>
      </w:tr>
      <w:commentRangeEnd w:id="109"/>
      <w:commentRangeEnd w:id="110"/>
      <w:commentRangeEnd w:id="111"/>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1887DAD1" w:rsidR="00EE4E40" w:rsidRPr="005D3FF5" w:rsidRDefault="00EE4E40" w:rsidP="00596D6A">
            <w:pPr>
              <w:rPr>
                <w:b/>
                <w:bCs/>
                <w:color w:val="000000" w:themeColor="text1"/>
                <w:spacing w:val="0"/>
                <w:sz w:val="20"/>
              </w:rPr>
            </w:pPr>
            <w:r w:rsidRPr="005D3FF5">
              <w:rPr>
                <w:b/>
                <w:bCs/>
                <w:color w:val="000000" w:themeColor="text1"/>
                <w:spacing w:val="0"/>
                <w:sz w:val="20"/>
              </w:rPr>
              <w:t>F=8.060</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79719E11" w:rsidR="00EE4E40" w:rsidRPr="005D3FF5" w:rsidRDefault="00EE4E40" w:rsidP="00596D6A">
            <w:pPr>
              <w:rPr>
                <w:color w:val="000000" w:themeColor="text1"/>
                <w:spacing w:val="0"/>
                <w:sz w:val="20"/>
              </w:rPr>
            </w:pPr>
            <w:r w:rsidRPr="005D3FF5">
              <w:rPr>
                <w:color w:val="000000" w:themeColor="text1"/>
                <w:spacing w:val="0"/>
                <w:sz w:val="20"/>
              </w:rPr>
              <w:t>F=0.029</w:t>
            </w:r>
          </w:p>
        </w:tc>
        <w:tc>
          <w:tcPr>
            <w:tcW w:w="1134" w:type="dxa"/>
          </w:tcPr>
          <w:p w14:paraId="401394E2" w14:textId="7E90B087" w:rsidR="00EE4E40" w:rsidRPr="005D3FF5" w:rsidRDefault="00EE4E40" w:rsidP="00596D6A">
            <w:pPr>
              <w:rPr>
                <w:color w:val="000000" w:themeColor="text1"/>
                <w:spacing w:val="0"/>
                <w:sz w:val="20"/>
              </w:rPr>
            </w:pPr>
            <w:r w:rsidRPr="005D3FF5">
              <w:rPr>
                <w:color w:val="000000" w:themeColor="text1"/>
                <w:spacing w:val="0"/>
                <w:sz w:val="20"/>
              </w:rPr>
              <w:t>0.86</w:t>
            </w:r>
            <w:r>
              <w:rPr>
                <w:color w:val="000000" w:themeColor="text1"/>
                <w:spacing w:val="0"/>
                <w:sz w:val="20"/>
              </w:rPr>
              <w:t>6</w:t>
            </w:r>
          </w:p>
        </w:tc>
        <w:tc>
          <w:tcPr>
            <w:tcW w:w="992" w:type="dxa"/>
          </w:tcPr>
          <w:p w14:paraId="4A4381A3" w14:textId="1F5C3189" w:rsidR="00EE4E40" w:rsidRPr="005D3FF5" w:rsidRDefault="00EE4E40" w:rsidP="00596D6A">
            <w:pPr>
              <w:rPr>
                <w:color w:val="000000" w:themeColor="text1"/>
                <w:spacing w:val="0"/>
                <w:sz w:val="20"/>
              </w:rPr>
            </w:pPr>
            <w:r w:rsidRPr="005D3FF5">
              <w:rPr>
                <w:color w:val="000000" w:themeColor="text1"/>
                <w:spacing w:val="0"/>
                <w:sz w:val="20"/>
              </w:rPr>
              <w:t>F=1.26</w:t>
            </w:r>
            <w:r>
              <w:rPr>
                <w:color w:val="000000" w:themeColor="text1"/>
                <w:spacing w:val="0"/>
                <w:sz w:val="20"/>
              </w:rPr>
              <w:t>3</w:t>
            </w:r>
          </w:p>
        </w:tc>
        <w:tc>
          <w:tcPr>
            <w:tcW w:w="571" w:type="dxa"/>
          </w:tcPr>
          <w:p w14:paraId="1AD11465" w14:textId="321A5452" w:rsidR="00EE4E40" w:rsidRPr="005D3FF5" w:rsidRDefault="00EE4E40" w:rsidP="00596D6A">
            <w:pPr>
              <w:rPr>
                <w:color w:val="000000" w:themeColor="text1"/>
                <w:spacing w:val="0"/>
                <w:sz w:val="20"/>
              </w:rPr>
            </w:pPr>
            <w:r w:rsidRPr="005D3FF5">
              <w:rPr>
                <w:color w:val="000000" w:themeColor="text1"/>
                <w:spacing w:val="0"/>
                <w:sz w:val="20"/>
              </w:rPr>
              <w:t>0.29</w:t>
            </w:r>
            <w:r>
              <w:rPr>
                <w:color w:val="000000" w:themeColor="text1"/>
                <w:spacing w:val="0"/>
                <w:sz w:val="20"/>
              </w:rPr>
              <w:t>5</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5487AD2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1.88</w:t>
            </w:r>
            <w:r>
              <w:rPr>
                <w:color w:val="000000" w:themeColor="text1"/>
                <w:spacing w:val="0"/>
                <w:sz w:val="20"/>
              </w:rPr>
              <w:t>1</w:t>
            </w:r>
          </w:p>
        </w:tc>
        <w:tc>
          <w:tcPr>
            <w:tcW w:w="992" w:type="dxa"/>
          </w:tcPr>
          <w:p w14:paraId="2F2FFCB0" w14:textId="46BB5F86"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7</w:t>
            </w:r>
          </w:p>
        </w:tc>
        <w:tc>
          <w:tcPr>
            <w:tcW w:w="993" w:type="dxa"/>
          </w:tcPr>
          <w:p w14:paraId="5EFDC5C6" w14:textId="5BE5CAA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0.269</w:t>
            </w:r>
          </w:p>
        </w:tc>
        <w:tc>
          <w:tcPr>
            <w:tcW w:w="1134" w:type="dxa"/>
          </w:tcPr>
          <w:p w14:paraId="489934F7" w14:textId="17AB954F" w:rsidR="00EE4E40" w:rsidRPr="005D3FF5" w:rsidRDefault="00EE4E40" w:rsidP="00596D6A">
            <w:pPr>
              <w:rPr>
                <w:color w:val="000000" w:themeColor="text1"/>
                <w:spacing w:val="0"/>
                <w:sz w:val="20"/>
              </w:rPr>
            </w:pPr>
            <w:r w:rsidRPr="005D3FF5">
              <w:rPr>
                <w:color w:val="000000" w:themeColor="text1"/>
                <w:spacing w:val="0"/>
                <w:sz w:val="20"/>
              </w:rPr>
              <w:t>0.607</w:t>
            </w:r>
          </w:p>
        </w:tc>
        <w:tc>
          <w:tcPr>
            <w:tcW w:w="992" w:type="dxa"/>
          </w:tcPr>
          <w:p w14:paraId="3891C11F" w14:textId="4499897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0.89</w:t>
            </w:r>
            <w:r>
              <w:rPr>
                <w:color w:val="000000" w:themeColor="text1"/>
                <w:spacing w:val="0"/>
                <w:sz w:val="20"/>
              </w:rPr>
              <w:t>7</w:t>
            </w:r>
          </w:p>
        </w:tc>
        <w:tc>
          <w:tcPr>
            <w:tcW w:w="571" w:type="dxa"/>
          </w:tcPr>
          <w:p w14:paraId="4AAA907D" w14:textId="3BEEB829" w:rsidR="00EE4E40" w:rsidRPr="005D3FF5" w:rsidRDefault="00EE4E40" w:rsidP="00596D6A">
            <w:pPr>
              <w:rPr>
                <w:color w:val="000000" w:themeColor="text1"/>
                <w:spacing w:val="0"/>
                <w:sz w:val="20"/>
              </w:rPr>
            </w:pPr>
            <w:r w:rsidRPr="005D3FF5">
              <w:rPr>
                <w:color w:val="000000" w:themeColor="text1"/>
                <w:spacing w:val="0"/>
                <w:sz w:val="20"/>
              </w:rPr>
              <w:t>0.41</w:t>
            </w:r>
            <w:r>
              <w:rPr>
                <w:color w:val="000000" w:themeColor="text1"/>
                <w:spacing w:val="0"/>
                <w:sz w:val="20"/>
              </w:rPr>
              <w:t>7</w:t>
            </w:r>
          </w:p>
        </w:tc>
      </w:tr>
      <w:tr w:rsidR="00EE4E40" w:rsidRPr="005D3FF5" w14:paraId="371872F7" w14:textId="77777777" w:rsidTr="00EE4E40">
        <w:tc>
          <w:tcPr>
            <w:tcW w:w="1701" w:type="dxa"/>
          </w:tcPr>
          <w:p w14:paraId="75E4CBEF" w14:textId="53BCB85C" w:rsidR="00EE4E40" w:rsidRPr="005D3FF5" w:rsidRDefault="00EE4E40" w:rsidP="00596D6A">
            <w:pPr>
              <w:rPr>
                <w:spacing w:val="0"/>
                <w:sz w:val="20"/>
              </w:rPr>
            </w:pPr>
            <w:r w:rsidRPr="005D3FF5">
              <w:rPr>
                <w:spacing w:val="0"/>
                <w:sz w:val="20"/>
              </w:rPr>
              <w:t>CWM eye protrusion : eye length ratio</w:t>
            </w:r>
          </w:p>
        </w:tc>
        <w:tc>
          <w:tcPr>
            <w:tcW w:w="426" w:type="dxa"/>
          </w:tcPr>
          <w:p w14:paraId="5CD1F1D5" w14:textId="77777777" w:rsidR="00EE4E40" w:rsidRPr="005D3FF5" w:rsidRDefault="00EE4E40" w:rsidP="00596D6A">
            <w:pPr>
              <w:rPr>
                <w:color w:val="000000" w:themeColor="text1"/>
              </w:rPr>
            </w:pPr>
          </w:p>
        </w:tc>
        <w:tc>
          <w:tcPr>
            <w:tcW w:w="992" w:type="dxa"/>
          </w:tcPr>
          <w:p w14:paraId="26755AC8" w14:textId="1F42B2CC"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F2862D9" w14:textId="4EC9D1DD"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15.70</w:t>
            </w:r>
            <w:r>
              <w:rPr>
                <w:b/>
                <w:bCs/>
                <w:color w:val="000000" w:themeColor="text1"/>
                <w:spacing w:val="0"/>
                <w:sz w:val="20"/>
              </w:rPr>
              <w:t>6</w:t>
            </w:r>
          </w:p>
        </w:tc>
        <w:tc>
          <w:tcPr>
            <w:tcW w:w="992" w:type="dxa"/>
          </w:tcPr>
          <w:p w14:paraId="4B6527E0" w14:textId="3D3FEDF5"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02B79EC3" w14:textId="53B4BFE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2.75</w:t>
            </w:r>
            <w:r>
              <w:rPr>
                <w:color w:val="000000" w:themeColor="text1"/>
                <w:spacing w:val="0"/>
                <w:sz w:val="20"/>
              </w:rPr>
              <w:t>2</w:t>
            </w:r>
            <w:r w:rsidRPr="005D3FF5">
              <w:rPr>
                <w:color w:val="000000" w:themeColor="text1"/>
                <w:spacing w:val="0"/>
                <w:sz w:val="20"/>
              </w:rPr>
              <w:t xml:space="preserve">  </w:t>
            </w:r>
          </w:p>
        </w:tc>
        <w:tc>
          <w:tcPr>
            <w:tcW w:w="1134" w:type="dxa"/>
          </w:tcPr>
          <w:p w14:paraId="59523EE8" w14:textId="23F8B7B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6</w:t>
            </w:r>
          </w:p>
        </w:tc>
        <w:tc>
          <w:tcPr>
            <w:tcW w:w="992" w:type="dxa"/>
          </w:tcPr>
          <w:p w14:paraId="43444098" w14:textId="19C6979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w:t>
            </w:r>
            <w:r>
              <w:rPr>
                <w:color w:val="000000" w:themeColor="text1"/>
                <w:spacing w:val="0"/>
                <w:sz w:val="20"/>
              </w:rPr>
              <w:t>6</w:t>
            </w:r>
            <w:r w:rsidRPr="005D3FF5">
              <w:rPr>
                <w:color w:val="000000" w:themeColor="text1"/>
                <w:spacing w:val="0"/>
                <w:sz w:val="20"/>
              </w:rPr>
              <w:t xml:space="preserve">  </w:t>
            </w:r>
          </w:p>
        </w:tc>
        <w:tc>
          <w:tcPr>
            <w:tcW w:w="571" w:type="dxa"/>
          </w:tcPr>
          <w:p w14:paraId="2C6EF0CB" w14:textId="501BC81F" w:rsidR="00EE4E40" w:rsidRPr="005D3FF5" w:rsidRDefault="00EE4E40" w:rsidP="00596D6A">
            <w:pPr>
              <w:rPr>
                <w:color w:val="000000" w:themeColor="text1"/>
                <w:spacing w:val="0"/>
                <w:sz w:val="20"/>
              </w:rPr>
            </w:pPr>
            <w:r w:rsidRPr="005D3FF5">
              <w:rPr>
                <w:color w:val="000000" w:themeColor="text1"/>
                <w:spacing w:val="0"/>
                <w:sz w:val="20"/>
              </w:rPr>
              <w:t>0.567</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lastRenderedPageBreak/>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2EA4665B"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1.19</w:t>
            </w:r>
            <w:r>
              <w:rPr>
                <w:color w:val="000000" w:themeColor="text1"/>
                <w:spacing w:val="0"/>
                <w:sz w:val="20"/>
              </w:rPr>
              <w:t>9</w:t>
            </w:r>
          </w:p>
        </w:tc>
        <w:tc>
          <w:tcPr>
            <w:tcW w:w="992" w:type="dxa"/>
          </w:tcPr>
          <w:p w14:paraId="220CF57B" w14:textId="3A948563" w:rsidR="00EE4E40" w:rsidRPr="005D3FF5" w:rsidRDefault="00EE4E40" w:rsidP="00596D6A">
            <w:pPr>
              <w:rPr>
                <w:b/>
                <w:bCs/>
                <w:color w:val="000000" w:themeColor="text1"/>
                <w:spacing w:val="0"/>
                <w:sz w:val="20"/>
              </w:rPr>
            </w:pPr>
            <w:r w:rsidRPr="005D3FF5">
              <w:rPr>
                <w:color w:val="000000" w:themeColor="text1"/>
                <w:spacing w:val="0"/>
                <w:sz w:val="20"/>
              </w:rPr>
              <w:t>0.313</w:t>
            </w:r>
          </w:p>
        </w:tc>
        <w:tc>
          <w:tcPr>
            <w:tcW w:w="993" w:type="dxa"/>
          </w:tcPr>
          <w:p w14:paraId="6632240E" w14:textId="14CB1F3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1.15</w:t>
            </w:r>
            <w:r>
              <w:rPr>
                <w:color w:val="000000" w:themeColor="text1"/>
                <w:spacing w:val="0"/>
                <w:sz w:val="20"/>
              </w:rPr>
              <w:t>2</w:t>
            </w:r>
          </w:p>
        </w:tc>
        <w:tc>
          <w:tcPr>
            <w:tcW w:w="1134" w:type="dxa"/>
          </w:tcPr>
          <w:p w14:paraId="2C9E2C04" w14:textId="60BB6870" w:rsidR="00EE4E40" w:rsidRPr="005D3FF5" w:rsidRDefault="00EE4E40" w:rsidP="00596D6A">
            <w:pPr>
              <w:rPr>
                <w:color w:val="000000" w:themeColor="text1"/>
                <w:spacing w:val="0"/>
                <w:sz w:val="20"/>
              </w:rPr>
            </w:pPr>
            <w:r w:rsidRPr="005D3FF5">
              <w:rPr>
                <w:color w:val="000000" w:themeColor="text1"/>
                <w:spacing w:val="0"/>
                <w:sz w:val="20"/>
              </w:rPr>
              <w:t>0.290</w:t>
            </w:r>
          </w:p>
        </w:tc>
        <w:tc>
          <w:tcPr>
            <w:tcW w:w="992" w:type="dxa"/>
          </w:tcPr>
          <w:p w14:paraId="4B0B63C1" w14:textId="735ABAE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w:t>
            </w:r>
            <w:r>
              <w:rPr>
                <w:color w:val="000000" w:themeColor="text1"/>
                <w:spacing w:val="0"/>
                <w:sz w:val="20"/>
              </w:rPr>
              <w:t>6</w:t>
            </w:r>
          </w:p>
        </w:tc>
        <w:tc>
          <w:tcPr>
            <w:tcW w:w="571" w:type="dxa"/>
          </w:tcPr>
          <w:p w14:paraId="0EFEB5D6" w14:textId="704E35BB" w:rsidR="00EE4E40" w:rsidRPr="005D3FF5" w:rsidRDefault="00EE4E40" w:rsidP="00596D6A">
            <w:pPr>
              <w:rPr>
                <w:color w:val="000000" w:themeColor="text1"/>
                <w:spacing w:val="0"/>
                <w:sz w:val="20"/>
              </w:rPr>
            </w:pPr>
            <w:r w:rsidRPr="005D3FF5">
              <w:rPr>
                <w:color w:val="000000" w:themeColor="text1"/>
                <w:spacing w:val="0"/>
                <w:sz w:val="20"/>
              </w:rPr>
              <w:t>0.95</w:t>
            </w:r>
            <w:r>
              <w:rPr>
                <w:color w:val="000000" w:themeColor="text1"/>
                <w:spacing w:val="0"/>
                <w:sz w:val="20"/>
              </w:rPr>
              <w:t>6</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7B44E377"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0.419</w:t>
            </w:r>
          </w:p>
        </w:tc>
        <w:tc>
          <w:tcPr>
            <w:tcW w:w="992" w:type="dxa"/>
          </w:tcPr>
          <w:p w14:paraId="5434B67D" w14:textId="1AAEAFA1" w:rsidR="00EE4E40" w:rsidRPr="005D3FF5" w:rsidRDefault="00EE4E40" w:rsidP="00596D6A">
            <w:pPr>
              <w:rPr>
                <w:b/>
                <w:bCs/>
                <w:color w:val="000000" w:themeColor="text1"/>
                <w:spacing w:val="0"/>
                <w:sz w:val="20"/>
              </w:rPr>
            </w:pPr>
            <w:r w:rsidRPr="005D3FF5">
              <w:rPr>
                <w:color w:val="000000" w:themeColor="text1"/>
                <w:spacing w:val="0"/>
                <w:sz w:val="20"/>
              </w:rPr>
              <w:t>0.66</w:t>
            </w:r>
            <w:r>
              <w:rPr>
                <w:color w:val="000000" w:themeColor="text1"/>
                <w:spacing w:val="0"/>
                <w:sz w:val="20"/>
              </w:rPr>
              <w:t>1</w:t>
            </w:r>
          </w:p>
        </w:tc>
        <w:tc>
          <w:tcPr>
            <w:tcW w:w="993" w:type="dxa"/>
          </w:tcPr>
          <w:p w14:paraId="0549C922" w14:textId="57EA993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0.570</w:t>
            </w:r>
          </w:p>
        </w:tc>
        <w:tc>
          <w:tcPr>
            <w:tcW w:w="1134" w:type="dxa"/>
          </w:tcPr>
          <w:p w14:paraId="7AB5CA28" w14:textId="55B01FA9" w:rsidR="00EE4E40" w:rsidRPr="005D3FF5" w:rsidRDefault="00EE4E40" w:rsidP="00596D6A">
            <w:pPr>
              <w:rPr>
                <w:color w:val="000000" w:themeColor="text1"/>
                <w:spacing w:val="0"/>
                <w:sz w:val="20"/>
              </w:rPr>
            </w:pPr>
            <w:r w:rsidRPr="005D3FF5">
              <w:rPr>
                <w:color w:val="000000" w:themeColor="text1"/>
                <w:spacing w:val="0"/>
                <w:sz w:val="20"/>
              </w:rPr>
              <w:t>0.45</w:t>
            </w:r>
            <w:r>
              <w:rPr>
                <w:color w:val="000000" w:themeColor="text1"/>
                <w:spacing w:val="0"/>
                <w:sz w:val="20"/>
              </w:rPr>
              <w:t>5</w:t>
            </w:r>
          </w:p>
        </w:tc>
        <w:tc>
          <w:tcPr>
            <w:tcW w:w="992" w:type="dxa"/>
          </w:tcPr>
          <w:p w14:paraId="2B195233" w14:textId="673F17D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0.634</w:t>
            </w:r>
          </w:p>
        </w:tc>
        <w:tc>
          <w:tcPr>
            <w:tcW w:w="571" w:type="dxa"/>
          </w:tcPr>
          <w:p w14:paraId="05733723" w14:textId="0370353B" w:rsidR="00EE4E40" w:rsidRPr="005D3FF5" w:rsidRDefault="00EE4E40" w:rsidP="00596D6A">
            <w:pPr>
              <w:rPr>
                <w:color w:val="000000" w:themeColor="text1"/>
                <w:spacing w:val="0"/>
                <w:sz w:val="20"/>
              </w:rPr>
            </w:pPr>
            <w:r w:rsidRPr="005D3FF5">
              <w:rPr>
                <w:color w:val="000000" w:themeColor="text1"/>
                <w:spacing w:val="0"/>
                <w:sz w:val="20"/>
              </w:rPr>
              <w:t>0.536</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0516C44"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11.36</w:t>
            </w:r>
            <w:r>
              <w:rPr>
                <w:b/>
                <w:bCs/>
                <w:color w:val="000000" w:themeColor="text1"/>
                <w:spacing w:val="0"/>
                <w:sz w:val="20"/>
              </w:rPr>
              <w:t>3</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7A490231"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0.046</w:t>
            </w:r>
          </w:p>
        </w:tc>
        <w:tc>
          <w:tcPr>
            <w:tcW w:w="1134" w:type="dxa"/>
          </w:tcPr>
          <w:p w14:paraId="6CCDEAA2" w14:textId="7481A487" w:rsidR="00EE4E40" w:rsidRPr="005D3FF5" w:rsidRDefault="00EE4E40" w:rsidP="00596D6A">
            <w:pPr>
              <w:rPr>
                <w:color w:val="000000" w:themeColor="text1"/>
                <w:spacing w:val="0"/>
                <w:sz w:val="20"/>
              </w:rPr>
            </w:pPr>
            <w:r w:rsidRPr="005D3FF5">
              <w:rPr>
                <w:color w:val="000000" w:themeColor="text1"/>
                <w:spacing w:val="0"/>
                <w:sz w:val="20"/>
              </w:rPr>
              <w:t>0.831</w:t>
            </w:r>
          </w:p>
        </w:tc>
        <w:tc>
          <w:tcPr>
            <w:tcW w:w="992" w:type="dxa"/>
          </w:tcPr>
          <w:p w14:paraId="32AF40F6" w14:textId="14091FC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1.43</w:t>
            </w:r>
            <w:r>
              <w:rPr>
                <w:color w:val="000000" w:themeColor="text1"/>
                <w:spacing w:val="0"/>
                <w:sz w:val="20"/>
              </w:rPr>
              <w:t>3</w:t>
            </w:r>
          </w:p>
        </w:tc>
        <w:tc>
          <w:tcPr>
            <w:tcW w:w="571" w:type="dxa"/>
          </w:tcPr>
          <w:p w14:paraId="085BFDCE" w14:textId="6AD7022E" w:rsidR="00EE4E40" w:rsidRPr="005D3FF5" w:rsidRDefault="00EE4E40" w:rsidP="00596D6A">
            <w:pPr>
              <w:rPr>
                <w:color w:val="000000" w:themeColor="text1"/>
                <w:spacing w:val="0"/>
                <w:sz w:val="20"/>
              </w:rPr>
            </w:pPr>
            <w:r w:rsidRPr="005D3FF5">
              <w:rPr>
                <w:color w:val="000000" w:themeColor="text1"/>
                <w:spacing w:val="0"/>
                <w:sz w:val="20"/>
              </w:rPr>
              <w:t>0.25</w:t>
            </w:r>
            <w:r>
              <w:rPr>
                <w:color w:val="000000" w:themeColor="text1"/>
                <w:spacing w:val="0"/>
                <w:sz w:val="20"/>
              </w:rPr>
              <w:t>2</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3EB32C9E" w:rsidR="00EE4E40" w:rsidRPr="00B05983" w:rsidRDefault="00EE4E40" w:rsidP="00596D6A">
            <w:pPr>
              <w:rPr>
                <w:color w:val="000000" w:themeColor="text1"/>
                <w:spacing w:val="0"/>
                <w:sz w:val="20"/>
              </w:rPr>
            </w:pPr>
            <w:r w:rsidRPr="00B05983">
              <w:rPr>
                <w:color w:val="000000" w:themeColor="text1"/>
                <w:spacing w:val="0"/>
                <w:sz w:val="20"/>
              </w:rPr>
              <w:t xml:space="preserve">F=0.101 </w:t>
            </w:r>
          </w:p>
        </w:tc>
        <w:tc>
          <w:tcPr>
            <w:tcW w:w="992" w:type="dxa"/>
          </w:tcPr>
          <w:p w14:paraId="026A0AEF" w14:textId="1C62BC9F" w:rsidR="00EE4E40" w:rsidRPr="00B05983" w:rsidRDefault="00EE4E40" w:rsidP="00596D6A">
            <w:pPr>
              <w:rPr>
                <w:b/>
                <w:bCs/>
                <w:color w:val="000000" w:themeColor="text1"/>
                <w:spacing w:val="0"/>
                <w:sz w:val="20"/>
              </w:rPr>
            </w:pPr>
            <w:r w:rsidRPr="00B05983">
              <w:rPr>
                <w:color w:val="000000" w:themeColor="text1"/>
                <w:spacing w:val="0"/>
                <w:sz w:val="20"/>
              </w:rPr>
              <w:t>0.904</w:t>
            </w:r>
          </w:p>
        </w:tc>
        <w:tc>
          <w:tcPr>
            <w:tcW w:w="993" w:type="dxa"/>
          </w:tcPr>
          <w:p w14:paraId="39321D76" w14:textId="3EED8849"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0.107</w:t>
            </w:r>
          </w:p>
        </w:tc>
        <w:tc>
          <w:tcPr>
            <w:tcW w:w="1134" w:type="dxa"/>
          </w:tcPr>
          <w:p w14:paraId="52A0F8E8" w14:textId="56550F18" w:rsidR="00EE4E40" w:rsidRPr="00B05983" w:rsidRDefault="00EE4E40" w:rsidP="00596D6A">
            <w:pPr>
              <w:rPr>
                <w:color w:val="000000" w:themeColor="text1"/>
                <w:spacing w:val="0"/>
                <w:sz w:val="20"/>
              </w:rPr>
            </w:pPr>
            <w:r w:rsidRPr="00B05983">
              <w:rPr>
                <w:color w:val="000000" w:themeColor="text1"/>
                <w:spacing w:val="0"/>
                <w:sz w:val="20"/>
              </w:rPr>
              <w:t>0.745</w:t>
            </w:r>
          </w:p>
        </w:tc>
        <w:tc>
          <w:tcPr>
            <w:tcW w:w="992" w:type="dxa"/>
          </w:tcPr>
          <w:p w14:paraId="0479C03D" w14:textId="6D4844A2"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2.655</w:t>
            </w:r>
          </w:p>
        </w:tc>
        <w:tc>
          <w:tcPr>
            <w:tcW w:w="571" w:type="dxa"/>
          </w:tcPr>
          <w:p w14:paraId="4DD0A379" w14:textId="6A56D7FC" w:rsidR="00EE4E40" w:rsidRPr="00B05983" w:rsidRDefault="00EE4E40" w:rsidP="00596D6A">
            <w:pPr>
              <w:rPr>
                <w:color w:val="000000" w:themeColor="text1"/>
                <w:spacing w:val="0"/>
                <w:sz w:val="20"/>
              </w:rPr>
            </w:pPr>
            <w:r w:rsidRPr="00B05983">
              <w:rPr>
                <w:color w:val="000000" w:themeColor="text1"/>
                <w:spacing w:val="0"/>
                <w:sz w:val="20"/>
              </w:rPr>
              <w:t>0.080</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7AC380E9"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5.712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375DF3B5"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3.536</w:t>
            </w:r>
          </w:p>
        </w:tc>
        <w:tc>
          <w:tcPr>
            <w:tcW w:w="1134" w:type="dxa"/>
          </w:tcPr>
          <w:p w14:paraId="4BE16CF2" w14:textId="4F69999D" w:rsidR="00EE4E40" w:rsidRPr="00B05983" w:rsidRDefault="00EE4E40" w:rsidP="00596D6A">
            <w:pPr>
              <w:rPr>
                <w:color w:val="000000" w:themeColor="text1"/>
                <w:spacing w:val="0"/>
                <w:sz w:val="20"/>
              </w:rPr>
            </w:pPr>
            <w:r w:rsidRPr="00B05983">
              <w:rPr>
                <w:color w:val="000000" w:themeColor="text1"/>
                <w:spacing w:val="0"/>
                <w:sz w:val="20"/>
              </w:rPr>
              <w:t>0.068</w:t>
            </w:r>
          </w:p>
        </w:tc>
        <w:tc>
          <w:tcPr>
            <w:tcW w:w="992" w:type="dxa"/>
          </w:tcPr>
          <w:p w14:paraId="221D52F0" w14:textId="62B389AA"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3.928</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33AF5FF0" w14:textId="77777777" w:rsidR="004F14E7" w:rsidRDefault="004F14E7" w:rsidP="00E34238">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5B473E" w:rsidRPr="005D3FF5" w14:paraId="65FED47B" w14:textId="77777777" w:rsidTr="00021192">
        <w:trPr>
          <w:trHeight w:val="333"/>
        </w:trPr>
        <w:tc>
          <w:tcPr>
            <w:tcW w:w="1701" w:type="dxa"/>
            <w:tcBorders>
              <w:top w:val="single" w:sz="4" w:space="0" w:color="auto"/>
              <w:bottom w:val="nil"/>
            </w:tcBorders>
          </w:tcPr>
          <w:p w14:paraId="5D16C142" w14:textId="77777777" w:rsidR="005B473E" w:rsidRPr="005D3FF5" w:rsidRDefault="005B473E" w:rsidP="00021192">
            <w:pPr>
              <w:rPr>
                <w:spacing w:val="0"/>
                <w:sz w:val="20"/>
              </w:rPr>
            </w:pPr>
            <w:r w:rsidRPr="005D3FF5">
              <w:rPr>
                <w:spacing w:val="0"/>
                <w:sz w:val="20"/>
              </w:rPr>
              <w:t>Response variable</w:t>
            </w:r>
          </w:p>
        </w:tc>
        <w:tc>
          <w:tcPr>
            <w:tcW w:w="426" w:type="dxa"/>
            <w:tcBorders>
              <w:top w:val="single" w:sz="4" w:space="0" w:color="auto"/>
              <w:bottom w:val="nil"/>
            </w:tcBorders>
          </w:tcPr>
          <w:p w14:paraId="4D00F33E" w14:textId="77777777" w:rsidR="005B473E" w:rsidRPr="005D3FF5" w:rsidRDefault="005B473E" w:rsidP="00021192"/>
        </w:tc>
        <w:tc>
          <w:tcPr>
            <w:tcW w:w="992" w:type="dxa"/>
            <w:tcBorders>
              <w:top w:val="single" w:sz="4" w:space="0" w:color="auto"/>
              <w:bottom w:val="nil"/>
            </w:tcBorders>
          </w:tcPr>
          <w:p w14:paraId="38806B70" w14:textId="77777777" w:rsidR="005B473E" w:rsidRPr="005D3FF5" w:rsidRDefault="005B473E" w:rsidP="00021192">
            <w:pPr>
              <w:rPr>
                <w:spacing w:val="0"/>
                <w:sz w:val="20"/>
              </w:rPr>
            </w:pPr>
            <w:r w:rsidRPr="005D3FF5">
              <w:rPr>
                <w:spacing w:val="0"/>
                <w:sz w:val="20"/>
              </w:rPr>
              <w:t xml:space="preserve">Model </w:t>
            </w:r>
          </w:p>
          <w:p w14:paraId="31A68054" w14:textId="77777777" w:rsidR="005B473E" w:rsidRPr="005D3FF5" w:rsidRDefault="005B473E" w:rsidP="00021192">
            <w:pPr>
              <w:rPr>
                <w:spacing w:val="0"/>
                <w:sz w:val="20"/>
              </w:rPr>
            </w:pPr>
            <w:r w:rsidRPr="005D3FF5">
              <w:rPr>
                <w:spacing w:val="0"/>
                <w:sz w:val="20"/>
              </w:rPr>
              <w:t>type</w:t>
            </w:r>
          </w:p>
        </w:tc>
        <w:tc>
          <w:tcPr>
            <w:tcW w:w="2126" w:type="dxa"/>
            <w:gridSpan w:val="2"/>
            <w:tcBorders>
              <w:top w:val="single" w:sz="4" w:space="0" w:color="auto"/>
              <w:bottom w:val="nil"/>
            </w:tcBorders>
          </w:tcPr>
          <w:p w14:paraId="5B95EBC8" w14:textId="77777777" w:rsidR="005B473E" w:rsidRPr="005D3FF5" w:rsidRDefault="005B473E" w:rsidP="00021192">
            <w:pPr>
              <w:rPr>
                <w:spacing w:val="0"/>
                <w:sz w:val="20"/>
              </w:rPr>
            </w:pPr>
            <w:r w:rsidRPr="005D3FF5">
              <w:rPr>
                <w:spacing w:val="0"/>
                <w:sz w:val="20"/>
              </w:rPr>
              <w:t xml:space="preserve">Treatment </w:t>
            </w:r>
          </w:p>
          <w:p w14:paraId="21834C9F" w14:textId="77777777" w:rsidR="005B473E" w:rsidRPr="005D3FF5" w:rsidRDefault="005B473E" w:rsidP="00021192">
            <w:pPr>
              <w:rPr>
                <w:spacing w:val="0"/>
                <w:sz w:val="20"/>
              </w:rPr>
            </w:pPr>
            <w:r w:rsidRPr="005D3FF5">
              <w:rPr>
                <w:spacing w:val="0"/>
                <w:sz w:val="20"/>
              </w:rPr>
              <w:t>(</w:t>
            </w:r>
            <w:r>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451F37FE" w14:textId="77777777" w:rsidR="005B473E" w:rsidRPr="005D3FF5" w:rsidRDefault="005B473E" w:rsidP="00021192">
            <w:pPr>
              <w:rPr>
                <w:spacing w:val="0"/>
                <w:sz w:val="20"/>
              </w:rPr>
            </w:pPr>
            <w:r w:rsidRPr="005D3FF5">
              <w:rPr>
                <w:spacing w:val="0"/>
                <w:sz w:val="20"/>
              </w:rPr>
              <w:t>Year (2015, 2022)</w:t>
            </w:r>
          </w:p>
        </w:tc>
        <w:tc>
          <w:tcPr>
            <w:tcW w:w="1563" w:type="dxa"/>
            <w:gridSpan w:val="2"/>
            <w:tcBorders>
              <w:top w:val="single" w:sz="4" w:space="0" w:color="auto"/>
              <w:bottom w:val="nil"/>
            </w:tcBorders>
          </w:tcPr>
          <w:p w14:paraId="59B3E902" w14:textId="77777777" w:rsidR="005B473E" w:rsidRPr="005D3FF5" w:rsidRDefault="005B473E" w:rsidP="00021192">
            <w:pPr>
              <w:rPr>
                <w:spacing w:val="0"/>
                <w:sz w:val="20"/>
              </w:rPr>
            </w:pPr>
            <w:r w:rsidRPr="005D3FF5">
              <w:rPr>
                <w:spacing w:val="0"/>
                <w:sz w:val="20"/>
              </w:rPr>
              <w:t>Treatment*Year interaction</w:t>
            </w:r>
          </w:p>
        </w:tc>
      </w:tr>
      <w:tr w:rsidR="005B473E" w:rsidRPr="005D3FF5" w14:paraId="35B1BB32" w14:textId="77777777" w:rsidTr="00021192">
        <w:trPr>
          <w:trHeight w:val="333"/>
        </w:trPr>
        <w:tc>
          <w:tcPr>
            <w:tcW w:w="1701" w:type="dxa"/>
            <w:tcBorders>
              <w:top w:val="nil"/>
              <w:bottom w:val="nil"/>
            </w:tcBorders>
          </w:tcPr>
          <w:p w14:paraId="7C2A5BF4" w14:textId="77777777" w:rsidR="005B473E" w:rsidRPr="005D3FF5" w:rsidRDefault="005B473E" w:rsidP="00021192">
            <w:pPr>
              <w:rPr>
                <w:spacing w:val="0"/>
                <w:sz w:val="20"/>
              </w:rPr>
            </w:pPr>
          </w:p>
        </w:tc>
        <w:tc>
          <w:tcPr>
            <w:tcW w:w="426" w:type="dxa"/>
            <w:tcBorders>
              <w:top w:val="nil"/>
              <w:bottom w:val="nil"/>
            </w:tcBorders>
          </w:tcPr>
          <w:p w14:paraId="0016A7B7" w14:textId="77777777" w:rsidR="005B473E" w:rsidRPr="005D3FF5" w:rsidRDefault="005B473E" w:rsidP="00021192"/>
        </w:tc>
        <w:tc>
          <w:tcPr>
            <w:tcW w:w="992" w:type="dxa"/>
            <w:tcBorders>
              <w:top w:val="nil"/>
              <w:bottom w:val="nil"/>
            </w:tcBorders>
          </w:tcPr>
          <w:p w14:paraId="002CC591" w14:textId="77777777" w:rsidR="005B473E" w:rsidRPr="005D3FF5" w:rsidRDefault="005B473E" w:rsidP="00021192">
            <w:pPr>
              <w:rPr>
                <w:spacing w:val="0"/>
                <w:sz w:val="20"/>
              </w:rPr>
            </w:pPr>
          </w:p>
        </w:tc>
        <w:tc>
          <w:tcPr>
            <w:tcW w:w="2126" w:type="dxa"/>
            <w:gridSpan w:val="2"/>
            <w:tcBorders>
              <w:top w:val="nil"/>
              <w:bottom w:val="nil"/>
            </w:tcBorders>
          </w:tcPr>
          <w:p w14:paraId="50A3F3FD" w14:textId="77777777" w:rsidR="005B473E" w:rsidRPr="005D3FF5" w:rsidRDefault="005B473E" w:rsidP="00021192">
            <w:pPr>
              <w:rPr>
                <w:spacing w:val="0"/>
                <w:sz w:val="20"/>
              </w:rPr>
            </w:pPr>
          </w:p>
        </w:tc>
        <w:tc>
          <w:tcPr>
            <w:tcW w:w="2127" w:type="dxa"/>
            <w:gridSpan w:val="2"/>
            <w:tcBorders>
              <w:top w:val="nil"/>
              <w:bottom w:val="nil"/>
            </w:tcBorders>
          </w:tcPr>
          <w:p w14:paraId="3CD40DC4" w14:textId="77777777" w:rsidR="005B473E" w:rsidRPr="005D3FF5" w:rsidRDefault="005B473E" w:rsidP="00021192">
            <w:pPr>
              <w:rPr>
                <w:spacing w:val="0"/>
                <w:sz w:val="20"/>
              </w:rPr>
            </w:pPr>
          </w:p>
        </w:tc>
        <w:tc>
          <w:tcPr>
            <w:tcW w:w="992" w:type="dxa"/>
            <w:tcBorders>
              <w:top w:val="nil"/>
              <w:bottom w:val="nil"/>
            </w:tcBorders>
          </w:tcPr>
          <w:p w14:paraId="2E20E95A" w14:textId="77777777" w:rsidR="005B473E" w:rsidRPr="005D3FF5" w:rsidRDefault="005B473E" w:rsidP="00021192">
            <w:pPr>
              <w:rPr>
                <w:spacing w:val="0"/>
                <w:sz w:val="20"/>
              </w:rPr>
            </w:pPr>
          </w:p>
        </w:tc>
        <w:tc>
          <w:tcPr>
            <w:tcW w:w="571" w:type="dxa"/>
            <w:tcBorders>
              <w:top w:val="nil"/>
              <w:bottom w:val="nil"/>
            </w:tcBorders>
          </w:tcPr>
          <w:p w14:paraId="3FA4F0AC" w14:textId="77777777" w:rsidR="005B473E" w:rsidRPr="005D3FF5" w:rsidRDefault="005B473E" w:rsidP="00021192">
            <w:pPr>
              <w:rPr>
                <w:spacing w:val="0"/>
                <w:sz w:val="20"/>
              </w:rPr>
            </w:pPr>
          </w:p>
        </w:tc>
      </w:tr>
      <w:tr w:rsidR="005B473E" w:rsidRPr="005D3FF5" w14:paraId="6D521538" w14:textId="77777777" w:rsidTr="00021192">
        <w:trPr>
          <w:trHeight w:val="333"/>
        </w:trPr>
        <w:tc>
          <w:tcPr>
            <w:tcW w:w="1701" w:type="dxa"/>
            <w:tcBorders>
              <w:top w:val="nil"/>
              <w:bottom w:val="single" w:sz="4" w:space="0" w:color="auto"/>
            </w:tcBorders>
          </w:tcPr>
          <w:p w14:paraId="7E67364A" w14:textId="77777777" w:rsidR="005B473E" w:rsidRPr="005D3FF5" w:rsidRDefault="005B473E" w:rsidP="00021192">
            <w:pPr>
              <w:rPr>
                <w:spacing w:val="0"/>
                <w:sz w:val="20"/>
              </w:rPr>
            </w:pPr>
          </w:p>
        </w:tc>
        <w:tc>
          <w:tcPr>
            <w:tcW w:w="426" w:type="dxa"/>
            <w:tcBorders>
              <w:top w:val="nil"/>
              <w:bottom w:val="single" w:sz="4" w:space="0" w:color="auto"/>
            </w:tcBorders>
          </w:tcPr>
          <w:p w14:paraId="589ABFE0" w14:textId="77777777" w:rsidR="005B473E" w:rsidRPr="005D3FF5" w:rsidRDefault="005B473E" w:rsidP="00021192">
            <w:pPr>
              <w:rPr>
                <w:color w:val="000000" w:themeColor="text1"/>
              </w:rPr>
            </w:pPr>
          </w:p>
        </w:tc>
        <w:tc>
          <w:tcPr>
            <w:tcW w:w="992" w:type="dxa"/>
            <w:tcBorders>
              <w:top w:val="nil"/>
              <w:bottom w:val="single" w:sz="4" w:space="0" w:color="auto"/>
            </w:tcBorders>
          </w:tcPr>
          <w:p w14:paraId="43BFCC1E" w14:textId="77777777" w:rsidR="005B473E" w:rsidRPr="005D3FF5" w:rsidRDefault="005B473E" w:rsidP="00021192">
            <w:pPr>
              <w:rPr>
                <w:color w:val="000000" w:themeColor="text1"/>
                <w:spacing w:val="0"/>
                <w:sz w:val="20"/>
              </w:rPr>
            </w:pPr>
          </w:p>
        </w:tc>
        <w:tc>
          <w:tcPr>
            <w:tcW w:w="1134" w:type="dxa"/>
            <w:tcBorders>
              <w:top w:val="nil"/>
              <w:bottom w:val="single" w:sz="4" w:space="0" w:color="auto"/>
            </w:tcBorders>
          </w:tcPr>
          <w:p w14:paraId="30066946" w14:textId="77777777" w:rsidR="005B473E" w:rsidRPr="005D3FF5" w:rsidRDefault="005B473E" w:rsidP="00021192">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01017C1F" w14:textId="77777777" w:rsidR="005B473E" w:rsidRPr="005D3FF5" w:rsidRDefault="005B473E" w:rsidP="00021192">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31037500" w14:textId="77777777" w:rsidR="005B473E" w:rsidRPr="005D3FF5" w:rsidRDefault="005B473E" w:rsidP="00021192">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6CAC3C44" w14:textId="77777777" w:rsidR="005B473E" w:rsidRPr="005D3FF5" w:rsidRDefault="005B473E" w:rsidP="00021192">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2690FC0C" w14:textId="77777777" w:rsidR="005B473E" w:rsidRPr="005D3FF5" w:rsidRDefault="005B473E" w:rsidP="00021192">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2322137B" w14:textId="77777777" w:rsidR="005B473E" w:rsidRPr="005D3FF5" w:rsidRDefault="005B473E" w:rsidP="00021192">
            <w:pPr>
              <w:rPr>
                <w:color w:val="000000" w:themeColor="text1"/>
                <w:spacing w:val="0"/>
                <w:sz w:val="20"/>
              </w:rPr>
            </w:pPr>
            <w:r w:rsidRPr="005D3FF5">
              <w:rPr>
                <w:color w:val="000000" w:themeColor="text1"/>
                <w:spacing w:val="0"/>
                <w:sz w:val="20"/>
              </w:rPr>
              <w:t>p</w:t>
            </w:r>
          </w:p>
        </w:tc>
      </w:tr>
      <w:tr w:rsidR="00F83E4B" w:rsidRPr="005B473E" w14:paraId="3D4E30BE" w14:textId="77777777" w:rsidTr="00F36D5C">
        <w:tc>
          <w:tcPr>
            <w:tcW w:w="1701" w:type="dxa"/>
            <w:tcBorders>
              <w:top w:val="single" w:sz="4" w:space="0" w:color="auto"/>
            </w:tcBorders>
          </w:tcPr>
          <w:p w14:paraId="26CDBCFF" w14:textId="77777777" w:rsidR="00F83E4B" w:rsidRPr="005B473E" w:rsidRDefault="00F83E4B" w:rsidP="00021192">
            <w:pPr>
              <w:rPr>
                <w:spacing w:val="0"/>
                <w:sz w:val="20"/>
              </w:rPr>
            </w:pPr>
            <w:r w:rsidRPr="005B473E">
              <w:rPr>
                <w:spacing w:val="0"/>
                <w:sz w:val="20"/>
              </w:rPr>
              <w:t>Vegetation percentage cover</w:t>
            </w:r>
          </w:p>
        </w:tc>
        <w:tc>
          <w:tcPr>
            <w:tcW w:w="426" w:type="dxa"/>
            <w:tcBorders>
              <w:top w:val="single" w:sz="4" w:space="0" w:color="auto"/>
            </w:tcBorders>
          </w:tcPr>
          <w:p w14:paraId="3DD8561B" w14:textId="77777777" w:rsidR="00F83E4B" w:rsidRPr="005B473E" w:rsidRDefault="00F83E4B" w:rsidP="00021192">
            <w:pPr>
              <w:rPr>
                <w:color w:val="000000" w:themeColor="text1"/>
                <w:sz w:val="20"/>
              </w:rPr>
            </w:pPr>
          </w:p>
        </w:tc>
        <w:tc>
          <w:tcPr>
            <w:tcW w:w="992" w:type="dxa"/>
            <w:tcBorders>
              <w:top w:val="single" w:sz="4" w:space="0" w:color="auto"/>
            </w:tcBorders>
          </w:tcPr>
          <w:p w14:paraId="2F6C30FC" w14:textId="77777777" w:rsidR="00F83E4B" w:rsidRPr="005B473E" w:rsidRDefault="00F83E4B" w:rsidP="00021192">
            <w:pPr>
              <w:rPr>
                <w:color w:val="000000" w:themeColor="text1"/>
                <w:spacing w:val="0"/>
                <w:sz w:val="20"/>
              </w:rPr>
            </w:pPr>
            <w:r w:rsidRPr="005B473E">
              <w:rPr>
                <w:color w:val="000000" w:themeColor="text1"/>
                <w:spacing w:val="0"/>
                <w:sz w:val="20"/>
              </w:rPr>
              <w:t>LMM</w:t>
            </w:r>
          </w:p>
        </w:tc>
        <w:tc>
          <w:tcPr>
            <w:tcW w:w="1134" w:type="dxa"/>
            <w:tcBorders>
              <w:top w:val="single" w:sz="4" w:space="0" w:color="auto"/>
            </w:tcBorders>
          </w:tcPr>
          <w:p w14:paraId="64A011F4" w14:textId="77777777" w:rsidR="00F83E4B" w:rsidRPr="005B473E" w:rsidRDefault="00F83E4B" w:rsidP="00021192">
            <w:pPr>
              <w:rPr>
                <w:b/>
                <w:bCs/>
                <w:color w:val="000000" w:themeColor="text1"/>
                <w:spacing w:val="0"/>
                <w:sz w:val="20"/>
              </w:rPr>
            </w:pPr>
            <w:r w:rsidRPr="005B473E">
              <w:rPr>
                <w:b/>
                <w:bCs/>
                <w:color w:val="000000" w:themeColor="text1"/>
                <w:spacing w:val="0"/>
                <w:sz w:val="20"/>
              </w:rPr>
              <w:t>F=15.565</w:t>
            </w:r>
          </w:p>
        </w:tc>
        <w:tc>
          <w:tcPr>
            <w:tcW w:w="992" w:type="dxa"/>
            <w:tcBorders>
              <w:top w:val="single" w:sz="4" w:space="0" w:color="auto"/>
            </w:tcBorders>
          </w:tcPr>
          <w:p w14:paraId="6BDDB8BF" w14:textId="77777777" w:rsidR="00F83E4B" w:rsidRPr="005B473E" w:rsidRDefault="00F83E4B" w:rsidP="00021192">
            <w:pPr>
              <w:rPr>
                <w:b/>
                <w:bCs/>
                <w:color w:val="000000" w:themeColor="text1"/>
                <w:spacing w:val="0"/>
                <w:sz w:val="20"/>
              </w:rPr>
            </w:pPr>
            <w:r w:rsidRPr="005B473E">
              <w:rPr>
                <w:b/>
                <w:bCs/>
                <w:color w:val="000000" w:themeColor="text1"/>
                <w:spacing w:val="0"/>
                <w:sz w:val="20"/>
              </w:rPr>
              <w:t>&lt;0.001</w:t>
            </w:r>
          </w:p>
        </w:tc>
        <w:tc>
          <w:tcPr>
            <w:tcW w:w="993" w:type="dxa"/>
            <w:tcBorders>
              <w:top w:val="single" w:sz="4" w:space="0" w:color="auto"/>
            </w:tcBorders>
          </w:tcPr>
          <w:p w14:paraId="340561F0" w14:textId="77777777" w:rsidR="00F83E4B" w:rsidRPr="005B473E" w:rsidRDefault="00F83E4B" w:rsidP="00021192">
            <w:pPr>
              <w:rPr>
                <w:color w:val="000000" w:themeColor="text1"/>
                <w:spacing w:val="0"/>
                <w:sz w:val="20"/>
              </w:rPr>
            </w:pPr>
            <w:r w:rsidRPr="005B473E">
              <w:rPr>
                <w:color w:val="000000" w:themeColor="text1"/>
                <w:spacing w:val="0"/>
                <w:sz w:val="20"/>
              </w:rPr>
              <w:t>F=0.657</w:t>
            </w:r>
          </w:p>
        </w:tc>
        <w:tc>
          <w:tcPr>
            <w:tcW w:w="1134" w:type="dxa"/>
            <w:tcBorders>
              <w:top w:val="single" w:sz="4" w:space="0" w:color="auto"/>
            </w:tcBorders>
          </w:tcPr>
          <w:p w14:paraId="4D8AF30D" w14:textId="77777777" w:rsidR="00F83E4B" w:rsidRPr="005B473E" w:rsidRDefault="00F83E4B" w:rsidP="00021192">
            <w:pPr>
              <w:rPr>
                <w:color w:val="000000" w:themeColor="text1"/>
                <w:spacing w:val="0"/>
                <w:sz w:val="20"/>
              </w:rPr>
            </w:pPr>
            <w:r w:rsidRPr="005B473E">
              <w:rPr>
                <w:color w:val="000000" w:themeColor="text1"/>
                <w:spacing w:val="0"/>
                <w:sz w:val="20"/>
              </w:rPr>
              <w:t>0.423</w:t>
            </w:r>
          </w:p>
        </w:tc>
        <w:tc>
          <w:tcPr>
            <w:tcW w:w="992" w:type="dxa"/>
            <w:tcBorders>
              <w:top w:val="single" w:sz="4" w:space="0" w:color="auto"/>
            </w:tcBorders>
          </w:tcPr>
          <w:p w14:paraId="669B22C5" w14:textId="77777777" w:rsidR="00F83E4B" w:rsidRPr="005B473E" w:rsidRDefault="00F83E4B" w:rsidP="00021192">
            <w:pPr>
              <w:rPr>
                <w:b/>
                <w:bCs/>
                <w:color w:val="000000" w:themeColor="text1"/>
                <w:spacing w:val="0"/>
                <w:sz w:val="20"/>
              </w:rPr>
            </w:pPr>
            <w:r w:rsidRPr="005B473E">
              <w:rPr>
                <w:b/>
                <w:bCs/>
                <w:color w:val="000000" w:themeColor="text1"/>
                <w:spacing w:val="0"/>
                <w:sz w:val="20"/>
              </w:rPr>
              <w:t>F=5.669</w:t>
            </w:r>
          </w:p>
        </w:tc>
        <w:tc>
          <w:tcPr>
            <w:tcW w:w="571" w:type="dxa"/>
            <w:tcBorders>
              <w:top w:val="single" w:sz="4" w:space="0" w:color="auto"/>
            </w:tcBorders>
          </w:tcPr>
          <w:p w14:paraId="6891D2BB" w14:textId="77777777" w:rsidR="00F83E4B" w:rsidRPr="005B473E" w:rsidRDefault="00F83E4B" w:rsidP="00021192">
            <w:pPr>
              <w:rPr>
                <w:b/>
                <w:bCs/>
                <w:color w:val="000000" w:themeColor="text1"/>
                <w:spacing w:val="0"/>
                <w:sz w:val="20"/>
              </w:rPr>
            </w:pPr>
            <w:r w:rsidRPr="005B473E">
              <w:rPr>
                <w:b/>
                <w:bCs/>
                <w:color w:val="000000" w:themeColor="text1"/>
                <w:spacing w:val="0"/>
                <w:sz w:val="20"/>
              </w:rPr>
              <w:t>0.007</w:t>
            </w:r>
          </w:p>
        </w:tc>
      </w:tr>
      <w:tr w:rsidR="00F83E4B" w:rsidRPr="005B473E" w14:paraId="5195349E" w14:textId="77777777" w:rsidTr="00021192">
        <w:tc>
          <w:tcPr>
            <w:tcW w:w="1701" w:type="dxa"/>
          </w:tcPr>
          <w:p w14:paraId="7BB0B692" w14:textId="77777777" w:rsidR="00F83E4B" w:rsidRPr="005B473E" w:rsidRDefault="00F83E4B" w:rsidP="00021192">
            <w:pPr>
              <w:rPr>
                <w:spacing w:val="0"/>
                <w:sz w:val="20"/>
              </w:rPr>
            </w:pPr>
            <w:r w:rsidRPr="005B473E">
              <w:rPr>
                <w:spacing w:val="0"/>
                <w:sz w:val="20"/>
              </w:rPr>
              <w:t>Leaf litter percentage cover</w:t>
            </w:r>
          </w:p>
        </w:tc>
        <w:tc>
          <w:tcPr>
            <w:tcW w:w="426" w:type="dxa"/>
          </w:tcPr>
          <w:p w14:paraId="4558FF2B" w14:textId="77777777" w:rsidR="00F83E4B" w:rsidRPr="005B473E" w:rsidRDefault="00F83E4B" w:rsidP="00021192">
            <w:pPr>
              <w:rPr>
                <w:color w:val="000000" w:themeColor="text1"/>
                <w:sz w:val="20"/>
              </w:rPr>
            </w:pPr>
          </w:p>
        </w:tc>
        <w:tc>
          <w:tcPr>
            <w:tcW w:w="992" w:type="dxa"/>
          </w:tcPr>
          <w:p w14:paraId="0241DF7B" w14:textId="77777777" w:rsidR="00F83E4B" w:rsidRPr="005B473E" w:rsidRDefault="00F83E4B" w:rsidP="00021192">
            <w:pPr>
              <w:rPr>
                <w:color w:val="000000" w:themeColor="text1"/>
                <w:spacing w:val="0"/>
                <w:sz w:val="20"/>
              </w:rPr>
            </w:pPr>
            <w:r w:rsidRPr="005B473E">
              <w:rPr>
                <w:color w:val="000000" w:themeColor="text1"/>
                <w:spacing w:val="0"/>
                <w:sz w:val="20"/>
              </w:rPr>
              <w:t>LMM</w:t>
            </w:r>
          </w:p>
        </w:tc>
        <w:tc>
          <w:tcPr>
            <w:tcW w:w="1134" w:type="dxa"/>
          </w:tcPr>
          <w:p w14:paraId="34271068" w14:textId="77777777" w:rsidR="00F83E4B" w:rsidRPr="005B473E" w:rsidRDefault="00F83E4B" w:rsidP="00021192">
            <w:pPr>
              <w:rPr>
                <w:b/>
                <w:bCs/>
                <w:color w:val="000000" w:themeColor="text1"/>
                <w:spacing w:val="0"/>
                <w:sz w:val="20"/>
              </w:rPr>
            </w:pPr>
            <w:r w:rsidRPr="005B473E">
              <w:rPr>
                <w:b/>
                <w:bCs/>
                <w:color w:val="000000" w:themeColor="text1"/>
                <w:spacing w:val="0"/>
                <w:sz w:val="20"/>
              </w:rPr>
              <w:t xml:space="preserve">F=20.0451 </w:t>
            </w:r>
          </w:p>
        </w:tc>
        <w:tc>
          <w:tcPr>
            <w:tcW w:w="992" w:type="dxa"/>
          </w:tcPr>
          <w:p w14:paraId="59AD2B64" w14:textId="77777777" w:rsidR="00F83E4B" w:rsidRPr="005B473E" w:rsidRDefault="00F83E4B" w:rsidP="00021192">
            <w:pPr>
              <w:rPr>
                <w:b/>
                <w:bCs/>
                <w:color w:val="000000" w:themeColor="text1"/>
                <w:spacing w:val="0"/>
                <w:sz w:val="20"/>
              </w:rPr>
            </w:pPr>
            <w:r w:rsidRPr="005B473E">
              <w:rPr>
                <w:b/>
                <w:bCs/>
                <w:color w:val="000000" w:themeColor="text1"/>
                <w:spacing w:val="0"/>
                <w:sz w:val="20"/>
              </w:rPr>
              <w:t>&lt;0.001</w:t>
            </w:r>
          </w:p>
        </w:tc>
        <w:tc>
          <w:tcPr>
            <w:tcW w:w="993" w:type="dxa"/>
          </w:tcPr>
          <w:p w14:paraId="6366825A" w14:textId="77777777" w:rsidR="00F83E4B" w:rsidRPr="005B473E" w:rsidRDefault="00F83E4B" w:rsidP="00021192">
            <w:pPr>
              <w:rPr>
                <w:color w:val="000000" w:themeColor="text1"/>
                <w:spacing w:val="0"/>
                <w:sz w:val="20"/>
              </w:rPr>
            </w:pPr>
            <w:r w:rsidRPr="005B473E">
              <w:rPr>
                <w:color w:val="000000" w:themeColor="text1"/>
                <w:spacing w:val="0"/>
                <w:sz w:val="20"/>
              </w:rPr>
              <w:t>F=</w:t>
            </w:r>
            <w:r w:rsidRPr="005B473E">
              <w:rPr>
                <w:sz w:val="20"/>
              </w:rPr>
              <w:t xml:space="preserve"> </w:t>
            </w:r>
            <w:r w:rsidRPr="005B473E">
              <w:rPr>
                <w:color w:val="000000" w:themeColor="text1"/>
                <w:spacing w:val="0"/>
                <w:sz w:val="20"/>
              </w:rPr>
              <w:t xml:space="preserve">0.800 </w:t>
            </w:r>
          </w:p>
        </w:tc>
        <w:tc>
          <w:tcPr>
            <w:tcW w:w="1134" w:type="dxa"/>
          </w:tcPr>
          <w:p w14:paraId="6EA3AD87" w14:textId="77777777" w:rsidR="00F83E4B" w:rsidRPr="005B473E" w:rsidRDefault="00F83E4B" w:rsidP="00021192">
            <w:pPr>
              <w:rPr>
                <w:color w:val="000000" w:themeColor="text1"/>
                <w:spacing w:val="0"/>
                <w:sz w:val="20"/>
              </w:rPr>
            </w:pPr>
            <w:r w:rsidRPr="005B473E">
              <w:rPr>
                <w:color w:val="000000" w:themeColor="text1"/>
                <w:spacing w:val="0"/>
                <w:sz w:val="20"/>
              </w:rPr>
              <w:t>0.377</w:t>
            </w:r>
          </w:p>
        </w:tc>
        <w:tc>
          <w:tcPr>
            <w:tcW w:w="992" w:type="dxa"/>
          </w:tcPr>
          <w:p w14:paraId="18451765" w14:textId="77777777" w:rsidR="00F83E4B" w:rsidRPr="005B473E" w:rsidRDefault="00F83E4B" w:rsidP="00021192">
            <w:pPr>
              <w:rPr>
                <w:b/>
                <w:bCs/>
                <w:color w:val="000000" w:themeColor="text1"/>
                <w:spacing w:val="0"/>
                <w:sz w:val="20"/>
              </w:rPr>
            </w:pPr>
            <w:r w:rsidRPr="005B473E">
              <w:rPr>
                <w:b/>
                <w:bCs/>
                <w:color w:val="000000" w:themeColor="text1"/>
                <w:spacing w:val="0"/>
                <w:sz w:val="20"/>
              </w:rPr>
              <w:t>F=8.771</w:t>
            </w:r>
          </w:p>
        </w:tc>
        <w:tc>
          <w:tcPr>
            <w:tcW w:w="571" w:type="dxa"/>
          </w:tcPr>
          <w:p w14:paraId="2D9F4134" w14:textId="77777777" w:rsidR="00F83E4B" w:rsidRPr="005B473E" w:rsidRDefault="00F83E4B" w:rsidP="00021192">
            <w:pPr>
              <w:rPr>
                <w:b/>
                <w:bCs/>
                <w:color w:val="000000" w:themeColor="text1"/>
                <w:spacing w:val="0"/>
                <w:sz w:val="20"/>
              </w:rPr>
            </w:pPr>
            <w:r w:rsidRPr="005B473E">
              <w:rPr>
                <w:b/>
                <w:bCs/>
                <w:color w:val="000000" w:themeColor="text1"/>
                <w:spacing w:val="0"/>
                <w:sz w:val="20"/>
              </w:rPr>
              <w:t>0.001</w:t>
            </w:r>
          </w:p>
        </w:tc>
      </w:tr>
      <w:tr w:rsidR="00F83E4B" w:rsidRPr="00B05983" w14:paraId="5674535A" w14:textId="77777777" w:rsidTr="00021192">
        <w:tc>
          <w:tcPr>
            <w:tcW w:w="1701" w:type="dxa"/>
          </w:tcPr>
          <w:p w14:paraId="64106B3C" w14:textId="77777777" w:rsidR="00F83E4B" w:rsidRPr="00B05983" w:rsidRDefault="00F83E4B" w:rsidP="00021192">
            <w:pPr>
              <w:rPr>
                <w:spacing w:val="0"/>
                <w:sz w:val="20"/>
              </w:rPr>
            </w:pPr>
            <w:r w:rsidRPr="00B05983">
              <w:rPr>
                <w:spacing w:val="0"/>
                <w:sz w:val="20"/>
              </w:rPr>
              <w:t>Canopy openness</w:t>
            </w:r>
          </w:p>
        </w:tc>
        <w:tc>
          <w:tcPr>
            <w:tcW w:w="426" w:type="dxa"/>
          </w:tcPr>
          <w:p w14:paraId="64EED4D4" w14:textId="77777777" w:rsidR="00F83E4B" w:rsidRPr="00B05983" w:rsidRDefault="00F83E4B" w:rsidP="00021192">
            <w:pPr>
              <w:rPr>
                <w:color w:val="000000" w:themeColor="text1"/>
              </w:rPr>
            </w:pPr>
          </w:p>
        </w:tc>
        <w:tc>
          <w:tcPr>
            <w:tcW w:w="992" w:type="dxa"/>
          </w:tcPr>
          <w:p w14:paraId="3967C8C5" w14:textId="77777777" w:rsidR="00F83E4B" w:rsidRPr="00B05983" w:rsidRDefault="00F83E4B" w:rsidP="00021192">
            <w:pPr>
              <w:rPr>
                <w:color w:val="000000" w:themeColor="text1"/>
                <w:spacing w:val="0"/>
                <w:sz w:val="20"/>
              </w:rPr>
            </w:pPr>
            <w:r w:rsidRPr="00B05983">
              <w:rPr>
                <w:color w:val="000000" w:themeColor="text1"/>
                <w:spacing w:val="0"/>
                <w:sz w:val="20"/>
              </w:rPr>
              <w:t>LMM*</w:t>
            </w:r>
          </w:p>
        </w:tc>
        <w:tc>
          <w:tcPr>
            <w:tcW w:w="1134" w:type="dxa"/>
          </w:tcPr>
          <w:p w14:paraId="5D8DFBCA" w14:textId="77777777" w:rsidR="00F83E4B" w:rsidRPr="00B05983" w:rsidRDefault="00F83E4B" w:rsidP="00021192">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47.169</w:t>
            </w:r>
          </w:p>
        </w:tc>
        <w:tc>
          <w:tcPr>
            <w:tcW w:w="992" w:type="dxa"/>
          </w:tcPr>
          <w:p w14:paraId="2B016680" w14:textId="77777777" w:rsidR="00F83E4B" w:rsidRPr="00B05983" w:rsidRDefault="00F83E4B" w:rsidP="00021192">
            <w:pPr>
              <w:rPr>
                <w:b/>
                <w:bCs/>
                <w:color w:val="000000" w:themeColor="text1"/>
                <w:spacing w:val="0"/>
                <w:sz w:val="20"/>
              </w:rPr>
            </w:pPr>
            <w:r w:rsidRPr="00B05983">
              <w:rPr>
                <w:b/>
                <w:bCs/>
                <w:color w:val="000000" w:themeColor="text1"/>
                <w:spacing w:val="0"/>
                <w:sz w:val="20"/>
              </w:rPr>
              <w:t>&lt;0.001</w:t>
            </w:r>
          </w:p>
        </w:tc>
        <w:tc>
          <w:tcPr>
            <w:tcW w:w="993" w:type="dxa"/>
          </w:tcPr>
          <w:p w14:paraId="6FC6087A" w14:textId="77777777" w:rsidR="00F83E4B" w:rsidRPr="00B05983" w:rsidRDefault="00F83E4B" w:rsidP="00021192">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45.857</w:t>
            </w:r>
          </w:p>
        </w:tc>
        <w:tc>
          <w:tcPr>
            <w:tcW w:w="1134" w:type="dxa"/>
          </w:tcPr>
          <w:p w14:paraId="1B401135" w14:textId="77777777" w:rsidR="00F83E4B" w:rsidRPr="00B05983" w:rsidRDefault="00F83E4B" w:rsidP="00021192">
            <w:pPr>
              <w:rPr>
                <w:b/>
                <w:bCs/>
                <w:color w:val="000000" w:themeColor="text1"/>
                <w:spacing w:val="0"/>
                <w:sz w:val="20"/>
              </w:rPr>
            </w:pPr>
            <w:r w:rsidRPr="00B05983">
              <w:rPr>
                <w:b/>
                <w:bCs/>
                <w:color w:val="000000" w:themeColor="text1"/>
                <w:spacing w:val="0"/>
                <w:sz w:val="20"/>
              </w:rPr>
              <w:t>&lt;0.001</w:t>
            </w:r>
          </w:p>
        </w:tc>
        <w:tc>
          <w:tcPr>
            <w:tcW w:w="992" w:type="dxa"/>
          </w:tcPr>
          <w:p w14:paraId="03E0CC7D" w14:textId="77777777" w:rsidR="00F83E4B" w:rsidRPr="00B05983" w:rsidRDefault="00F83E4B" w:rsidP="00021192">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19.864</w:t>
            </w:r>
          </w:p>
        </w:tc>
        <w:tc>
          <w:tcPr>
            <w:tcW w:w="571" w:type="dxa"/>
          </w:tcPr>
          <w:p w14:paraId="62118DA8" w14:textId="77777777" w:rsidR="00F83E4B" w:rsidRPr="00B05983" w:rsidRDefault="00F83E4B" w:rsidP="00021192">
            <w:pPr>
              <w:rPr>
                <w:b/>
                <w:bCs/>
                <w:color w:val="000000" w:themeColor="text1"/>
                <w:spacing w:val="0"/>
                <w:sz w:val="20"/>
              </w:rPr>
            </w:pPr>
            <w:r w:rsidRPr="00B05983">
              <w:rPr>
                <w:b/>
                <w:bCs/>
                <w:color w:val="000000" w:themeColor="text1"/>
                <w:spacing w:val="0"/>
                <w:sz w:val="20"/>
              </w:rPr>
              <w:t>&lt;0.001</w:t>
            </w:r>
          </w:p>
        </w:tc>
      </w:tr>
      <w:tr w:rsidR="00F83E4B" w:rsidRPr="00B05983" w14:paraId="50808FE6" w14:textId="77777777" w:rsidTr="00021192">
        <w:tc>
          <w:tcPr>
            <w:tcW w:w="1701" w:type="dxa"/>
          </w:tcPr>
          <w:p w14:paraId="47AE7E0F" w14:textId="77777777" w:rsidR="00F83E4B" w:rsidRPr="00B05983" w:rsidRDefault="00F83E4B" w:rsidP="00021192">
            <w:pPr>
              <w:rPr>
                <w:spacing w:val="0"/>
                <w:sz w:val="20"/>
              </w:rPr>
            </w:pPr>
            <w:r w:rsidRPr="00B05983">
              <w:rPr>
                <w:spacing w:val="0"/>
                <w:sz w:val="20"/>
              </w:rPr>
              <w:t>Soil moisture (2015)</w:t>
            </w:r>
          </w:p>
        </w:tc>
        <w:tc>
          <w:tcPr>
            <w:tcW w:w="426" w:type="dxa"/>
          </w:tcPr>
          <w:p w14:paraId="0C26E18A" w14:textId="77777777" w:rsidR="00F83E4B" w:rsidRPr="00B05983" w:rsidRDefault="00F83E4B" w:rsidP="00021192">
            <w:pPr>
              <w:rPr>
                <w:color w:val="000000" w:themeColor="text1"/>
              </w:rPr>
            </w:pPr>
          </w:p>
        </w:tc>
        <w:tc>
          <w:tcPr>
            <w:tcW w:w="992" w:type="dxa"/>
          </w:tcPr>
          <w:p w14:paraId="4AA727AD" w14:textId="77777777" w:rsidR="00F83E4B" w:rsidRPr="00B05983" w:rsidRDefault="00F83E4B" w:rsidP="00021192">
            <w:pPr>
              <w:rPr>
                <w:color w:val="000000" w:themeColor="text1"/>
                <w:spacing w:val="0"/>
                <w:sz w:val="20"/>
              </w:rPr>
            </w:pPr>
            <w:r w:rsidRPr="00B05983">
              <w:rPr>
                <w:color w:val="000000" w:themeColor="text1"/>
                <w:spacing w:val="0"/>
                <w:sz w:val="20"/>
              </w:rPr>
              <w:t>LMM</w:t>
            </w:r>
          </w:p>
        </w:tc>
        <w:tc>
          <w:tcPr>
            <w:tcW w:w="1134" w:type="dxa"/>
          </w:tcPr>
          <w:p w14:paraId="09A9E8B3" w14:textId="77777777" w:rsidR="00F83E4B" w:rsidRPr="00B05983" w:rsidRDefault="00F83E4B" w:rsidP="00021192">
            <w:pPr>
              <w:rPr>
                <w:color w:val="000000" w:themeColor="text1"/>
                <w:spacing w:val="0"/>
                <w:sz w:val="20"/>
              </w:rPr>
            </w:pPr>
            <w:r w:rsidRPr="00B05983">
              <w:rPr>
                <w:color w:val="000000" w:themeColor="text1"/>
                <w:spacing w:val="0"/>
                <w:sz w:val="20"/>
              </w:rPr>
              <w:t xml:space="preserve">F=0.0792 </w:t>
            </w:r>
          </w:p>
        </w:tc>
        <w:tc>
          <w:tcPr>
            <w:tcW w:w="992" w:type="dxa"/>
          </w:tcPr>
          <w:p w14:paraId="5650CE21" w14:textId="77777777" w:rsidR="00F83E4B" w:rsidRPr="00B05983" w:rsidRDefault="00F83E4B" w:rsidP="00021192">
            <w:pPr>
              <w:rPr>
                <w:color w:val="000000" w:themeColor="text1"/>
                <w:spacing w:val="0"/>
                <w:sz w:val="20"/>
              </w:rPr>
            </w:pPr>
            <w:r w:rsidRPr="00B05983">
              <w:rPr>
                <w:color w:val="000000" w:themeColor="text1"/>
                <w:spacing w:val="0"/>
                <w:sz w:val="20"/>
              </w:rPr>
              <w:t>0.9242</w:t>
            </w:r>
          </w:p>
        </w:tc>
        <w:tc>
          <w:tcPr>
            <w:tcW w:w="993" w:type="dxa"/>
          </w:tcPr>
          <w:p w14:paraId="75009D2E" w14:textId="77777777" w:rsidR="00F83E4B" w:rsidRPr="00B05983" w:rsidRDefault="00F83E4B" w:rsidP="00021192">
            <w:pPr>
              <w:rPr>
                <w:color w:val="000000" w:themeColor="text1"/>
                <w:spacing w:val="0"/>
                <w:sz w:val="20"/>
              </w:rPr>
            </w:pPr>
            <w:r w:rsidRPr="00B05983">
              <w:rPr>
                <w:color w:val="000000" w:themeColor="text1"/>
                <w:spacing w:val="0"/>
                <w:sz w:val="20"/>
              </w:rPr>
              <w:t>NA</w:t>
            </w:r>
          </w:p>
        </w:tc>
        <w:tc>
          <w:tcPr>
            <w:tcW w:w="1134" w:type="dxa"/>
          </w:tcPr>
          <w:p w14:paraId="339ADBB5" w14:textId="77777777" w:rsidR="00F83E4B" w:rsidRPr="00B05983" w:rsidRDefault="00F83E4B" w:rsidP="00021192">
            <w:pPr>
              <w:rPr>
                <w:color w:val="000000" w:themeColor="text1"/>
                <w:spacing w:val="0"/>
                <w:sz w:val="20"/>
              </w:rPr>
            </w:pPr>
            <w:r w:rsidRPr="00B05983">
              <w:rPr>
                <w:color w:val="000000" w:themeColor="text1"/>
                <w:spacing w:val="0"/>
                <w:sz w:val="20"/>
              </w:rPr>
              <w:t>NA</w:t>
            </w:r>
          </w:p>
        </w:tc>
        <w:tc>
          <w:tcPr>
            <w:tcW w:w="992" w:type="dxa"/>
          </w:tcPr>
          <w:p w14:paraId="56EB7B1B" w14:textId="77777777" w:rsidR="00F83E4B" w:rsidRPr="00B05983" w:rsidRDefault="00F83E4B" w:rsidP="00021192">
            <w:pPr>
              <w:rPr>
                <w:color w:val="000000" w:themeColor="text1"/>
                <w:spacing w:val="0"/>
                <w:sz w:val="20"/>
              </w:rPr>
            </w:pPr>
            <w:r w:rsidRPr="00B05983">
              <w:rPr>
                <w:color w:val="000000" w:themeColor="text1"/>
                <w:spacing w:val="0"/>
                <w:sz w:val="20"/>
              </w:rPr>
              <w:t>NA</w:t>
            </w:r>
          </w:p>
        </w:tc>
        <w:tc>
          <w:tcPr>
            <w:tcW w:w="571" w:type="dxa"/>
          </w:tcPr>
          <w:p w14:paraId="22DE982C" w14:textId="77777777" w:rsidR="00F83E4B" w:rsidRPr="00B05983" w:rsidRDefault="00F83E4B" w:rsidP="00021192">
            <w:pPr>
              <w:rPr>
                <w:color w:val="000000" w:themeColor="text1"/>
                <w:spacing w:val="0"/>
                <w:sz w:val="20"/>
              </w:rPr>
            </w:pPr>
            <w:r w:rsidRPr="00B05983">
              <w:rPr>
                <w:color w:val="000000" w:themeColor="text1"/>
                <w:spacing w:val="0"/>
                <w:sz w:val="20"/>
              </w:rPr>
              <w:t>NA</w:t>
            </w:r>
          </w:p>
        </w:tc>
      </w:tr>
      <w:tr w:rsidR="00F83E4B" w:rsidRPr="001734C3" w14:paraId="7C935BEA" w14:textId="77777777" w:rsidTr="00021192">
        <w:tc>
          <w:tcPr>
            <w:tcW w:w="1701" w:type="dxa"/>
          </w:tcPr>
          <w:p w14:paraId="6F1D4212" w14:textId="77777777" w:rsidR="00F83E4B" w:rsidRPr="00467288" w:rsidRDefault="00F83E4B" w:rsidP="00021192">
            <w:pPr>
              <w:rPr>
                <w:spacing w:val="0"/>
                <w:sz w:val="20"/>
              </w:rPr>
            </w:pPr>
            <w:commentRangeStart w:id="113"/>
            <w:r>
              <w:rPr>
                <w:spacing w:val="0"/>
                <w:sz w:val="20"/>
              </w:rPr>
              <w:t>Soil moisture (2022)</w:t>
            </w:r>
          </w:p>
        </w:tc>
        <w:tc>
          <w:tcPr>
            <w:tcW w:w="426" w:type="dxa"/>
          </w:tcPr>
          <w:p w14:paraId="507C8C5F" w14:textId="77777777" w:rsidR="00F83E4B" w:rsidRDefault="00F83E4B" w:rsidP="00021192">
            <w:pPr>
              <w:rPr>
                <w:color w:val="000000" w:themeColor="text1"/>
              </w:rPr>
            </w:pPr>
          </w:p>
        </w:tc>
        <w:tc>
          <w:tcPr>
            <w:tcW w:w="992" w:type="dxa"/>
          </w:tcPr>
          <w:p w14:paraId="5521FEA3" w14:textId="77777777" w:rsidR="00F83E4B" w:rsidRPr="001734C3" w:rsidRDefault="00F83E4B" w:rsidP="00021192">
            <w:pPr>
              <w:rPr>
                <w:color w:val="000000" w:themeColor="text1"/>
                <w:spacing w:val="0"/>
                <w:sz w:val="20"/>
              </w:rPr>
            </w:pPr>
            <w:r>
              <w:rPr>
                <w:color w:val="000000" w:themeColor="text1"/>
                <w:spacing w:val="0"/>
                <w:sz w:val="20"/>
              </w:rPr>
              <w:t>LMM</w:t>
            </w:r>
          </w:p>
        </w:tc>
        <w:tc>
          <w:tcPr>
            <w:tcW w:w="1134" w:type="dxa"/>
          </w:tcPr>
          <w:p w14:paraId="1432A329" w14:textId="77777777" w:rsidR="00F83E4B" w:rsidRPr="001734C3" w:rsidRDefault="00F83E4B" w:rsidP="00021192">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75AA1D9B" w14:textId="77777777" w:rsidR="00F83E4B" w:rsidRPr="001734C3" w:rsidRDefault="00F83E4B" w:rsidP="00021192">
            <w:pPr>
              <w:rPr>
                <w:color w:val="000000" w:themeColor="text1"/>
                <w:spacing w:val="0"/>
                <w:sz w:val="20"/>
              </w:rPr>
            </w:pPr>
            <w:r w:rsidRPr="00BC071D">
              <w:rPr>
                <w:color w:val="000000" w:themeColor="text1"/>
                <w:spacing w:val="0"/>
                <w:sz w:val="20"/>
              </w:rPr>
              <w:t>0.7939</w:t>
            </w:r>
          </w:p>
        </w:tc>
        <w:tc>
          <w:tcPr>
            <w:tcW w:w="993" w:type="dxa"/>
          </w:tcPr>
          <w:p w14:paraId="1A3EA89D" w14:textId="77777777" w:rsidR="00F83E4B" w:rsidRPr="001734C3" w:rsidRDefault="00F83E4B" w:rsidP="00021192">
            <w:pPr>
              <w:rPr>
                <w:color w:val="000000" w:themeColor="text1"/>
                <w:spacing w:val="0"/>
                <w:sz w:val="20"/>
              </w:rPr>
            </w:pPr>
            <w:r w:rsidRPr="001734C3">
              <w:rPr>
                <w:color w:val="000000" w:themeColor="text1"/>
                <w:spacing w:val="0"/>
                <w:sz w:val="20"/>
              </w:rPr>
              <w:t>NA</w:t>
            </w:r>
          </w:p>
        </w:tc>
        <w:tc>
          <w:tcPr>
            <w:tcW w:w="1134" w:type="dxa"/>
          </w:tcPr>
          <w:p w14:paraId="70D758B0" w14:textId="77777777" w:rsidR="00F83E4B" w:rsidRPr="001734C3" w:rsidRDefault="00F83E4B" w:rsidP="00021192">
            <w:pPr>
              <w:rPr>
                <w:color w:val="000000" w:themeColor="text1"/>
                <w:spacing w:val="0"/>
                <w:sz w:val="20"/>
              </w:rPr>
            </w:pPr>
            <w:r w:rsidRPr="001734C3">
              <w:rPr>
                <w:color w:val="000000" w:themeColor="text1"/>
                <w:spacing w:val="0"/>
                <w:sz w:val="20"/>
              </w:rPr>
              <w:t>NA</w:t>
            </w:r>
          </w:p>
        </w:tc>
        <w:tc>
          <w:tcPr>
            <w:tcW w:w="992" w:type="dxa"/>
          </w:tcPr>
          <w:p w14:paraId="107246FC" w14:textId="77777777" w:rsidR="00F83E4B" w:rsidRPr="001734C3" w:rsidRDefault="00F83E4B" w:rsidP="00021192">
            <w:pPr>
              <w:rPr>
                <w:color w:val="000000" w:themeColor="text1"/>
                <w:spacing w:val="0"/>
                <w:sz w:val="20"/>
              </w:rPr>
            </w:pPr>
            <w:r w:rsidRPr="001734C3">
              <w:rPr>
                <w:color w:val="000000" w:themeColor="text1"/>
                <w:spacing w:val="0"/>
                <w:sz w:val="20"/>
              </w:rPr>
              <w:t>NA</w:t>
            </w:r>
          </w:p>
        </w:tc>
        <w:tc>
          <w:tcPr>
            <w:tcW w:w="571" w:type="dxa"/>
          </w:tcPr>
          <w:p w14:paraId="0B19EC85" w14:textId="77777777" w:rsidR="00F83E4B" w:rsidRPr="001734C3" w:rsidRDefault="00F83E4B" w:rsidP="00021192">
            <w:pPr>
              <w:rPr>
                <w:color w:val="000000" w:themeColor="text1"/>
                <w:spacing w:val="0"/>
                <w:sz w:val="20"/>
              </w:rPr>
            </w:pPr>
            <w:r w:rsidRPr="001734C3">
              <w:rPr>
                <w:color w:val="000000" w:themeColor="text1"/>
                <w:spacing w:val="0"/>
                <w:sz w:val="20"/>
              </w:rPr>
              <w:t>NA</w:t>
            </w:r>
            <w:commentRangeEnd w:id="113"/>
            <w:r>
              <w:rPr>
                <w:rStyle w:val="CommentReference"/>
                <w:spacing w:val="0"/>
              </w:rPr>
              <w:commentReference w:id="113"/>
            </w:r>
          </w:p>
        </w:tc>
      </w:tr>
    </w:tbl>
    <w:p w14:paraId="6634B35D" w14:textId="77777777" w:rsidR="00F83E4B" w:rsidRPr="005D3FF5" w:rsidRDefault="00F83E4B" w:rsidP="00F83E4B">
      <w:r w:rsidRPr="005D3FF5">
        <w:t>*: a log transformation was done on the response variable to improve the model’s satisfaction of assumptions</w:t>
      </w:r>
    </w:p>
    <w:p w14:paraId="2DC983B0" w14:textId="77777777" w:rsidR="00F83E4B" w:rsidRDefault="00F83E4B" w:rsidP="00E34238">
      <w:pPr>
        <w:rPr>
          <w:sz w:val="24"/>
          <w:szCs w:val="24"/>
        </w:rPr>
      </w:pPr>
    </w:p>
    <w:p w14:paraId="5ED61A7D" w14:textId="57B62DB2" w:rsidR="007C259F" w:rsidRDefault="005327B1" w:rsidP="00E34238">
      <w:pPr>
        <w:rPr>
          <w:sz w:val="24"/>
          <w:szCs w:val="24"/>
        </w:rPr>
      </w:pPr>
      <w:r w:rsidRPr="0032352A">
        <w:rPr>
          <w:b/>
          <w:bCs/>
          <w:sz w:val="24"/>
          <w:szCs w:val="24"/>
        </w:rPr>
        <w:t>Table ______.</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9"/>
        <w:gridCol w:w="219"/>
        <w:gridCol w:w="1571"/>
        <w:gridCol w:w="160"/>
        <w:gridCol w:w="795"/>
        <w:gridCol w:w="1529"/>
        <w:gridCol w:w="1356"/>
        <w:gridCol w:w="1466"/>
      </w:tblGrid>
      <w:tr w:rsidR="00F96E30" w:rsidRPr="00A754DB" w14:paraId="4F461CE3" w14:textId="77777777" w:rsidTr="00366FDC">
        <w:trPr>
          <w:trHeight w:val="290"/>
        </w:trPr>
        <w:tc>
          <w:tcPr>
            <w:tcW w:w="2952" w:type="dxa"/>
            <w:tcBorders>
              <w:top w:val="single" w:sz="4" w:space="0" w:color="auto"/>
              <w:bottom w:val="single" w:sz="4" w:space="0" w:color="auto"/>
            </w:tcBorders>
            <w:noWrap/>
            <w:hideMark/>
          </w:tcPr>
          <w:p w14:paraId="2F10B5C3" w14:textId="3084459D" w:rsidR="00F96E30" w:rsidRPr="007D4C49" w:rsidRDefault="00F96E30" w:rsidP="00F96E30">
            <w:pPr>
              <w:rPr>
                <w:spacing w:val="0"/>
                <w:sz w:val="20"/>
              </w:rPr>
            </w:pPr>
          </w:p>
        </w:tc>
        <w:tc>
          <w:tcPr>
            <w:tcW w:w="228" w:type="dxa"/>
            <w:tcBorders>
              <w:top w:val="single" w:sz="4" w:space="0" w:color="auto"/>
              <w:bottom w:val="single" w:sz="4" w:space="0" w:color="auto"/>
            </w:tcBorders>
          </w:tcPr>
          <w:p w14:paraId="4ACB9131" w14:textId="77777777" w:rsidR="00F96E30" w:rsidRPr="00F90AF9" w:rsidRDefault="00F96E30" w:rsidP="00F96E30"/>
        </w:tc>
        <w:tc>
          <w:tcPr>
            <w:tcW w:w="1605" w:type="dxa"/>
            <w:tcBorders>
              <w:top w:val="single" w:sz="4" w:space="0" w:color="auto"/>
              <w:bottom w:val="single" w:sz="4" w:space="0" w:color="auto"/>
            </w:tcBorders>
          </w:tcPr>
          <w:p w14:paraId="32352E5B" w14:textId="6D3FFCA1" w:rsidR="00F96E30" w:rsidRPr="00F90AF9" w:rsidRDefault="00F96E30" w:rsidP="00F96E30">
            <w:pPr>
              <w:rPr>
                <w:spacing w:val="0"/>
                <w:sz w:val="20"/>
              </w:rPr>
            </w:pPr>
            <w:r w:rsidRPr="00F90AF9">
              <w:rPr>
                <w:spacing w:val="0"/>
                <w:sz w:val="20"/>
              </w:rPr>
              <w:t>Unit</w:t>
            </w:r>
          </w:p>
        </w:tc>
        <w:tc>
          <w:tcPr>
            <w:tcW w:w="166" w:type="dxa"/>
            <w:tcBorders>
              <w:top w:val="single" w:sz="4" w:space="0" w:color="auto"/>
              <w:bottom w:val="single" w:sz="4" w:space="0" w:color="auto"/>
            </w:tcBorders>
          </w:tcPr>
          <w:p w14:paraId="6A7E6EA1" w14:textId="77777777" w:rsidR="00F96E30" w:rsidRPr="007D4C49" w:rsidRDefault="00F96E30" w:rsidP="00F96E30"/>
        </w:tc>
        <w:tc>
          <w:tcPr>
            <w:tcW w:w="811" w:type="dxa"/>
            <w:tcBorders>
              <w:top w:val="single" w:sz="4" w:space="0" w:color="auto"/>
              <w:bottom w:val="single" w:sz="4" w:space="0" w:color="auto"/>
            </w:tcBorders>
          </w:tcPr>
          <w:p w14:paraId="3EC64F25" w14:textId="1FE9E18C" w:rsidR="00F96E30" w:rsidRPr="007D4C49" w:rsidRDefault="00F96E30" w:rsidP="00F96E30">
            <w:pPr>
              <w:rPr>
                <w:spacing w:val="0"/>
                <w:sz w:val="20"/>
              </w:rPr>
            </w:pPr>
            <w:r w:rsidRPr="007D4C49">
              <w:rPr>
                <w:spacing w:val="0"/>
                <w:sz w:val="20"/>
              </w:rPr>
              <w:t>Year</w:t>
            </w:r>
          </w:p>
        </w:tc>
        <w:tc>
          <w:tcPr>
            <w:tcW w:w="1513" w:type="dxa"/>
            <w:tcBorders>
              <w:top w:val="single" w:sz="4" w:space="0" w:color="auto"/>
              <w:bottom w:val="single" w:sz="4" w:space="0" w:color="auto"/>
            </w:tcBorders>
            <w:noWrap/>
            <w:hideMark/>
          </w:tcPr>
          <w:p w14:paraId="2F19D7E0" w14:textId="0C980361" w:rsidR="00F96E30" w:rsidRPr="007D4C49" w:rsidRDefault="00F96E30" w:rsidP="00F96E30">
            <w:pPr>
              <w:rPr>
                <w:spacing w:val="0"/>
                <w:sz w:val="20"/>
              </w:rPr>
            </w:pPr>
            <w:r w:rsidRPr="007D4C49">
              <w:rPr>
                <w:spacing w:val="0"/>
                <w:sz w:val="20"/>
              </w:rPr>
              <w:t>Forest</w:t>
            </w:r>
          </w:p>
        </w:tc>
        <w:tc>
          <w:tcPr>
            <w:tcW w:w="1340" w:type="dxa"/>
            <w:tcBorders>
              <w:top w:val="single" w:sz="4" w:space="0" w:color="auto"/>
              <w:bottom w:val="single" w:sz="4" w:space="0" w:color="auto"/>
            </w:tcBorders>
            <w:noWrap/>
            <w:hideMark/>
          </w:tcPr>
          <w:p w14:paraId="0D7B84A5" w14:textId="77777777" w:rsidR="00F96E30" w:rsidRPr="007D4C49" w:rsidRDefault="00F96E30" w:rsidP="00F96E30">
            <w:pPr>
              <w:rPr>
                <w:spacing w:val="0"/>
                <w:sz w:val="20"/>
              </w:rPr>
            </w:pPr>
            <w:r w:rsidRPr="007D4C49">
              <w:rPr>
                <w:spacing w:val="0"/>
                <w:sz w:val="20"/>
              </w:rPr>
              <w:t>Salvaged</w:t>
            </w:r>
          </w:p>
        </w:tc>
        <w:tc>
          <w:tcPr>
            <w:tcW w:w="1450" w:type="dxa"/>
            <w:tcBorders>
              <w:top w:val="single" w:sz="4" w:space="0" w:color="auto"/>
              <w:bottom w:val="single" w:sz="4" w:space="0" w:color="auto"/>
            </w:tcBorders>
            <w:noWrap/>
            <w:hideMark/>
          </w:tcPr>
          <w:p w14:paraId="569C605E" w14:textId="77777777" w:rsidR="00F96E30" w:rsidRPr="007D4C49" w:rsidRDefault="00F96E30" w:rsidP="00F96E30">
            <w:pPr>
              <w:rPr>
                <w:spacing w:val="0"/>
                <w:sz w:val="20"/>
              </w:rPr>
            </w:pPr>
            <w:r w:rsidRPr="007D4C49">
              <w:rPr>
                <w:spacing w:val="0"/>
                <w:sz w:val="20"/>
              </w:rPr>
              <w:t>Windthrow</w:t>
            </w:r>
          </w:p>
        </w:tc>
      </w:tr>
      <w:tr w:rsidR="00F96E30" w:rsidRPr="00A754DB" w14:paraId="2338F93F" w14:textId="77777777" w:rsidTr="00366FDC">
        <w:trPr>
          <w:trHeight w:val="290"/>
        </w:trPr>
        <w:tc>
          <w:tcPr>
            <w:tcW w:w="2952" w:type="dxa"/>
            <w:tcBorders>
              <w:top w:val="single" w:sz="4" w:space="0" w:color="auto"/>
            </w:tcBorders>
            <w:noWrap/>
          </w:tcPr>
          <w:p w14:paraId="1BFA8258" w14:textId="4E4F6B86" w:rsidR="00F96E30" w:rsidRPr="007D4C49" w:rsidRDefault="00F96E30" w:rsidP="00F96E30">
            <w:pPr>
              <w:rPr>
                <w:spacing w:val="0"/>
                <w:sz w:val="20"/>
              </w:rPr>
            </w:pPr>
            <w:r w:rsidRPr="007D4C49">
              <w:rPr>
                <w:spacing w:val="0"/>
                <w:sz w:val="20"/>
              </w:rPr>
              <w:t>Sample size</w:t>
            </w:r>
          </w:p>
        </w:tc>
        <w:tc>
          <w:tcPr>
            <w:tcW w:w="228" w:type="dxa"/>
            <w:tcBorders>
              <w:top w:val="single" w:sz="4" w:space="0" w:color="auto"/>
            </w:tcBorders>
          </w:tcPr>
          <w:p w14:paraId="29288186" w14:textId="77777777" w:rsidR="00F96E30" w:rsidRDefault="00F96E30" w:rsidP="00F96E30"/>
        </w:tc>
        <w:tc>
          <w:tcPr>
            <w:tcW w:w="1605" w:type="dxa"/>
            <w:tcBorders>
              <w:top w:val="single" w:sz="4" w:space="0" w:color="auto"/>
            </w:tcBorders>
          </w:tcPr>
          <w:p w14:paraId="5F895284" w14:textId="528DE8CA" w:rsidR="00F96E30" w:rsidRPr="00F90AF9" w:rsidRDefault="00F96E30" w:rsidP="00F96E30">
            <w:pPr>
              <w:rPr>
                <w:spacing w:val="0"/>
                <w:sz w:val="20"/>
              </w:rPr>
            </w:pPr>
            <w:r>
              <w:rPr>
                <w:spacing w:val="0"/>
                <w:sz w:val="20"/>
              </w:rPr>
              <w:t>Plots</w:t>
            </w:r>
          </w:p>
        </w:tc>
        <w:tc>
          <w:tcPr>
            <w:tcW w:w="166" w:type="dxa"/>
            <w:tcBorders>
              <w:top w:val="single" w:sz="4" w:space="0" w:color="auto"/>
            </w:tcBorders>
          </w:tcPr>
          <w:p w14:paraId="381E8E25" w14:textId="77777777" w:rsidR="00F96E30" w:rsidRPr="007D4C49" w:rsidRDefault="00F96E30" w:rsidP="00F96E30"/>
        </w:tc>
        <w:tc>
          <w:tcPr>
            <w:tcW w:w="811" w:type="dxa"/>
            <w:tcBorders>
              <w:top w:val="single" w:sz="4" w:space="0" w:color="auto"/>
            </w:tcBorders>
          </w:tcPr>
          <w:p w14:paraId="11F9F698" w14:textId="3F804D34" w:rsidR="00F96E30" w:rsidRPr="007D4C49" w:rsidRDefault="00F96E30" w:rsidP="00F96E30">
            <w:pPr>
              <w:rPr>
                <w:spacing w:val="0"/>
                <w:sz w:val="20"/>
              </w:rPr>
            </w:pPr>
            <w:r w:rsidRPr="007D4C49">
              <w:rPr>
                <w:spacing w:val="0"/>
                <w:sz w:val="20"/>
              </w:rPr>
              <w:t>2015</w:t>
            </w:r>
          </w:p>
        </w:tc>
        <w:tc>
          <w:tcPr>
            <w:tcW w:w="1513" w:type="dxa"/>
            <w:tcBorders>
              <w:top w:val="single" w:sz="4" w:space="0" w:color="auto"/>
            </w:tcBorders>
            <w:noWrap/>
          </w:tcPr>
          <w:p w14:paraId="74672037" w14:textId="4C19B9CE" w:rsidR="00F96E30" w:rsidRPr="007D4C49" w:rsidRDefault="00F96E30" w:rsidP="00F96E30">
            <w:pPr>
              <w:rPr>
                <w:spacing w:val="0"/>
                <w:sz w:val="20"/>
              </w:rPr>
            </w:pPr>
            <w:r w:rsidRPr="007D4C49">
              <w:rPr>
                <w:spacing w:val="0"/>
                <w:sz w:val="20"/>
              </w:rPr>
              <w:t>n=12</w:t>
            </w:r>
          </w:p>
        </w:tc>
        <w:tc>
          <w:tcPr>
            <w:tcW w:w="1340" w:type="dxa"/>
            <w:tcBorders>
              <w:top w:val="single" w:sz="4" w:space="0" w:color="auto"/>
            </w:tcBorders>
            <w:noWrap/>
          </w:tcPr>
          <w:p w14:paraId="334BCB4D" w14:textId="14D3D401" w:rsidR="00F96E30" w:rsidRPr="007D4C49" w:rsidRDefault="00F96E30" w:rsidP="00F96E30">
            <w:pPr>
              <w:rPr>
                <w:spacing w:val="0"/>
                <w:sz w:val="20"/>
              </w:rPr>
            </w:pPr>
            <w:r w:rsidRPr="007D4C49">
              <w:rPr>
                <w:spacing w:val="0"/>
                <w:sz w:val="20"/>
              </w:rPr>
              <w:t>n=6</w:t>
            </w:r>
          </w:p>
        </w:tc>
        <w:tc>
          <w:tcPr>
            <w:tcW w:w="1450" w:type="dxa"/>
            <w:tcBorders>
              <w:top w:val="single" w:sz="4" w:space="0" w:color="auto"/>
            </w:tcBorders>
            <w:noWrap/>
          </w:tcPr>
          <w:p w14:paraId="7DC32368" w14:textId="1E94CE5D" w:rsidR="00F96E30" w:rsidRPr="007D4C49" w:rsidRDefault="00F96E30" w:rsidP="00F96E30">
            <w:pPr>
              <w:rPr>
                <w:spacing w:val="0"/>
                <w:sz w:val="20"/>
              </w:rPr>
            </w:pPr>
            <w:r w:rsidRPr="007D4C49">
              <w:rPr>
                <w:spacing w:val="0"/>
                <w:sz w:val="20"/>
              </w:rPr>
              <w:t>n=6</w:t>
            </w:r>
          </w:p>
        </w:tc>
      </w:tr>
      <w:tr w:rsidR="00F96E30" w:rsidRPr="00A754DB" w14:paraId="04340E45" w14:textId="77777777" w:rsidTr="00366FDC">
        <w:trPr>
          <w:trHeight w:val="290"/>
        </w:trPr>
        <w:tc>
          <w:tcPr>
            <w:tcW w:w="2952" w:type="dxa"/>
            <w:noWrap/>
          </w:tcPr>
          <w:p w14:paraId="0630E9FF" w14:textId="77777777" w:rsidR="00F96E30" w:rsidRPr="007D4C49" w:rsidRDefault="00F96E30" w:rsidP="00F96E30">
            <w:pPr>
              <w:rPr>
                <w:spacing w:val="0"/>
                <w:sz w:val="20"/>
              </w:rPr>
            </w:pPr>
          </w:p>
        </w:tc>
        <w:tc>
          <w:tcPr>
            <w:tcW w:w="228" w:type="dxa"/>
          </w:tcPr>
          <w:p w14:paraId="6DFFCDBF" w14:textId="77777777" w:rsidR="00F96E30" w:rsidRPr="00F90AF9" w:rsidRDefault="00F96E30" w:rsidP="00F96E30"/>
        </w:tc>
        <w:tc>
          <w:tcPr>
            <w:tcW w:w="1605" w:type="dxa"/>
          </w:tcPr>
          <w:p w14:paraId="784BE26A" w14:textId="7A38BEE2" w:rsidR="00F96E30" w:rsidRPr="00F90AF9" w:rsidRDefault="00F96E30" w:rsidP="00F96E30">
            <w:pPr>
              <w:rPr>
                <w:spacing w:val="0"/>
                <w:sz w:val="20"/>
              </w:rPr>
            </w:pPr>
          </w:p>
        </w:tc>
        <w:tc>
          <w:tcPr>
            <w:tcW w:w="166" w:type="dxa"/>
          </w:tcPr>
          <w:p w14:paraId="7CFA549C" w14:textId="77777777" w:rsidR="00F96E30" w:rsidRPr="007D4C49" w:rsidRDefault="00F96E30" w:rsidP="00F96E30"/>
        </w:tc>
        <w:tc>
          <w:tcPr>
            <w:tcW w:w="811" w:type="dxa"/>
          </w:tcPr>
          <w:p w14:paraId="1D8D7DF5" w14:textId="71203E13" w:rsidR="00F96E30" w:rsidRPr="007D4C49" w:rsidRDefault="00F96E30" w:rsidP="00F96E30">
            <w:pPr>
              <w:rPr>
                <w:spacing w:val="0"/>
                <w:sz w:val="20"/>
              </w:rPr>
            </w:pPr>
            <w:r w:rsidRPr="007D4C49">
              <w:rPr>
                <w:spacing w:val="0"/>
                <w:sz w:val="20"/>
              </w:rPr>
              <w:t>2022</w:t>
            </w:r>
          </w:p>
        </w:tc>
        <w:tc>
          <w:tcPr>
            <w:tcW w:w="1513" w:type="dxa"/>
            <w:noWrap/>
          </w:tcPr>
          <w:p w14:paraId="5825DAD2" w14:textId="572D27F7" w:rsidR="00F96E30" w:rsidRPr="007D4C49" w:rsidRDefault="00F96E30" w:rsidP="00F96E30">
            <w:pPr>
              <w:rPr>
                <w:spacing w:val="0"/>
                <w:sz w:val="20"/>
              </w:rPr>
            </w:pPr>
            <w:r w:rsidRPr="007D4C49">
              <w:rPr>
                <w:spacing w:val="0"/>
                <w:sz w:val="20"/>
              </w:rPr>
              <w:t>n=12</w:t>
            </w:r>
          </w:p>
        </w:tc>
        <w:tc>
          <w:tcPr>
            <w:tcW w:w="1340" w:type="dxa"/>
            <w:noWrap/>
          </w:tcPr>
          <w:p w14:paraId="3F489AAF" w14:textId="7A6320D8" w:rsidR="00F96E30" w:rsidRPr="007D4C49" w:rsidRDefault="00F96E30" w:rsidP="00F96E30">
            <w:pPr>
              <w:rPr>
                <w:spacing w:val="0"/>
                <w:sz w:val="20"/>
              </w:rPr>
            </w:pPr>
            <w:r w:rsidRPr="007D4C49">
              <w:rPr>
                <w:spacing w:val="0"/>
                <w:sz w:val="20"/>
              </w:rPr>
              <w:t>n=6</w:t>
            </w:r>
          </w:p>
        </w:tc>
        <w:tc>
          <w:tcPr>
            <w:tcW w:w="1450" w:type="dxa"/>
            <w:noWrap/>
          </w:tcPr>
          <w:p w14:paraId="5F62F0BB" w14:textId="47EFF0CF" w:rsidR="00F96E30" w:rsidRPr="007D4C49" w:rsidRDefault="00F96E30" w:rsidP="00F96E30">
            <w:pPr>
              <w:rPr>
                <w:spacing w:val="0"/>
                <w:sz w:val="20"/>
              </w:rPr>
            </w:pPr>
            <w:r w:rsidRPr="007D4C49">
              <w:rPr>
                <w:spacing w:val="0"/>
                <w:sz w:val="20"/>
              </w:rPr>
              <w:t>n=6</w:t>
            </w:r>
          </w:p>
        </w:tc>
      </w:tr>
      <w:tr w:rsidR="00F96E30" w:rsidRPr="00A754DB" w14:paraId="10121F25" w14:textId="77777777" w:rsidTr="00366FDC">
        <w:trPr>
          <w:trHeight w:val="290"/>
        </w:trPr>
        <w:tc>
          <w:tcPr>
            <w:tcW w:w="2952" w:type="dxa"/>
            <w:noWrap/>
          </w:tcPr>
          <w:p w14:paraId="4683461E" w14:textId="77777777" w:rsidR="00F96E30" w:rsidRPr="007D4C49" w:rsidRDefault="00F96E30" w:rsidP="00F96E30">
            <w:pPr>
              <w:rPr>
                <w:spacing w:val="0"/>
                <w:sz w:val="20"/>
              </w:rPr>
            </w:pPr>
          </w:p>
        </w:tc>
        <w:tc>
          <w:tcPr>
            <w:tcW w:w="228" w:type="dxa"/>
          </w:tcPr>
          <w:p w14:paraId="0D9AE49C" w14:textId="77777777" w:rsidR="00F96E30" w:rsidRPr="00F90AF9" w:rsidRDefault="00F96E30" w:rsidP="00F96E30"/>
        </w:tc>
        <w:tc>
          <w:tcPr>
            <w:tcW w:w="1605" w:type="dxa"/>
          </w:tcPr>
          <w:p w14:paraId="714E5360" w14:textId="36A907BE" w:rsidR="00F96E30" w:rsidRPr="00F90AF9" w:rsidRDefault="00F96E30" w:rsidP="00F96E30">
            <w:pPr>
              <w:rPr>
                <w:spacing w:val="0"/>
                <w:sz w:val="20"/>
              </w:rPr>
            </w:pPr>
          </w:p>
        </w:tc>
        <w:tc>
          <w:tcPr>
            <w:tcW w:w="166" w:type="dxa"/>
          </w:tcPr>
          <w:p w14:paraId="2F7CC353" w14:textId="77777777" w:rsidR="00F96E30" w:rsidRPr="007D4C49" w:rsidRDefault="00F96E30" w:rsidP="00F96E30"/>
        </w:tc>
        <w:tc>
          <w:tcPr>
            <w:tcW w:w="811" w:type="dxa"/>
          </w:tcPr>
          <w:p w14:paraId="3525C970" w14:textId="292C9C81" w:rsidR="00F96E30" w:rsidRPr="007D4C49" w:rsidRDefault="00F96E30" w:rsidP="00F96E30">
            <w:pPr>
              <w:rPr>
                <w:spacing w:val="0"/>
                <w:sz w:val="20"/>
              </w:rPr>
            </w:pPr>
          </w:p>
        </w:tc>
        <w:tc>
          <w:tcPr>
            <w:tcW w:w="1513" w:type="dxa"/>
            <w:noWrap/>
          </w:tcPr>
          <w:p w14:paraId="05AD8DAE" w14:textId="77777777" w:rsidR="00F96E30" w:rsidRPr="007D4C49" w:rsidRDefault="00F96E30" w:rsidP="00F96E30">
            <w:pPr>
              <w:rPr>
                <w:spacing w:val="0"/>
                <w:sz w:val="20"/>
              </w:rPr>
            </w:pPr>
          </w:p>
        </w:tc>
        <w:tc>
          <w:tcPr>
            <w:tcW w:w="1340" w:type="dxa"/>
            <w:noWrap/>
          </w:tcPr>
          <w:p w14:paraId="6E210454" w14:textId="77777777" w:rsidR="00F96E30" w:rsidRPr="007D4C49" w:rsidRDefault="00F96E30" w:rsidP="00F96E30">
            <w:pPr>
              <w:rPr>
                <w:spacing w:val="0"/>
                <w:sz w:val="20"/>
              </w:rPr>
            </w:pPr>
          </w:p>
        </w:tc>
        <w:tc>
          <w:tcPr>
            <w:tcW w:w="1450" w:type="dxa"/>
            <w:noWrap/>
          </w:tcPr>
          <w:p w14:paraId="03B00C98" w14:textId="77777777" w:rsidR="00F96E30" w:rsidRPr="007D4C49" w:rsidRDefault="00F96E30" w:rsidP="00F96E30">
            <w:pPr>
              <w:rPr>
                <w:spacing w:val="0"/>
                <w:sz w:val="20"/>
              </w:rPr>
            </w:pPr>
          </w:p>
        </w:tc>
      </w:tr>
      <w:tr w:rsidR="00F96E30" w:rsidRPr="00A754DB" w14:paraId="325C1EC8" w14:textId="77777777" w:rsidTr="00366FDC">
        <w:trPr>
          <w:trHeight w:val="290"/>
        </w:trPr>
        <w:tc>
          <w:tcPr>
            <w:tcW w:w="2952" w:type="dxa"/>
            <w:noWrap/>
            <w:hideMark/>
          </w:tcPr>
          <w:p w14:paraId="4FCF105F" w14:textId="5755A2EF" w:rsidR="00F96E30" w:rsidRPr="007D4C49" w:rsidRDefault="00F96E30" w:rsidP="00F96E30">
            <w:pPr>
              <w:rPr>
                <w:spacing w:val="0"/>
                <w:sz w:val="20"/>
              </w:rPr>
            </w:pPr>
            <w:r w:rsidRPr="007D4C49">
              <w:rPr>
                <w:spacing w:val="0"/>
                <w:sz w:val="20"/>
              </w:rPr>
              <w:t>Total activity-abundance</w:t>
            </w:r>
          </w:p>
        </w:tc>
        <w:tc>
          <w:tcPr>
            <w:tcW w:w="228" w:type="dxa"/>
          </w:tcPr>
          <w:p w14:paraId="41B3127C" w14:textId="77777777" w:rsidR="00F96E30" w:rsidRPr="00F90AF9" w:rsidRDefault="00F96E30" w:rsidP="00F96E30"/>
        </w:tc>
        <w:tc>
          <w:tcPr>
            <w:tcW w:w="1605" w:type="dxa"/>
          </w:tcPr>
          <w:p w14:paraId="54B5C530" w14:textId="79836B2A" w:rsidR="00F96E30" w:rsidRPr="00F90AF9" w:rsidRDefault="00F96E30" w:rsidP="00F96E30">
            <w:pPr>
              <w:rPr>
                <w:spacing w:val="0"/>
                <w:sz w:val="20"/>
              </w:rPr>
            </w:pPr>
            <w:r w:rsidRPr="00F90AF9">
              <w:rPr>
                <w:spacing w:val="0"/>
                <w:sz w:val="20"/>
              </w:rPr>
              <w:t>Beetles per 84 days</w:t>
            </w:r>
          </w:p>
        </w:tc>
        <w:tc>
          <w:tcPr>
            <w:tcW w:w="166" w:type="dxa"/>
          </w:tcPr>
          <w:p w14:paraId="1DBACC87" w14:textId="77777777" w:rsidR="00F96E30" w:rsidRPr="007D4C49" w:rsidRDefault="00F96E30" w:rsidP="00F96E30"/>
        </w:tc>
        <w:tc>
          <w:tcPr>
            <w:tcW w:w="811" w:type="dxa"/>
          </w:tcPr>
          <w:p w14:paraId="34E410EC" w14:textId="7BD461D9" w:rsidR="00F96E30" w:rsidRPr="007D4C49" w:rsidRDefault="00F96E30" w:rsidP="00F96E30">
            <w:pPr>
              <w:rPr>
                <w:spacing w:val="0"/>
                <w:sz w:val="20"/>
              </w:rPr>
            </w:pPr>
            <w:r w:rsidRPr="007D4C49">
              <w:rPr>
                <w:spacing w:val="0"/>
                <w:sz w:val="20"/>
              </w:rPr>
              <w:t>2015</w:t>
            </w:r>
          </w:p>
        </w:tc>
        <w:tc>
          <w:tcPr>
            <w:tcW w:w="1513" w:type="dxa"/>
            <w:noWrap/>
            <w:hideMark/>
          </w:tcPr>
          <w:p w14:paraId="55B3F988" w14:textId="4230CB54" w:rsidR="00F96E30" w:rsidRPr="007D4C49" w:rsidRDefault="00F96E30" w:rsidP="00F96E30">
            <w:pPr>
              <w:rPr>
                <w:spacing w:val="0"/>
                <w:sz w:val="20"/>
              </w:rPr>
            </w:pPr>
            <w:r w:rsidRPr="007D4C49">
              <w:rPr>
                <w:spacing w:val="0"/>
                <w:sz w:val="20"/>
              </w:rPr>
              <w:t>26.6 ± 5.</w:t>
            </w:r>
            <w:r>
              <w:rPr>
                <w:spacing w:val="0"/>
                <w:sz w:val="20"/>
              </w:rPr>
              <w:t>4</w:t>
            </w:r>
          </w:p>
        </w:tc>
        <w:tc>
          <w:tcPr>
            <w:tcW w:w="1340" w:type="dxa"/>
            <w:noWrap/>
            <w:hideMark/>
          </w:tcPr>
          <w:p w14:paraId="7478BB42" w14:textId="36C71891" w:rsidR="00F96E30" w:rsidRPr="007D4C49" w:rsidRDefault="00F96E30" w:rsidP="00F96E30">
            <w:pPr>
              <w:rPr>
                <w:spacing w:val="0"/>
                <w:sz w:val="20"/>
              </w:rPr>
            </w:pPr>
            <w:r w:rsidRPr="007D4C49">
              <w:rPr>
                <w:spacing w:val="0"/>
                <w:sz w:val="20"/>
              </w:rPr>
              <w:t>82.2 ± 24.</w:t>
            </w:r>
            <w:r>
              <w:rPr>
                <w:spacing w:val="0"/>
                <w:sz w:val="20"/>
              </w:rPr>
              <w:t>3</w:t>
            </w:r>
          </w:p>
        </w:tc>
        <w:tc>
          <w:tcPr>
            <w:tcW w:w="1450" w:type="dxa"/>
            <w:noWrap/>
            <w:hideMark/>
          </w:tcPr>
          <w:p w14:paraId="56B4BF8C" w14:textId="380EA6C4" w:rsidR="00F96E30" w:rsidRPr="007D4C49" w:rsidRDefault="00F96E30" w:rsidP="00F96E30">
            <w:pPr>
              <w:rPr>
                <w:spacing w:val="0"/>
                <w:sz w:val="20"/>
              </w:rPr>
            </w:pPr>
            <w:r w:rsidRPr="007D4C49">
              <w:rPr>
                <w:spacing w:val="0"/>
                <w:sz w:val="20"/>
              </w:rPr>
              <w:t>26.8 ± 7.5</w:t>
            </w:r>
          </w:p>
        </w:tc>
      </w:tr>
      <w:tr w:rsidR="00F96E30" w:rsidRPr="00A754DB" w14:paraId="2B7E49CD" w14:textId="77777777" w:rsidTr="00366FDC">
        <w:trPr>
          <w:trHeight w:val="290"/>
        </w:trPr>
        <w:tc>
          <w:tcPr>
            <w:tcW w:w="2952" w:type="dxa"/>
            <w:noWrap/>
          </w:tcPr>
          <w:p w14:paraId="64431444" w14:textId="77777777" w:rsidR="00F96E30" w:rsidRPr="007D4C49" w:rsidRDefault="00F96E30" w:rsidP="00F96E30">
            <w:pPr>
              <w:rPr>
                <w:spacing w:val="0"/>
                <w:sz w:val="20"/>
              </w:rPr>
            </w:pPr>
          </w:p>
        </w:tc>
        <w:tc>
          <w:tcPr>
            <w:tcW w:w="228" w:type="dxa"/>
          </w:tcPr>
          <w:p w14:paraId="2DAE8D29" w14:textId="77777777" w:rsidR="00F96E30" w:rsidRPr="00F90AF9" w:rsidRDefault="00F96E30" w:rsidP="00F96E30"/>
        </w:tc>
        <w:tc>
          <w:tcPr>
            <w:tcW w:w="1605" w:type="dxa"/>
          </w:tcPr>
          <w:p w14:paraId="35EB6A5F" w14:textId="6DFD68E8" w:rsidR="00F96E30" w:rsidRPr="00F90AF9" w:rsidRDefault="00F96E30" w:rsidP="00F96E30">
            <w:pPr>
              <w:rPr>
                <w:spacing w:val="0"/>
                <w:sz w:val="20"/>
              </w:rPr>
            </w:pPr>
          </w:p>
        </w:tc>
        <w:tc>
          <w:tcPr>
            <w:tcW w:w="166" w:type="dxa"/>
          </w:tcPr>
          <w:p w14:paraId="4AC06EE8" w14:textId="77777777" w:rsidR="00F96E30" w:rsidRPr="007D4C49" w:rsidRDefault="00F96E30" w:rsidP="00F96E30"/>
        </w:tc>
        <w:tc>
          <w:tcPr>
            <w:tcW w:w="811" w:type="dxa"/>
          </w:tcPr>
          <w:p w14:paraId="7C6D63E5" w14:textId="67D7540D" w:rsidR="00F96E30" w:rsidRPr="007D4C49" w:rsidRDefault="00F96E30" w:rsidP="00F96E30">
            <w:pPr>
              <w:rPr>
                <w:spacing w:val="0"/>
                <w:sz w:val="20"/>
              </w:rPr>
            </w:pPr>
            <w:r w:rsidRPr="007D4C49">
              <w:rPr>
                <w:spacing w:val="0"/>
                <w:sz w:val="20"/>
              </w:rPr>
              <w:t>2022</w:t>
            </w:r>
          </w:p>
        </w:tc>
        <w:tc>
          <w:tcPr>
            <w:tcW w:w="1513" w:type="dxa"/>
            <w:noWrap/>
          </w:tcPr>
          <w:p w14:paraId="0B9E3750" w14:textId="391DDA26" w:rsidR="00F96E30" w:rsidRPr="007D4C49" w:rsidRDefault="00F96E30" w:rsidP="00F96E30">
            <w:pPr>
              <w:rPr>
                <w:spacing w:val="0"/>
                <w:sz w:val="20"/>
              </w:rPr>
            </w:pPr>
            <w:r w:rsidRPr="007D4C49">
              <w:rPr>
                <w:spacing w:val="0"/>
                <w:sz w:val="20"/>
              </w:rPr>
              <w:t>22.9 ± 3.</w:t>
            </w:r>
            <w:r>
              <w:rPr>
                <w:spacing w:val="0"/>
                <w:sz w:val="20"/>
              </w:rPr>
              <w:t>3</w:t>
            </w:r>
          </w:p>
        </w:tc>
        <w:tc>
          <w:tcPr>
            <w:tcW w:w="1340" w:type="dxa"/>
            <w:noWrap/>
          </w:tcPr>
          <w:p w14:paraId="4FBCB9ED" w14:textId="53380AD8" w:rsidR="00F96E30" w:rsidRPr="007D4C49" w:rsidRDefault="00F96E30" w:rsidP="00F96E30">
            <w:pPr>
              <w:rPr>
                <w:spacing w:val="0"/>
                <w:sz w:val="20"/>
              </w:rPr>
            </w:pPr>
            <w:r w:rsidRPr="007D4C49">
              <w:rPr>
                <w:spacing w:val="0"/>
                <w:sz w:val="20"/>
              </w:rPr>
              <w:t>30.3 ± 8.4</w:t>
            </w:r>
          </w:p>
        </w:tc>
        <w:tc>
          <w:tcPr>
            <w:tcW w:w="1450" w:type="dxa"/>
            <w:noWrap/>
          </w:tcPr>
          <w:p w14:paraId="163585FA" w14:textId="79BC035A" w:rsidR="00F96E30" w:rsidRPr="007D4C49" w:rsidRDefault="00F96E30" w:rsidP="00F96E30">
            <w:pPr>
              <w:rPr>
                <w:spacing w:val="0"/>
                <w:sz w:val="20"/>
              </w:rPr>
            </w:pPr>
            <w:r w:rsidRPr="007D4C49">
              <w:rPr>
                <w:spacing w:val="0"/>
                <w:sz w:val="20"/>
              </w:rPr>
              <w:t>29.</w:t>
            </w:r>
            <w:r>
              <w:rPr>
                <w:spacing w:val="0"/>
                <w:sz w:val="20"/>
              </w:rPr>
              <w:t>2</w:t>
            </w:r>
            <w:r w:rsidRPr="007D4C49">
              <w:rPr>
                <w:spacing w:val="0"/>
                <w:sz w:val="20"/>
              </w:rPr>
              <w:t xml:space="preserve"> ± 4.6</w:t>
            </w:r>
          </w:p>
        </w:tc>
      </w:tr>
      <w:tr w:rsidR="00F96E30" w:rsidRPr="00A754DB" w14:paraId="4458CFB1" w14:textId="77777777" w:rsidTr="00366FDC">
        <w:trPr>
          <w:trHeight w:val="290"/>
        </w:trPr>
        <w:tc>
          <w:tcPr>
            <w:tcW w:w="2952" w:type="dxa"/>
            <w:noWrap/>
          </w:tcPr>
          <w:p w14:paraId="292AB529" w14:textId="77777777" w:rsidR="00F96E30" w:rsidRPr="007D4C49" w:rsidRDefault="00F96E30" w:rsidP="00F96E30">
            <w:pPr>
              <w:rPr>
                <w:spacing w:val="0"/>
                <w:sz w:val="20"/>
              </w:rPr>
            </w:pPr>
          </w:p>
        </w:tc>
        <w:tc>
          <w:tcPr>
            <w:tcW w:w="228" w:type="dxa"/>
          </w:tcPr>
          <w:p w14:paraId="4F827641" w14:textId="77777777" w:rsidR="00F96E30" w:rsidRPr="00F90AF9" w:rsidRDefault="00F96E30" w:rsidP="00F96E30"/>
        </w:tc>
        <w:tc>
          <w:tcPr>
            <w:tcW w:w="1605" w:type="dxa"/>
          </w:tcPr>
          <w:p w14:paraId="606D1177" w14:textId="5039ABD9" w:rsidR="00F96E30" w:rsidRPr="00F90AF9" w:rsidRDefault="00F96E30" w:rsidP="00F96E30">
            <w:pPr>
              <w:rPr>
                <w:spacing w:val="0"/>
                <w:sz w:val="20"/>
              </w:rPr>
            </w:pPr>
          </w:p>
        </w:tc>
        <w:tc>
          <w:tcPr>
            <w:tcW w:w="166" w:type="dxa"/>
          </w:tcPr>
          <w:p w14:paraId="5E34BCB4" w14:textId="77777777" w:rsidR="00F96E30" w:rsidRPr="007D4C49" w:rsidRDefault="00F96E30" w:rsidP="00F96E30"/>
        </w:tc>
        <w:tc>
          <w:tcPr>
            <w:tcW w:w="811" w:type="dxa"/>
          </w:tcPr>
          <w:p w14:paraId="6674AFFF" w14:textId="694A3088" w:rsidR="00F96E30" w:rsidRPr="007D4C49" w:rsidRDefault="00F96E30" w:rsidP="00F96E30">
            <w:pPr>
              <w:rPr>
                <w:spacing w:val="0"/>
                <w:sz w:val="20"/>
              </w:rPr>
            </w:pPr>
          </w:p>
        </w:tc>
        <w:tc>
          <w:tcPr>
            <w:tcW w:w="1513" w:type="dxa"/>
            <w:noWrap/>
          </w:tcPr>
          <w:p w14:paraId="2590BC21" w14:textId="77777777" w:rsidR="00F96E30" w:rsidRPr="007D4C49" w:rsidRDefault="00F96E30" w:rsidP="00F96E30">
            <w:pPr>
              <w:rPr>
                <w:spacing w:val="0"/>
                <w:sz w:val="20"/>
              </w:rPr>
            </w:pPr>
          </w:p>
        </w:tc>
        <w:tc>
          <w:tcPr>
            <w:tcW w:w="1340" w:type="dxa"/>
            <w:noWrap/>
          </w:tcPr>
          <w:p w14:paraId="3C8E0672" w14:textId="77777777" w:rsidR="00F96E30" w:rsidRPr="007D4C49" w:rsidRDefault="00F96E30" w:rsidP="00F96E30">
            <w:pPr>
              <w:rPr>
                <w:spacing w:val="0"/>
                <w:sz w:val="20"/>
              </w:rPr>
            </w:pPr>
          </w:p>
        </w:tc>
        <w:tc>
          <w:tcPr>
            <w:tcW w:w="1450" w:type="dxa"/>
            <w:noWrap/>
          </w:tcPr>
          <w:p w14:paraId="2F9A0FB1" w14:textId="77777777" w:rsidR="00F96E30" w:rsidRPr="007D4C49" w:rsidRDefault="00F96E30" w:rsidP="00F96E30">
            <w:pPr>
              <w:rPr>
                <w:spacing w:val="0"/>
                <w:sz w:val="20"/>
              </w:rPr>
            </w:pPr>
          </w:p>
        </w:tc>
      </w:tr>
      <w:tr w:rsidR="00F96E30" w:rsidRPr="00A754DB" w14:paraId="10101EDA" w14:textId="77777777" w:rsidTr="00366FDC">
        <w:trPr>
          <w:trHeight w:val="290"/>
        </w:trPr>
        <w:tc>
          <w:tcPr>
            <w:tcW w:w="2952" w:type="dxa"/>
            <w:noWrap/>
            <w:hideMark/>
          </w:tcPr>
          <w:p w14:paraId="1315B37A" w14:textId="6E190D8D" w:rsidR="00F96E30" w:rsidRPr="007D4C49" w:rsidRDefault="00F96E30" w:rsidP="00F96E30">
            <w:pPr>
              <w:rPr>
                <w:spacing w:val="0"/>
                <w:sz w:val="20"/>
              </w:rPr>
            </w:pPr>
            <w:r w:rsidRPr="007D4C49">
              <w:rPr>
                <w:spacing w:val="0"/>
                <w:sz w:val="20"/>
              </w:rPr>
              <w:t>Activity abundance of open-habitat species</w:t>
            </w:r>
          </w:p>
        </w:tc>
        <w:tc>
          <w:tcPr>
            <w:tcW w:w="228" w:type="dxa"/>
          </w:tcPr>
          <w:p w14:paraId="25B9D297" w14:textId="77777777" w:rsidR="00F96E30" w:rsidRPr="00F90AF9" w:rsidRDefault="00F96E30" w:rsidP="00F96E30"/>
        </w:tc>
        <w:tc>
          <w:tcPr>
            <w:tcW w:w="1605" w:type="dxa"/>
          </w:tcPr>
          <w:p w14:paraId="04B5E367" w14:textId="34290BE3" w:rsidR="00F96E30" w:rsidRPr="00F90AF9" w:rsidRDefault="00F96E30" w:rsidP="00F96E30">
            <w:pPr>
              <w:rPr>
                <w:spacing w:val="0"/>
                <w:sz w:val="20"/>
              </w:rPr>
            </w:pPr>
            <w:r w:rsidRPr="00F90AF9">
              <w:rPr>
                <w:spacing w:val="0"/>
                <w:sz w:val="20"/>
              </w:rPr>
              <w:t>Beetles per 84 days</w:t>
            </w:r>
          </w:p>
        </w:tc>
        <w:tc>
          <w:tcPr>
            <w:tcW w:w="166" w:type="dxa"/>
          </w:tcPr>
          <w:p w14:paraId="31FE7B1C" w14:textId="77777777" w:rsidR="00F96E30" w:rsidRPr="007D4C49" w:rsidRDefault="00F96E30" w:rsidP="00F96E30"/>
        </w:tc>
        <w:tc>
          <w:tcPr>
            <w:tcW w:w="811" w:type="dxa"/>
          </w:tcPr>
          <w:p w14:paraId="0E042FD1" w14:textId="6C5FCB13" w:rsidR="00F96E30" w:rsidRPr="007D4C49" w:rsidRDefault="00F96E30" w:rsidP="00F96E30">
            <w:pPr>
              <w:rPr>
                <w:spacing w:val="0"/>
                <w:sz w:val="20"/>
              </w:rPr>
            </w:pPr>
            <w:r w:rsidRPr="007D4C49">
              <w:rPr>
                <w:spacing w:val="0"/>
                <w:sz w:val="20"/>
              </w:rPr>
              <w:t>2015</w:t>
            </w:r>
          </w:p>
        </w:tc>
        <w:tc>
          <w:tcPr>
            <w:tcW w:w="1513" w:type="dxa"/>
            <w:noWrap/>
            <w:hideMark/>
          </w:tcPr>
          <w:p w14:paraId="42931A79" w14:textId="55252B8A" w:rsidR="00F96E30" w:rsidRPr="007D4C49" w:rsidRDefault="00F96E30" w:rsidP="00F96E30">
            <w:pPr>
              <w:rPr>
                <w:spacing w:val="0"/>
                <w:sz w:val="20"/>
              </w:rPr>
            </w:pPr>
            <w:r w:rsidRPr="007D4C49">
              <w:rPr>
                <w:spacing w:val="0"/>
                <w:sz w:val="20"/>
              </w:rPr>
              <w:t>0 ± 0</w:t>
            </w:r>
          </w:p>
        </w:tc>
        <w:tc>
          <w:tcPr>
            <w:tcW w:w="1340" w:type="dxa"/>
            <w:noWrap/>
            <w:hideMark/>
          </w:tcPr>
          <w:p w14:paraId="206B74EB" w14:textId="1789EEC7" w:rsidR="00F96E30" w:rsidRPr="007D4C49" w:rsidRDefault="00F96E30" w:rsidP="00F96E30">
            <w:pPr>
              <w:rPr>
                <w:spacing w:val="0"/>
                <w:sz w:val="20"/>
              </w:rPr>
            </w:pPr>
            <w:r w:rsidRPr="007D4C49">
              <w:rPr>
                <w:spacing w:val="0"/>
                <w:sz w:val="20"/>
              </w:rPr>
              <w:t>0.9</w:t>
            </w:r>
            <w:r>
              <w:rPr>
                <w:spacing w:val="0"/>
                <w:sz w:val="20"/>
              </w:rPr>
              <w:t>0</w:t>
            </w:r>
            <w:r w:rsidRPr="007D4C49">
              <w:rPr>
                <w:spacing w:val="0"/>
                <w:sz w:val="20"/>
              </w:rPr>
              <w:t xml:space="preserve"> ± 0.3</w:t>
            </w:r>
            <w:r>
              <w:rPr>
                <w:spacing w:val="0"/>
                <w:sz w:val="20"/>
              </w:rPr>
              <w:t>2</w:t>
            </w:r>
          </w:p>
        </w:tc>
        <w:tc>
          <w:tcPr>
            <w:tcW w:w="1450" w:type="dxa"/>
            <w:noWrap/>
            <w:hideMark/>
          </w:tcPr>
          <w:p w14:paraId="5571107F" w14:textId="77777777" w:rsidR="00F96E30" w:rsidRPr="007D4C49" w:rsidRDefault="00F96E30" w:rsidP="00F96E30">
            <w:pPr>
              <w:rPr>
                <w:spacing w:val="0"/>
                <w:sz w:val="20"/>
              </w:rPr>
            </w:pPr>
            <w:r w:rsidRPr="007D4C49">
              <w:rPr>
                <w:spacing w:val="0"/>
                <w:sz w:val="20"/>
              </w:rPr>
              <w:t>0 ± 0</w:t>
            </w:r>
          </w:p>
        </w:tc>
      </w:tr>
      <w:tr w:rsidR="00F96E30" w:rsidRPr="00A754DB" w14:paraId="78A50C4A" w14:textId="77777777" w:rsidTr="00366FDC">
        <w:trPr>
          <w:trHeight w:val="290"/>
        </w:trPr>
        <w:tc>
          <w:tcPr>
            <w:tcW w:w="2952" w:type="dxa"/>
            <w:noWrap/>
          </w:tcPr>
          <w:p w14:paraId="6EB40F6D" w14:textId="77777777" w:rsidR="00F96E30" w:rsidRPr="007D4C49" w:rsidRDefault="00F96E30" w:rsidP="00F96E30">
            <w:pPr>
              <w:rPr>
                <w:spacing w:val="0"/>
                <w:sz w:val="20"/>
              </w:rPr>
            </w:pPr>
          </w:p>
        </w:tc>
        <w:tc>
          <w:tcPr>
            <w:tcW w:w="228" w:type="dxa"/>
          </w:tcPr>
          <w:p w14:paraId="22040F9D" w14:textId="77777777" w:rsidR="00F96E30" w:rsidRPr="00F90AF9" w:rsidRDefault="00F96E30" w:rsidP="00F96E30"/>
        </w:tc>
        <w:tc>
          <w:tcPr>
            <w:tcW w:w="1605" w:type="dxa"/>
          </w:tcPr>
          <w:p w14:paraId="47086D34" w14:textId="7F5CB120" w:rsidR="00F96E30" w:rsidRPr="00F90AF9" w:rsidRDefault="00F96E30" w:rsidP="00F96E30">
            <w:pPr>
              <w:rPr>
                <w:spacing w:val="0"/>
                <w:sz w:val="20"/>
              </w:rPr>
            </w:pPr>
          </w:p>
        </w:tc>
        <w:tc>
          <w:tcPr>
            <w:tcW w:w="166" w:type="dxa"/>
          </w:tcPr>
          <w:p w14:paraId="741BC5F0" w14:textId="77777777" w:rsidR="00F96E30" w:rsidRPr="007D4C49" w:rsidRDefault="00F96E30" w:rsidP="00F96E30"/>
        </w:tc>
        <w:tc>
          <w:tcPr>
            <w:tcW w:w="811" w:type="dxa"/>
          </w:tcPr>
          <w:p w14:paraId="0CC0B34D" w14:textId="5CDF0DA8" w:rsidR="00F96E30" w:rsidRPr="007D4C49" w:rsidRDefault="00F96E30" w:rsidP="00F96E30">
            <w:pPr>
              <w:rPr>
                <w:spacing w:val="0"/>
                <w:sz w:val="20"/>
              </w:rPr>
            </w:pPr>
            <w:r w:rsidRPr="007D4C49">
              <w:rPr>
                <w:spacing w:val="0"/>
                <w:sz w:val="20"/>
              </w:rPr>
              <w:t>2022</w:t>
            </w:r>
          </w:p>
        </w:tc>
        <w:tc>
          <w:tcPr>
            <w:tcW w:w="1513" w:type="dxa"/>
            <w:noWrap/>
          </w:tcPr>
          <w:p w14:paraId="57AB3743" w14:textId="36AE7067" w:rsidR="00F96E30" w:rsidRPr="007D4C49" w:rsidRDefault="00F96E30" w:rsidP="00F96E30">
            <w:pPr>
              <w:rPr>
                <w:spacing w:val="0"/>
                <w:sz w:val="20"/>
              </w:rPr>
            </w:pPr>
            <w:r w:rsidRPr="007D4C49">
              <w:rPr>
                <w:spacing w:val="0"/>
                <w:sz w:val="20"/>
              </w:rPr>
              <w:t>0.2</w:t>
            </w:r>
            <w:r>
              <w:rPr>
                <w:spacing w:val="0"/>
                <w:sz w:val="20"/>
              </w:rPr>
              <w:t>3</w:t>
            </w:r>
            <w:r w:rsidRPr="007D4C49">
              <w:rPr>
                <w:spacing w:val="0"/>
                <w:sz w:val="20"/>
              </w:rPr>
              <w:t xml:space="preserve"> ± 0.15</w:t>
            </w:r>
          </w:p>
        </w:tc>
        <w:tc>
          <w:tcPr>
            <w:tcW w:w="1340" w:type="dxa"/>
            <w:noWrap/>
          </w:tcPr>
          <w:p w14:paraId="5E73D836" w14:textId="3774C1C7" w:rsidR="00F96E30" w:rsidRPr="007D4C49" w:rsidRDefault="00F96E30" w:rsidP="00F96E30">
            <w:pPr>
              <w:rPr>
                <w:spacing w:val="0"/>
                <w:sz w:val="20"/>
              </w:rPr>
            </w:pPr>
            <w:r w:rsidRPr="007D4C49">
              <w:rPr>
                <w:spacing w:val="0"/>
                <w:sz w:val="20"/>
              </w:rPr>
              <w:t>0.6</w:t>
            </w:r>
            <w:r>
              <w:rPr>
                <w:spacing w:val="0"/>
                <w:sz w:val="20"/>
              </w:rPr>
              <w:t>7</w:t>
            </w:r>
            <w:r w:rsidRPr="007D4C49">
              <w:rPr>
                <w:spacing w:val="0"/>
                <w:sz w:val="20"/>
              </w:rPr>
              <w:t xml:space="preserve"> ± 0.6</w:t>
            </w:r>
            <w:r>
              <w:rPr>
                <w:spacing w:val="0"/>
                <w:sz w:val="20"/>
              </w:rPr>
              <w:t>7</w:t>
            </w:r>
          </w:p>
        </w:tc>
        <w:tc>
          <w:tcPr>
            <w:tcW w:w="1450" w:type="dxa"/>
            <w:noWrap/>
          </w:tcPr>
          <w:p w14:paraId="1D3A656A" w14:textId="6D3D29B4" w:rsidR="00F96E30" w:rsidRPr="007D4C49" w:rsidRDefault="00F96E30" w:rsidP="00F96E30">
            <w:pPr>
              <w:rPr>
                <w:spacing w:val="0"/>
                <w:sz w:val="20"/>
              </w:rPr>
            </w:pPr>
            <w:r w:rsidRPr="007D4C49">
              <w:rPr>
                <w:spacing w:val="0"/>
                <w:sz w:val="20"/>
              </w:rPr>
              <w:t>0 ± 0</w:t>
            </w:r>
          </w:p>
        </w:tc>
      </w:tr>
      <w:tr w:rsidR="00F96E30" w:rsidRPr="00A754DB" w14:paraId="6CA62F0D" w14:textId="77777777" w:rsidTr="00366FDC">
        <w:trPr>
          <w:trHeight w:val="290"/>
        </w:trPr>
        <w:tc>
          <w:tcPr>
            <w:tcW w:w="2952" w:type="dxa"/>
            <w:noWrap/>
          </w:tcPr>
          <w:p w14:paraId="24933371" w14:textId="77777777" w:rsidR="00F96E30" w:rsidRPr="007D4C49" w:rsidRDefault="00F96E30" w:rsidP="00F96E30">
            <w:pPr>
              <w:rPr>
                <w:spacing w:val="0"/>
                <w:sz w:val="20"/>
              </w:rPr>
            </w:pPr>
          </w:p>
        </w:tc>
        <w:tc>
          <w:tcPr>
            <w:tcW w:w="228" w:type="dxa"/>
          </w:tcPr>
          <w:p w14:paraId="40E26564" w14:textId="77777777" w:rsidR="00F96E30" w:rsidRPr="00F90AF9" w:rsidRDefault="00F96E30" w:rsidP="00F96E30"/>
        </w:tc>
        <w:tc>
          <w:tcPr>
            <w:tcW w:w="1605" w:type="dxa"/>
          </w:tcPr>
          <w:p w14:paraId="22052A3F" w14:textId="04B8CECE" w:rsidR="00F96E30" w:rsidRPr="00F90AF9" w:rsidRDefault="00F96E30" w:rsidP="00F96E30">
            <w:pPr>
              <w:rPr>
                <w:spacing w:val="0"/>
                <w:sz w:val="20"/>
              </w:rPr>
            </w:pPr>
          </w:p>
        </w:tc>
        <w:tc>
          <w:tcPr>
            <w:tcW w:w="166" w:type="dxa"/>
          </w:tcPr>
          <w:p w14:paraId="6FB93B88" w14:textId="77777777" w:rsidR="00F96E30" w:rsidRPr="007D4C49" w:rsidRDefault="00F96E30" w:rsidP="00F96E30"/>
        </w:tc>
        <w:tc>
          <w:tcPr>
            <w:tcW w:w="811" w:type="dxa"/>
          </w:tcPr>
          <w:p w14:paraId="3E29294E" w14:textId="6C93733F" w:rsidR="00F96E30" w:rsidRPr="007D4C49" w:rsidRDefault="00F96E30" w:rsidP="00F96E30">
            <w:pPr>
              <w:rPr>
                <w:spacing w:val="0"/>
                <w:sz w:val="20"/>
              </w:rPr>
            </w:pPr>
          </w:p>
        </w:tc>
        <w:tc>
          <w:tcPr>
            <w:tcW w:w="1513" w:type="dxa"/>
            <w:noWrap/>
          </w:tcPr>
          <w:p w14:paraId="4C22691B" w14:textId="77777777" w:rsidR="00F96E30" w:rsidRPr="007D4C49" w:rsidRDefault="00F96E30" w:rsidP="00F96E30">
            <w:pPr>
              <w:rPr>
                <w:spacing w:val="0"/>
                <w:sz w:val="20"/>
              </w:rPr>
            </w:pPr>
          </w:p>
        </w:tc>
        <w:tc>
          <w:tcPr>
            <w:tcW w:w="1340" w:type="dxa"/>
            <w:noWrap/>
          </w:tcPr>
          <w:p w14:paraId="5F270D7E" w14:textId="77777777" w:rsidR="00F96E30" w:rsidRPr="007D4C49" w:rsidRDefault="00F96E30" w:rsidP="00F96E30">
            <w:pPr>
              <w:rPr>
                <w:spacing w:val="0"/>
                <w:sz w:val="20"/>
              </w:rPr>
            </w:pPr>
          </w:p>
        </w:tc>
        <w:tc>
          <w:tcPr>
            <w:tcW w:w="1450" w:type="dxa"/>
            <w:noWrap/>
          </w:tcPr>
          <w:p w14:paraId="783D8F0F" w14:textId="77777777" w:rsidR="00F96E30" w:rsidRPr="007D4C49" w:rsidRDefault="00F96E30" w:rsidP="00F96E30">
            <w:pPr>
              <w:rPr>
                <w:spacing w:val="0"/>
                <w:sz w:val="20"/>
              </w:rPr>
            </w:pPr>
          </w:p>
        </w:tc>
      </w:tr>
      <w:tr w:rsidR="00F96E30" w:rsidRPr="00A754DB" w14:paraId="496244BE" w14:textId="77777777" w:rsidTr="00366FDC">
        <w:trPr>
          <w:trHeight w:val="290"/>
        </w:trPr>
        <w:tc>
          <w:tcPr>
            <w:tcW w:w="2952" w:type="dxa"/>
            <w:noWrap/>
            <w:hideMark/>
          </w:tcPr>
          <w:p w14:paraId="557C39BB" w14:textId="46808B4F" w:rsidR="00F96E30" w:rsidRPr="007D4C49" w:rsidRDefault="00F96E30" w:rsidP="00F96E30">
            <w:pPr>
              <w:rPr>
                <w:spacing w:val="0"/>
                <w:sz w:val="20"/>
              </w:rPr>
            </w:pPr>
            <w:r w:rsidRPr="007D4C49">
              <w:rPr>
                <w:spacing w:val="0"/>
                <w:sz w:val="20"/>
              </w:rPr>
              <w:t>Activity abundance of eurytopic species</w:t>
            </w:r>
          </w:p>
        </w:tc>
        <w:tc>
          <w:tcPr>
            <w:tcW w:w="228" w:type="dxa"/>
          </w:tcPr>
          <w:p w14:paraId="60A2D89E" w14:textId="77777777" w:rsidR="00F96E30" w:rsidRPr="00F90AF9" w:rsidRDefault="00F96E30" w:rsidP="00F96E30"/>
        </w:tc>
        <w:tc>
          <w:tcPr>
            <w:tcW w:w="1605" w:type="dxa"/>
          </w:tcPr>
          <w:p w14:paraId="0A2BFA21" w14:textId="35678D41" w:rsidR="00F96E30" w:rsidRPr="00F90AF9" w:rsidRDefault="00F96E30" w:rsidP="00F96E30">
            <w:pPr>
              <w:rPr>
                <w:spacing w:val="0"/>
                <w:sz w:val="20"/>
              </w:rPr>
            </w:pPr>
            <w:r w:rsidRPr="00F90AF9">
              <w:rPr>
                <w:spacing w:val="0"/>
                <w:sz w:val="20"/>
              </w:rPr>
              <w:t>Beetles per 84 days</w:t>
            </w:r>
          </w:p>
        </w:tc>
        <w:tc>
          <w:tcPr>
            <w:tcW w:w="166" w:type="dxa"/>
          </w:tcPr>
          <w:p w14:paraId="34F5C78B" w14:textId="77777777" w:rsidR="00F96E30" w:rsidRPr="007D4C49" w:rsidRDefault="00F96E30" w:rsidP="00F96E30"/>
        </w:tc>
        <w:tc>
          <w:tcPr>
            <w:tcW w:w="811" w:type="dxa"/>
          </w:tcPr>
          <w:p w14:paraId="7F299485" w14:textId="0D91FF24" w:rsidR="00F96E30" w:rsidRPr="007D4C49" w:rsidRDefault="00F96E30" w:rsidP="00F96E30">
            <w:pPr>
              <w:rPr>
                <w:spacing w:val="0"/>
                <w:sz w:val="20"/>
              </w:rPr>
            </w:pPr>
            <w:r w:rsidRPr="007D4C49">
              <w:rPr>
                <w:spacing w:val="0"/>
                <w:sz w:val="20"/>
              </w:rPr>
              <w:t>2015</w:t>
            </w:r>
          </w:p>
        </w:tc>
        <w:tc>
          <w:tcPr>
            <w:tcW w:w="1513" w:type="dxa"/>
            <w:noWrap/>
            <w:hideMark/>
          </w:tcPr>
          <w:p w14:paraId="19BF9F0A" w14:textId="1549BF04" w:rsidR="00F96E30" w:rsidRPr="007D4C49" w:rsidRDefault="00F96E30" w:rsidP="00F96E30">
            <w:pPr>
              <w:rPr>
                <w:spacing w:val="0"/>
                <w:sz w:val="20"/>
              </w:rPr>
            </w:pPr>
            <w:r w:rsidRPr="007D4C49">
              <w:rPr>
                <w:spacing w:val="0"/>
                <w:sz w:val="20"/>
              </w:rPr>
              <w:t>12.</w:t>
            </w:r>
            <w:r>
              <w:rPr>
                <w:spacing w:val="0"/>
                <w:sz w:val="20"/>
              </w:rPr>
              <w:t>7</w:t>
            </w:r>
            <w:r w:rsidRPr="007D4C49">
              <w:rPr>
                <w:spacing w:val="0"/>
                <w:sz w:val="20"/>
              </w:rPr>
              <w:t xml:space="preserve"> ± 3.1</w:t>
            </w:r>
          </w:p>
        </w:tc>
        <w:tc>
          <w:tcPr>
            <w:tcW w:w="1340" w:type="dxa"/>
            <w:noWrap/>
            <w:hideMark/>
          </w:tcPr>
          <w:p w14:paraId="67450FE2" w14:textId="7431C8BD" w:rsidR="00F96E30" w:rsidRPr="007D4C49" w:rsidRDefault="00F96E30" w:rsidP="00F96E30">
            <w:pPr>
              <w:rPr>
                <w:spacing w:val="0"/>
                <w:sz w:val="20"/>
              </w:rPr>
            </w:pPr>
            <w:r w:rsidRPr="007D4C49">
              <w:rPr>
                <w:spacing w:val="0"/>
                <w:sz w:val="20"/>
              </w:rPr>
              <w:t>44.2 ± 15.4</w:t>
            </w:r>
          </w:p>
        </w:tc>
        <w:tc>
          <w:tcPr>
            <w:tcW w:w="1450" w:type="dxa"/>
            <w:noWrap/>
            <w:hideMark/>
          </w:tcPr>
          <w:p w14:paraId="5F7F355B" w14:textId="3E458168" w:rsidR="00F96E30" w:rsidRPr="007D4C49" w:rsidRDefault="00F96E30" w:rsidP="00F96E30">
            <w:pPr>
              <w:rPr>
                <w:spacing w:val="0"/>
                <w:sz w:val="20"/>
              </w:rPr>
            </w:pPr>
            <w:r w:rsidRPr="007D4C49">
              <w:rPr>
                <w:spacing w:val="0"/>
                <w:sz w:val="20"/>
              </w:rPr>
              <w:t>12.4 ± 3.</w:t>
            </w:r>
            <w:r>
              <w:rPr>
                <w:spacing w:val="0"/>
                <w:sz w:val="20"/>
              </w:rPr>
              <w:t>6</w:t>
            </w:r>
          </w:p>
        </w:tc>
      </w:tr>
      <w:tr w:rsidR="00F96E30" w:rsidRPr="00A754DB" w14:paraId="1A808507" w14:textId="77777777" w:rsidTr="00366FDC">
        <w:trPr>
          <w:trHeight w:val="290"/>
        </w:trPr>
        <w:tc>
          <w:tcPr>
            <w:tcW w:w="2952" w:type="dxa"/>
            <w:noWrap/>
          </w:tcPr>
          <w:p w14:paraId="78B53069" w14:textId="77777777" w:rsidR="00F96E30" w:rsidRPr="007D4C49" w:rsidRDefault="00F96E30" w:rsidP="00F96E30">
            <w:pPr>
              <w:rPr>
                <w:spacing w:val="0"/>
                <w:sz w:val="20"/>
              </w:rPr>
            </w:pPr>
          </w:p>
        </w:tc>
        <w:tc>
          <w:tcPr>
            <w:tcW w:w="228" w:type="dxa"/>
          </w:tcPr>
          <w:p w14:paraId="021ADCA0" w14:textId="77777777" w:rsidR="00F96E30" w:rsidRPr="00F90AF9" w:rsidRDefault="00F96E30" w:rsidP="00F96E30"/>
        </w:tc>
        <w:tc>
          <w:tcPr>
            <w:tcW w:w="1605" w:type="dxa"/>
          </w:tcPr>
          <w:p w14:paraId="2D04ED6C" w14:textId="135013F8" w:rsidR="00F96E30" w:rsidRPr="00F90AF9" w:rsidRDefault="00F96E30" w:rsidP="00F96E30">
            <w:pPr>
              <w:rPr>
                <w:spacing w:val="0"/>
                <w:sz w:val="20"/>
              </w:rPr>
            </w:pPr>
          </w:p>
        </w:tc>
        <w:tc>
          <w:tcPr>
            <w:tcW w:w="166" w:type="dxa"/>
          </w:tcPr>
          <w:p w14:paraId="68AF2AAA" w14:textId="77777777" w:rsidR="00F96E30" w:rsidRPr="007D4C49" w:rsidRDefault="00F96E30" w:rsidP="00F96E30"/>
        </w:tc>
        <w:tc>
          <w:tcPr>
            <w:tcW w:w="811" w:type="dxa"/>
          </w:tcPr>
          <w:p w14:paraId="5A0F1857" w14:textId="273CF5D1" w:rsidR="00F96E30" w:rsidRPr="007D4C49" w:rsidRDefault="00F96E30" w:rsidP="00F96E30">
            <w:pPr>
              <w:rPr>
                <w:spacing w:val="0"/>
                <w:sz w:val="20"/>
              </w:rPr>
            </w:pPr>
            <w:r w:rsidRPr="007D4C49">
              <w:rPr>
                <w:spacing w:val="0"/>
                <w:sz w:val="20"/>
              </w:rPr>
              <w:t>2022</w:t>
            </w:r>
          </w:p>
        </w:tc>
        <w:tc>
          <w:tcPr>
            <w:tcW w:w="1513" w:type="dxa"/>
            <w:noWrap/>
          </w:tcPr>
          <w:p w14:paraId="1025B213" w14:textId="7FC112ED" w:rsidR="00F96E30" w:rsidRPr="007D4C49" w:rsidRDefault="00F96E30" w:rsidP="00F96E30">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c>
          <w:tcPr>
            <w:tcW w:w="1340" w:type="dxa"/>
            <w:noWrap/>
          </w:tcPr>
          <w:p w14:paraId="112D4F08" w14:textId="550C806F" w:rsidR="00F96E30" w:rsidRPr="007D4C49" w:rsidRDefault="00F96E30" w:rsidP="00F96E30">
            <w:pPr>
              <w:rPr>
                <w:spacing w:val="0"/>
                <w:sz w:val="20"/>
              </w:rPr>
            </w:pPr>
            <w:r w:rsidRPr="007D4C49">
              <w:rPr>
                <w:spacing w:val="0"/>
                <w:sz w:val="20"/>
              </w:rPr>
              <w:t>20.</w:t>
            </w:r>
            <w:r>
              <w:rPr>
                <w:spacing w:val="0"/>
                <w:sz w:val="20"/>
              </w:rPr>
              <w:t>2</w:t>
            </w:r>
            <w:r w:rsidRPr="007D4C49">
              <w:rPr>
                <w:spacing w:val="0"/>
                <w:sz w:val="20"/>
              </w:rPr>
              <w:t xml:space="preserve"> ± 8.7</w:t>
            </w:r>
          </w:p>
        </w:tc>
        <w:tc>
          <w:tcPr>
            <w:tcW w:w="1450" w:type="dxa"/>
            <w:noWrap/>
          </w:tcPr>
          <w:p w14:paraId="123DAE5D" w14:textId="2088C406" w:rsidR="00F96E30" w:rsidRPr="007D4C49" w:rsidRDefault="00F96E30" w:rsidP="00F96E30">
            <w:pPr>
              <w:rPr>
                <w:spacing w:val="0"/>
                <w:sz w:val="20"/>
              </w:rPr>
            </w:pPr>
            <w:r w:rsidRPr="007D4C49">
              <w:rPr>
                <w:spacing w:val="0"/>
                <w:sz w:val="20"/>
              </w:rPr>
              <w:t>15.5 ± 3.6</w:t>
            </w:r>
          </w:p>
        </w:tc>
      </w:tr>
      <w:tr w:rsidR="00F96E30" w:rsidRPr="00A754DB" w14:paraId="5052A138" w14:textId="77777777" w:rsidTr="00366FDC">
        <w:trPr>
          <w:trHeight w:val="290"/>
        </w:trPr>
        <w:tc>
          <w:tcPr>
            <w:tcW w:w="2952" w:type="dxa"/>
            <w:noWrap/>
          </w:tcPr>
          <w:p w14:paraId="711BBD6A" w14:textId="77777777" w:rsidR="00F96E30" w:rsidRPr="007D4C49" w:rsidRDefault="00F96E30" w:rsidP="00F96E30">
            <w:pPr>
              <w:rPr>
                <w:spacing w:val="0"/>
                <w:sz w:val="20"/>
              </w:rPr>
            </w:pPr>
          </w:p>
        </w:tc>
        <w:tc>
          <w:tcPr>
            <w:tcW w:w="228" w:type="dxa"/>
          </w:tcPr>
          <w:p w14:paraId="7BA60DA2" w14:textId="77777777" w:rsidR="00F96E30" w:rsidRPr="00F90AF9" w:rsidRDefault="00F96E30" w:rsidP="00F96E30"/>
        </w:tc>
        <w:tc>
          <w:tcPr>
            <w:tcW w:w="1605" w:type="dxa"/>
          </w:tcPr>
          <w:p w14:paraId="00904955" w14:textId="494BCA8B" w:rsidR="00F96E30" w:rsidRPr="00F90AF9" w:rsidRDefault="00F96E30" w:rsidP="00F96E30">
            <w:pPr>
              <w:rPr>
                <w:spacing w:val="0"/>
                <w:sz w:val="20"/>
              </w:rPr>
            </w:pPr>
          </w:p>
        </w:tc>
        <w:tc>
          <w:tcPr>
            <w:tcW w:w="166" w:type="dxa"/>
          </w:tcPr>
          <w:p w14:paraId="33432862" w14:textId="77777777" w:rsidR="00F96E30" w:rsidRPr="007D4C49" w:rsidRDefault="00F96E30" w:rsidP="00F96E30"/>
        </w:tc>
        <w:tc>
          <w:tcPr>
            <w:tcW w:w="811" w:type="dxa"/>
          </w:tcPr>
          <w:p w14:paraId="503E74DB" w14:textId="75C575BF" w:rsidR="00F96E30" w:rsidRPr="007D4C49" w:rsidRDefault="00F96E30" w:rsidP="00F96E30">
            <w:pPr>
              <w:rPr>
                <w:spacing w:val="0"/>
                <w:sz w:val="20"/>
              </w:rPr>
            </w:pPr>
          </w:p>
        </w:tc>
        <w:tc>
          <w:tcPr>
            <w:tcW w:w="1513" w:type="dxa"/>
            <w:noWrap/>
          </w:tcPr>
          <w:p w14:paraId="0715DE63" w14:textId="77777777" w:rsidR="00F96E30" w:rsidRPr="007D4C49" w:rsidRDefault="00F96E30" w:rsidP="00F96E30">
            <w:pPr>
              <w:rPr>
                <w:spacing w:val="0"/>
                <w:sz w:val="20"/>
              </w:rPr>
            </w:pPr>
          </w:p>
        </w:tc>
        <w:tc>
          <w:tcPr>
            <w:tcW w:w="1340" w:type="dxa"/>
            <w:noWrap/>
          </w:tcPr>
          <w:p w14:paraId="6D0133DC" w14:textId="77777777" w:rsidR="00F96E30" w:rsidRPr="007D4C49" w:rsidRDefault="00F96E30" w:rsidP="00F96E30">
            <w:pPr>
              <w:rPr>
                <w:spacing w:val="0"/>
                <w:sz w:val="20"/>
              </w:rPr>
            </w:pPr>
          </w:p>
        </w:tc>
        <w:tc>
          <w:tcPr>
            <w:tcW w:w="1450" w:type="dxa"/>
            <w:noWrap/>
          </w:tcPr>
          <w:p w14:paraId="622F6C17" w14:textId="77777777" w:rsidR="00F96E30" w:rsidRPr="007D4C49" w:rsidRDefault="00F96E30" w:rsidP="00F96E30">
            <w:pPr>
              <w:rPr>
                <w:spacing w:val="0"/>
                <w:sz w:val="20"/>
              </w:rPr>
            </w:pPr>
          </w:p>
        </w:tc>
      </w:tr>
      <w:tr w:rsidR="00F96E30" w:rsidRPr="00A754DB" w14:paraId="6694FE32" w14:textId="77777777" w:rsidTr="00366FDC">
        <w:trPr>
          <w:trHeight w:val="290"/>
        </w:trPr>
        <w:tc>
          <w:tcPr>
            <w:tcW w:w="2952" w:type="dxa"/>
            <w:noWrap/>
            <w:hideMark/>
          </w:tcPr>
          <w:p w14:paraId="59F4061D" w14:textId="25389C57" w:rsidR="00F96E30" w:rsidRPr="007D4C49" w:rsidRDefault="00F96E30" w:rsidP="00F96E30">
            <w:pPr>
              <w:rPr>
                <w:spacing w:val="0"/>
                <w:sz w:val="20"/>
              </w:rPr>
            </w:pPr>
            <w:r w:rsidRPr="007D4C49">
              <w:rPr>
                <w:spacing w:val="0"/>
                <w:sz w:val="20"/>
              </w:rPr>
              <w:t>Activity abundance of forest-specialist species</w:t>
            </w:r>
          </w:p>
        </w:tc>
        <w:tc>
          <w:tcPr>
            <w:tcW w:w="228" w:type="dxa"/>
          </w:tcPr>
          <w:p w14:paraId="1728C969" w14:textId="77777777" w:rsidR="00F96E30" w:rsidRPr="00F90AF9" w:rsidRDefault="00F96E30" w:rsidP="00F96E30"/>
        </w:tc>
        <w:tc>
          <w:tcPr>
            <w:tcW w:w="1605" w:type="dxa"/>
          </w:tcPr>
          <w:p w14:paraId="67D575DF" w14:textId="055B35BA" w:rsidR="00F96E30" w:rsidRPr="00F90AF9" w:rsidRDefault="00F96E30" w:rsidP="00F96E30">
            <w:pPr>
              <w:rPr>
                <w:spacing w:val="0"/>
                <w:sz w:val="20"/>
              </w:rPr>
            </w:pPr>
            <w:r w:rsidRPr="00F90AF9">
              <w:rPr>
                <w:spacing w:val="0"/>
                <w:sz w:val="20"/>
              </w:rPr>
              <w:t>Beetles per 84 days</w:t>
            </w:r>
          </w:p>
        </w:tc>
        <w:tc>
          <w:tcPr>
            <w:tcW w:w="166" w:type="dxa"/>
          </w:tcPr>
          <w:p w14:paraId="3742798E" w14:textId="77777777" w:rsidR="00F96E30" w:rsidRPr="007D4C49" w:rsidRDefault="00F96E30" w:rsidP="00F96E30"/>
        </w:tc>
        <w:tc>
          <w:tcPr>
            <w:tcW w:w="811" w:type="dxa"/>
          </w:tcPr>
          <w:p w14:paraId="2DEF2B0A" w14:textId="7DAED586" w:rsidR="00F96E30" w:rsidRPr="007D4C49" w:rsidRDefault="00F96E30" w:rsidP="00F96E30">
            <w:pPr>
              <w:rPr>
                <w:spacing w:val="0"/>
                <w:sz w:val="20"/>
              </w:rPr>
            </w:pPr>
            <w:r w:rsidRPr="007D4C49">
              <w:rPr>
                <w:spacing w:val="0"/>
                <w:sz w:val="20"/>
              </w:rPr>
              <w:t>2015</w:t>
            </w:r>
          </w:p>
        </w:tc>
        <w:tc>
          <w:tcPr>
            <w:tcW w:w="1513" w:type="dxa"/>
            <w:noWrap/>
            <w:hideMark/>
          </w:tcPr>
          <w:p w14:paraId="019B5F41" w14:textId="4CE73F42" w:rsidR="00F96E30" w:rsidRPr="007D4C49" w:rsidRDefault="00F96E30" w:rsidP="00F96E30">
            <w:pPr>
              <w:rPr>
                <w:spacing w:val="0"/>
                <w:sz w:val="20"/>
              </w:rPr>
            </w:pPr>
            <w:r w:rsidRPr="007D4C49">
              <w:rPr>
                <w:spacing w:val="0"/>
                <w:sz w:val="20"/>
              </w:rPr>
              <w:t>13.9 ± 2.</w:t>
            </w:r>
            <w:r>
              <w:rPr>
                <w:spacing w:val="0"/>
                <w:sz w:val="20"/>
              </w:rPr>
              <w:t>8</w:t>
            </w:r>
          </w:p>
        </w:tc>
        <w:tc>
          <w:tcPr>
            <w:tcW w:w="1340" w:type="dxa"/>
            <w:noWrap/>
            <w:hideMark/>
          </w:tcPr>
          <w:p w14:paraId="40A1F67D" w14:textId="09CB7F3F" w:rsidR="00F96E30" w:rsidRPr="007D4C49" w:rsidRDefault="00F96E30" w:rsidP="00F96E30">
            <w:pPr>
              <w:rPr>
                <w:spacing w:val="0"/>
                <w:sz w:val="20"/>
              </w:rPr>
            </w:pPr>
            <w:r w:rsidRPr="007D4C49">
              <w:rPr>
                <w:spacing w:val="0"/>
                <w:sz w:val="20"/>
              </w:rPr>
              <w:t>37.1 ± 14.</w:t>
            </w:r>
            <w:r>
              <w:rPr>
                <w:spacing w:val="0"/>
                <w:sz w:val="20"/>
              </w:rPr>
              <w:t>3</w:t>
            </w:r>
          </w:p>
        </w:tc>
        <w:tc>
          <w:tcPr>
            <w:tcW w:w="1450" w:type="dxa"/>
            <w:noWrap/>
            <w:hideMark/>
          </w:tcPr>
          <w:p w14:paraId="2079E3E4" w14:textId="10865627" w:rsidR="00F96E30" w:rsidRPr="007D4C49" w:rsidRDefault="00F96E30" w:rsidP="00F96E30">
            <w:pPr>
              <w:rPr>
                <w:spacing w:val="0"/>
                <w:sz w:val="20"/>
              </w:rPr>
            </w:pPr>
            <w:r w:rsidRPr="007D4C49">
              <w:rPr>
                <w:spacing w:val="0"/>
                <w:sz w:val="20"/>
              </w:rPr>
              <w:t>14.3 ± 4.2</w:t>
            </w:r>
          </w:p>
        </w:tc>
      </w:tr>
      <w:tr w:rsidR="00F96E30" w:rsidRPr="00A754DB" w14:paraId="01DBC1D7" w14:textId="77777777" w:rsidTr="00366FDC">
        <w:trPr>
          <w:trHeight w:val="290"/>
        </w:trPr>
        <w:tc>
          <w:tcPr>
            <w:tcW w:w="2952" w:type="dxa"/>
            <w:noWrap/>
          </w:tcPr>
          <w:p w14:paraId="4D9D96B1" w14:textId="77777777" w:rsidR="00F96E30" w:rsidRPr="007D4C49" w:rsidRDefault="00F96E30" w:rsidP="00F96E30">
            <w:pPr>
              <w:rPr>
                <w:spacing w:val="0"/>
                <w:sz w:val="20"/>
              </w:rPr>
            </w:pPr>
          </w:p>
        </w:tc>
        <w:tc>
          <w:tcPr>
            <w:tcW w:w="228" w:type="dxa"/>
          </w:tcPr>
          <w:p w14:paraId="7042CA3F" w14:textId="77777777" w:rsidR="00F96E30" w:rsidRPr="00F90AF9" w:rsidRDefault="00F96E30" w:rsidP="00F96E30"/>
        </w:tc>
        <w:tc>
          <w:tcPr>
            <w:tcW w:w="1605" w:type="dxa"/>
          </w:tcPr>
          <w:p w14:paraId="2FBAD68E" w14:textId="3132430B" w:rsidR="00F96E30" w:rsidRPr="00F90AF9" w:rsidRDefault="00F96E30" w:rsidP="00F96E30">
            <w:pPr>
              <w:rPr>
                <w:spacing w:val="0"/>
                <w:sz w:val="20"/>
              </w:rPr>
            </w:pPr>
          </w:p>
        </w:tc>
        <w:tc>
          <w:tcPr>
            <w:tcW w:w="166" w:type="dxa"/>
          </w:tcPr>
          <w:p w14:paraId="1D0DB34A" w14:textId="77777777" w:rsidR="00F96E30" w:rsidRPr="007D4C49" w:rsidRDefault="00F96E30" w:rsidP="00F96E30"/>
        </w:tc>
        <w:tc>
          <w:tcPr>
            <w:tcW w:w="811" w:type="dxa"/>
          </w:tcPr>
          <w:p w14:paraId="31AAD90C" w14:textId="397372F3" w:rsidR="00F96E30" w:rsidRPr="007D4C49" w:rsidRDefault="00F96E30" w:rsidP="00F96E30">
            <w:pPr>
              <w:rPr>
                <w:spacing w:val="0"/>
                <w:sz w:val="20"/>
              </w:rPr>
            </w:pPr>
            <w:r w:rsidRPr="007D4C49">
              <w:rPr>
                <w:spacing w:val="0"/>
                <w:sz w:val="20"/>
              </w:rPr>
              <w:t>2022</w:t>
            </w:r>
          </w:p>
        </w:tc>
        <w:tc>
          <w:tcPr>
            <w:tcW w:w="1513" w:type="dxa"/>
            <w:noWrap/>
          </w:tcPr>
          <w:p w14:paraId="0255658C" w14:textId="748FE33B" w:rsidR="00F96E30" w:rsidRPr="007D4C49" w:rsidRDefault="00F96E30" w:rsidP="00F96E30">
            <w:pPr>
              <w:rPr>
                <w:spacing w:val="0"/>
                <w:sz w:val="20"/>
              </w:rPr>
            </w:pPr>
            <w:r w:rsidRPr="007D4C49">
              <w:rPr>
                <w:spacing w:val="0"/>
                <w:sz w:val="20"/>
              </w:rPr>
              <w:t>11.6 ± 2.1</w:t>
            </w:r>
          </w:p>
        </w:tc>
        <w:tc>
          <w:tcPr>
            <w:tcW w:w="1340" w:type="dxa"/>
            <w:noWrap/>
          </w:tcPr>
          <w:p w14:paraId="21256A94" w14:textId="650762FC" w:rsidR="00F96E30" w:rsidRPr="007D4C49" w:rsidRDefault="00F96E30" w:rsidP="00F96E30">
            <w:pPr>
              <w:rPr>
                <w:spacing w:val="0"/>
                <w:sz w:val="20"/>
              </w:rPr>
            </w:pPr>
            <w:r w:rsidRPr="007D4C49">
              <w:rPr>
                <w:spacing w:val="0"/>
                <w:sz w:val="20"/>
              </w:rPr>
              <w:t>9.3 ± 1.9</w:t>
            </w:r>
          </w:p>
        </w:tc>
        <w:tc>
          <w:tcPr>
            <w:tcW w:w="1450" w:type="dxa"/>
            <w:noWrap/>
          </w:tcPr>
          <w:p w14:paraId="33766485" w14:textId="45CFD464" w:rsidR="00F96E30" w:rsidRPr="007D4C49" w:rsidRDefault="00F96E30" w:rsidP="00F96E30">
            <w:pPr>
              <w:rPr>
                <w:spacing w:val="0"/>
                <w:sz w:val="20"/>
              </w:rPr>
            </w:pPr>
            <w:r w:rsidRPr="007D4C49">
              <w:rPr>
                <w:spacing w:val="0"/>
                <w:sz w:val="20"/>
              </w:rPr>
              <w:t>13.</w:t>
            </w:r>
            <w:r>
              <w:rPr>
                <w:spacing w:val="0"/>
                <w:sz w:val="20"/>
              </w:rPr>
              <w:t>7</w:t>
            </w:r>
            <w:r w:rsidRPr="007D4C49">
              <w:rPr>
                <w:spacing w:val="0"/>
                <w:sz w:val="20"/>
              </w:rPr>
              <w:t xml:space="preserve"> ± 3.2</w:t>
            </w:r>
          </w:p>
        </w:tc>
      </w:tr>
      <w:tr w:rsidR="00F96E30" w:rsidRPr="00A754DB" w14:paraId="491F1A6F" w14:textId="77777777" w:rsidTr="00366FDC">
        <w:trPr>
          <w:trHeight w:val="290"/>
        </w:trPr>
        <w:tc>
          <w:tcPr>
            <w:tcW w:w="2952" w:type="dxa"/>
            <w:noWrap/>
          </w:tcPr>
          <w:p w14:paraId="4197A8B8" w14:textId="77777777" w:rsidR="00F96E30" w:rsidRPr="007D4C49" w:rsidRDefault="00F96E30" w:rsidP="00F96E30">
            <w:pPr>
              <w:rPr>
                <w:spacing w:val="0"/>
                <w:sz w:val="20"/>
              </w:rPr>
            </w:pPr>
          </w:p>
        </w:tc>
        <w:tc>
          <w:tcPr>
            <w:tcW w:w="228" w:type="dxa"/>
          </w:tcPr>
          <w:p w14:paraId="04154B5A" w14:textId="77777777" w:rsidR="00F96E30" w:rsidRPr="00F90AF9" w:rsidRDefault="00F96E30" w:rsidP="00F96E30"/>
        </w:tc>
        <w:tc>
          <w:tcPr>
            <w:tcW w:w="1605" w:type="dxa"/>
          </w:tcPr>
          <w:p w14:paraId="67D93F08" w14:textId="2FA5BB75" w:rsidR="00F96E30" w:rsidRPr="00F90AF9" w:rsidRDefault="00F96E30" w:rsidP="00F96E30">
            <w:pPr>
              <w:rPr>
                <w:spacing w:val="0"/>
                <w:sz w:val="20"/>
              </w:rPr>
            </w:pPr>
          </w:p>
        </w:tc>
        <w:tc>
          <w:tcPr>
            <w:tcW w:w="166" w:type="dxa"/>
          </w:tcPr>
          <w:p w14:paraId="45A793BA" w14:textId="77777777" w:rsidR="00F96E30" w:rsidRPr="007D4C49" w:rsidRDefault="00F96E30" w:rsidP="00F96E30"/>
        </w:tc>
        <w:tc>
          <w:tcPr>
            <w:tcW w:w="811" w:type="dxa"/>
          </w:tcPr>
          <w:p w14:paraId="723063D2" w14:textId="65C4B02D" w:rsidR="00F96E30" w:rsidRPr="007D4C49" w:rsidRDefault="00F96E30" w:rsidP="00F96E30">
            <w:pPr>
              <w:rPr>
                <w:spacing w:val="0"/>
                <w:sz w:val="20"/>
              </w:rPr>
            </w:pPr>
          </w:p>
        </w:tc>
        <w:tc>
          <w:tcPr>
            <w:tcW w:w="1513" w:type="dxa"/>
            <w:noWrap/>
          </w:tcPr>
          <w:p w14:paraId="45726C58" w14:textId="77777777" w:rsidR="00F96E30" w:rsidRPr="007D4C49" w:rsidRDefault="00F96E30" w:rsidP="00F96E30">
            <w:pPr>
              <w:rPr>
                <w:spacing w:val="0"/>
                <w:sz w:val="20"/>
              </w:rPr>
            </w:pPr>
          </w:p>
        </w:tc>
        <w:tc>
          <w:tcPr>
            <w:tcW w:w="1340" w:type="dxa"/>
            <w:noWrap/>
          </w:tcPr>
          <w:p w14:paraId="51B34BF3" w14:textId="77777777" w:rsidR="00F96E30" w:rsidRPr="007D4C49" w:rsidRDefault="00F96E30" w:rsidP="00F96E30">
            <w:pPr>
              <w:rPr>
                <w:spacing w:val="0"/>
                <w:sz w:val="20"/>
              </w:rPr>
            </w:pPr>
          </w:p>
        </w:tc>
        <w:tc>
          <w:tcPr>
            <w:tcW w:w="1450" w:type="dxa"/>
            <w:noWrap/>
          </w:tcPr>
          <w:p w14:paraId="66759D44" w14:textId="77777777" w:rsidR="00F96E30" w:rsidRPr="007D4C49" w:rsidRDefault="00F96E30" w:rsidP="00F96E30">
            <w:pPr>
              <w:rPr>
                <w:spacing w:val="0"/>
                <w:sz w:val="20"/>
              </w:rPr>
            </w:pPr>
          </w:p>
        </w:tc>
      </w:tr>
      <w:tr w:rsidR="00F96E30" w:rsidRPr="00A754DB" w14:paraId="4CB26B2A" w14:textId="77777777" w:rsidTr="00366FDC">
        <w:trPr>
          <w:trHeight w:val="290"/>
        </w:trPr>
        <w:tc>
          <w:tcPr>
            <w:tcW w:w="2952" w:type="dxa"/>
            <w:noWrap/>
            <w:hideMark/>
          </w:tcPr>
          <w:p w14:paraId="7CE8B4C8" w14:textId="5E6C3176" w:rsidR="00F96E30" w:rsidRPr="007D4C49" w:rsidRDefault="00F96E30" w:rsidP="00F96E30">
            <w:pPr>
              <w:rPr>
                <w:spacing w:val="0"/>
                <w:sz w:val="20"/>
              </w:rPr>
            </w:pPr>
            <w:r w:rsidRPr="007D4C49">
              <w:rPr>
                <w:spacing w:val="0"/>
                <w:sz w:val="20"/>
              </w:rPr>
              <w:t>Species richness</w:t>
            </w:r>
          </w:p>
        </w:tc>
        <w:tc>
          <w:tcPr>
            <w:tcW w:w="228" w:type="dxa"/>
          </w:tcPr>
          <w:p w14:paraId="0E32D206" w14:textId="77777777" w:rsidR="00F96E30" w:rsidRPr="00F90AF9" w:rsidRDefault="00F96E30" w:rsidP="00F96E30"/>
        </w:tc>
        <w:tc>
          <w:tcPr>
            <w:tcW w:w="1605" w:type="dxa"/>
          </w:tcPr>
          <w:p w14:paraId="56C74956" w14:textId="35D38219" w:rsidR="00F96E30" w:rsidRPr="00F90AF9" w:rsidRDefault="00F96E30" w:rsidP="00F96E30">
            <w:pPr>
              <w:rPr>
                <w:spacing w:val="0"/>
                <w:sz w:val="20"/>
              </w:rPr>
            </w:pPr>
            <w:r w:rsidRPr="00F90AF9">
              <w:rPr>
                <w:spacing w:val="0"/>
                <w:sz w:val="20"/>
              </w:rPr>
              <w:t>Number of species</w:t>
            </w:r>
          </w:p>
        </w:tc>
        <w:tc>
          <w:tcPr>
            <w:tcW w:w="166" w:type="dxa"/>
          </w:tcPr>
          <w:p w14:paraId="00A75CB7" w14:textId="77777777" w:rsidR="00F96E30" w:rsidRPr="007D4C49" w:rsidRDefault="00F96E30" w:rsidP="00F96E30"/>
        </w:tc>
        <w:tc>
          <w:tcPr>
            <w:tcW w:w="811" w:type="dxa"/>
          </w:tcPr>
          <w:p w14:paraId="164FF6FF" w14:textId="1050A3C4" w:rsidR="00F96E30" w:rsidRPr="007D4C49" w:rsidRDefault="00F96E30" w:rsidP="00F96E30">
            <w:pPr>
              <w:rPr>
                <w:spacing w:val="0"/>
                <w:sz w:val="20"/>
              </w:rPr>
            </w:pPr>
            <w:r w:rsidRPr="007D4C49">
              <w:rPr>
                <w:spacing w:val="0"/>
                <w:sz w:val="20"/>
              </w:rPr>
              <w:t>2015</w:t>
            </w:r>
          </w:p>
        </w:tc>
        <w:tc>
          <w:tcPr>
            <w:tcW w:w="1513" w:type="dxa"/>
            <w:noWrap/>
            <w:hideMark/>
          </w:tcPr>
          <w:p w14:paraId="066C451C" w14:textId="3A84D6EE" w:rsidR="00F96E30" w:rsidRPr="007D4C49" w:rsidRDefault="00F96E30" w:rsidP="00F96E30">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c>
          <w:tcPr>
            <w:tcW w:w="1340" w:type="dxa"/>
            <w:noWrap/>
            <w:hideMark/>
          </w:tcPr>
          <w:p w14:paraId="02A3FEBE" w14:textId="598FC8C3" w:rsidR="00F96E30" w:rsidRPr="007D4C49" w:rsidRDefault="00F96E30" w:rsidP="00F96E30">
            <w:pPr>
              <w:rPr>
                <w:spacing w:val="0"/>
                <w:sz w:val="20"/>
              </w:rPr>
            </w:pPr>
            <w:r w:rsidRPr="007D4C49">
              <w:rPr>
                <w:spacing w:val="0"/>
                <w:sz w:val="20"/>
              </w:rPr>
              <w:t>11.</w:t>
            </w:r>
            <w:r>
              <w:rPr>
                <w:spacing w:val="0"/>
                <w:sz w:val="20"/>
              </w:rPr>
              <w:t>7</w:t>
            </w:r>
            <w:r w:rsidRPr="007D4C49">
              <w:rPr>
                <w:spacing w:val="0"/>
                <w:sz w:val="20"/>
              </w:rPr>
              <w:t xml:space="preserve"> ± 0.8</w:t>
            </w:r>
          </w:p>
        </w:tc>
        <w:tc>
          <w:tcPr>
            <w:tcW w:w="1450" w:type="dxa"/>
            <w:noWrap/>
            <w:hideMark/>
          </w:tcPr>
          <w:p w14:paraId="68708202" w14:textId="01D9E729" w:rsidR="00F96E30" w:rsidRPr="007D4C49" w:rsidRDefault="00F96E30" w:rsidP="00F96E30">
            <w:pPr>
              <w:rPr>
                <w:spacing w:val="0"/>
                <w:sz w:val="20"/>
              </w:rPr>
            </w:pPr>
            <w:r w:rsidRPr="007D4C49">
              <w:rPr>
                <w:spacing w:val="0"/>
                <w:sz w:val="20"/>
              </w:rPr>
              <w:t>8</w:t>
            </w:r>
            <w:r>
              <w:rPr>
                <w:spacing w:val="0"/>
                <w:sz w:val="20"/>
              </w:rPr>
              <w:t>.0</w:t>
            </w:r>
            <w:r w:rsidRPr="007D4C49">
              <w:rPr>
                <w:spacing w:val="0"/>
                <w:sz w:val="20"/>
              </w:rPr>
              <w:t xml:space="preserve"> ± 1.6</w:t>
            </w:r>
          </w:p>
        </w:tc>
      </w:tr>
      <w:tr w:rsidR="00F96E30" w:rsidRPr="00A754DB" w14:paraId="70110CC7" w14:textId="77777777" w:rsidTr="00366FDC">
        <w:trPr>
          <w:trHeight w:val="290"/>
        </w:trPr>
        <w:tc>
          <w:tcPr>
            <w:tcW w:w="2952" w:type="dxa"/>
            <w:noWrap/>
          </w:tcPr>
          <w:p w14:paraId="50E56958" w14:textId="77777777" w:rsidR="00F96E30" w:rsidRPr="007D4C49" w:rsidRDefault="00F96E30" w:rsidP="00F96E30">
            <w:pPr>
              <w:rPr>
                <w:spacing w:val="0"/>
                <w:sz w:val="20"/>
              </w:rPr>
            </w:pPr>
          </w:p>
        </w:tc>
        <w:tc>
          <w:tcPr>
            <w:tcW w:w="228" w:type="dxa"/>
          </w:tcPr>
          <w:p w14:paraId="4EA55CF1" w14:textId="77777777" w:rsidR="00F96E30" w:rsidRPr="00F90AF9" w:rsidRDefault="00F96E30" w:rsidP="00F96E30"/>
        </w:tc>
        <w:tc>
          <w:tcPr>
            <w:tcW w:w="1605" w:type="dxa"/>
          </w:tcPr>
          <w:p w14:paraId="34B151AE" w14:textId="12E3F7C8" w:rsidR="00F96E30" w:rsidRPr="00F90AF9" w:rsidRDefault="00F96E30" w:rsidP="00F96E30">
            <w:pPr>
              <w:rPr>
                <w:spacing w:val="0"/>
                <w:sz w:val="20"/>
              </w:rPr>
            </w:pPr>
          </w:p>
        </w:tc>
        <w:tc>
          <w:tcPr>
            <w:tcW w:w="166" w:type="dxa"/>
          </w:tcPr>
          <w:p w14:paraId="699B63A0" w14:textId="77777777" w:rsidR="00F96E30" w:rsidRPr="007D4C49" w:rsidRDefault="00F96E30" w:rsidP="00F96E30"/>
        </w:tc>
        <w:tc>
          <w:tcPr>
            <w:tcW w:w="811" w:type="dxa"/>
          </w:tcPr>
          <w:p w14:paraId="0C0746CA" w14:textId="33233B01" w:rsidR="00F96E30" w:rsidRPr="007D4C49" w:rsidRDefault="00F96E30" w:rsidP="00F96E30">
            <w:pPr>
              <w:rPr>
                <w:spacing w:val="0"/>
                <w:sz w:val="20"/>
              </w:rPr>
            </w:pPr>
            <w:r w:rsidRPr="007D4C49">
              <w:rPr>
                <w:spacing w:val="0"/>
                <w:sz w:val="20"/>
              </w:rPr>
              <w:t>2022</w:t>
            </w:r>
          </w:p>
        </w:tc>
        <w:tc>
          <w:tcPr>
            <w:tcW w:w="1513" w:type="dxa"/>
            <w:noWrap/>
          </w:tcPr>
          <w:p w14:paraId="0E33637D" w14:textId="5D81488A" w:rsidR="00F96E30" w:rsidRPr="007D4C49" w:rsidRDefault="00F96E30" w:rsidP="00F96E30">
            <w:pPr>
              <w:rPr>
                <w:spacing w:val="0"/>
                <w:sz w:val="20"/>
              </w:rPr>
            </w:pPr>
            <w:r w:rsidRPr="007D4C49">
              <w:rPr>
                <w:spacing w:val="0"/>
                <w:sz w:val="20"/>
              </w:rPr>
              <w:t>8.3 ± 0.</w:t>
            </w:r>
            <w:r>
              <w:rPr>
                <w:spacing w:val="0"/>
                <w:sz w:val="20"/>
              </w:rPr>
              <w:t>8</w:t>
            </w:r>
          </w:p>
        </w:tc>
        <w:tc>
          <w:tcPr>
            <w:tcW w:w="1340" w:type="dxa"/>
            <w:noWrap/>
          </w:tcPr>
          <w:p w14:paraId="647C7D69" w14:textId="5FC92EEB" w:rsidR="00F96E30" w:rsidRPr="007D4C49" w:rsidRDefault="00F96E30" w:rsidP="00F96E30">
            <w:pPr>
              <w:rPr>
                <w:spacing w:val="0"/>
                <w:sz w:val="20"/>
              </w:rPr>
            </w:pPr>
            <w:r w:rsidRPr="007D4C49">
              <w:rPr>
                <w:spacing w:val="0"/>
                <w:sz w:val="20"/>
              </w:rPr>
              <w:t>9.8 ± 1.</w:t>
            </w:r>
            <w:r>
              <w:rPr>
                <w:spacing w:val="0"/>
                <w:sz w:val="20"/>
              </w:rPr>
              <w:t>1</w:t>
            </w:r>
          </w:p>
        </w:tc>
        <w:tc>
          <w:tcPr>
            <w:tcW w:w="1450" w:type="dxa"/>
            <w:noWrap/>
          </w:tcPr>
          <w:p w14:paraId="16E41E88" w14:textId="6B039568" w:rsidR="00F96E30" w:rsidRPr="007D4C49" w:rsidRDefault="00F96E30" w:rsidP="00F96E30">
            <w:pPr>
              <w:rPr>
                <w:spacing w:val="0"/>
                <w:sz w:val="20"/>
              </w:rPr>
            </w:pPr>
            <w:r w:rsidRPr="007D4C49">
              <w:rPr>
                <w:spacing w:val="0"/>
                <w:sz w:val="20"/>
              </w:rPr>
              <w:t>9.5 ± 1.3</w:t>
            </w:r>
          </w:p>
        </w:tc>
      </w:tr>
      <w:tr w:rsidR="00F96E30" w:rsidRPr="00A754DB" w14:paraId="3A73B198" w14:textId="77777777" w:rsidTr="00366FDC">
        <w:trPr>
          <w:trHeight w:val="290"/>
        </w:trPr>
        <w:tc>
          <w:tcPr>
            <w:tcW w:w="2952" w:type="dxa"/>
            <w:noWrap/>
          </w:tcPr>
          <w:p w14:paraId="3668EF2E" w14:textId="77777777" w:rsidR="00F96E30" w:rsidRPr="007D4C49" w:rsidRDefault="00F96E30" w:rsidP="00F96E30">
            <w:pPr>
              <w:rPr>
                <w:spacing w:val="0"/>
                <w:sz w:val="20"/>
              </w:rPr>
            </w:pPr>
          </w:p>
        </w:tc>
        <w:tc>
          <w:tcPr>
            <w:tcW w:w="228" w:type="dxa"/>
          </w:tcPr>
          <w:p w14:paraId="01A9C547" w14:textId="77777777" w:rsidR="00F96E30" w:rsidRPr="00F90AF9" w:rsidRDefault="00F96E30" w:rsidP="00F96E30"/>
        </w:tc>
        <w:tc>
          <w:tcPr>
            <w:tcW w:w="1605" w:type="dxa"/>
          </w:tcPr>
          <w:p w14:paraId="75F8292C" w14:textId="707633AF" w:rsidR="00F96E30" w:rsidRPr="00F90AF9" w:rsidRDefault="00F96E30" w:rsidP="00F96E30">
            <w:pPr>
              <w:rPr>
                <w:spacing w:val="0"/>
                <w:sz w:val="20"/>
              </w:rPr>
            </w:pPr>
          </w:p>
        </w:tc>
        <w:tc>
          <w:tcPr>
            <w:tcW w:w="166" w:type="dxa"/>
          </w:tcPr>
          <w:p w14:paraId="0B42D4C6" w14:textId="77777777" w:rsidR="00F96E30" w:rsidRPr="007D4C49" w:rsidRDefault="00F96E30" w:rsidP="00F96E30"/>
        </w:tc>
        <w:tc>
          <w:tcPr>
            <w:tcW w:w="811" w:type="dxa"/>
          </w:tcPr>
          <w:p w14:paraId="72AC918C" w14:textId="2F63305B" w:rsidR="00F96E30" w:rsidRPr="007D4C49" w:rsidRDefault="00F96E30" w:rsidP="00F96E30">
            <w:pPr>
              <w:rPr>
                <w:spacing w:val="0"/>
                <w:sz w:val="20"/>
              </w:rPr>
            </w:pPr>
          </w:p>
        </w:tc>
        <w:tc>
          <w:tcPr>
            <w:tcW w:w="1513" w:type="dxa"/>
            <w:noWrap/>
          </w:tcPr>
          <w:p w14:paraId="61589FE5" w14:textId="77777777" w:rsidR="00F96E30" w:rsidRPr="007D4C49" w:rsidRDefault="00F96E30" w:rsidP="00F96E30">
            <w:pPr>
              <w:rPr>
                <w:spacing w:val="0"/>
                <w:sz w:val="20"/>
              </w:rPr>
            </w:pPr>
          </w:p>
        </w:tc>
        <w:tc>
          <w:tcPr>
            <w:tcW w:w="1340" w:type="dxa"/>
            <w:noWrap/>
          </w:tcPr>
          <w:p w14:paraId="1FFAEDBC" w14:textId="77777777" w:rsidR="00F96E30" w:rsidRPr="007D4C49" w:rsidRDefault="00F96E30" w:rsidP="00F96E30">
            <w:pPr>
              <w:rPr>
                <w:spacing w:val="0"/>
                <w:sz w:val="20"/>
              </w:rPr>
            </w:pPr>
          </w:p>
        </w:tc>
        <w:tc>
          <w:tcPr>
            <w:tcW w:w="1450" w:type="dxa"/>
            <w:noWrap/>
          </w:tcPr>
          <w:p w14:paraId="787EFB18" w14:textId="77777777" w:rsidR="00F96E30" w:rsidRPr="007D4C49" w:rsidRDefault="00F96E30" w:rsidP="00F96E30">
            <w:pPr>
              <w:rPr>
                <w:spacing w:val="0"/>
                <w:sz w:val="20"/>
              </w:rPr>
            </w:pPr>
          </w:p>
        </w:tc>
      </w:tr>
      <w:tr w:rsidR="00F96E30" w:rsidRPr="00A754DB" w14:paraId="05A6AB85" w14:textId="77777777" w:rsidTr="00366FDC">
        <w:trPr>
          <w:trHeight w:val="290"/>
        </w:trPr>
        <w:tc>
          <w:tcPr>
            <w:tcW w:w="2952" w:type="dxa"/>
            <w:noWrap/>
            <w:hideMark/>
          </w:tcPr>
          <w:p w14:paraId="73C5FD20" w14:textId="6B53EACC" w:rsidR="00F96E30" w:rsidRPr="007D4C49" w:rsidRDefault="00F96E30" w:rsidP="00F96E30">
            <w:pPr>
              <w:rPr>
                <w:spacing w:val="0"/>
                <w:sz w:val="20"/>
              </w:rPr>
            </w:pPr>
            <w:r w:rsidRPr="007D4C49">
              <w:rPr>
                <w:spacing w:val="0"/>
                <w:sz w:val="20"/>
              </w:rPr>
              <w:t>Shannon diversity</w:t>
            </w:r>
          </w:p>
        </w:tc>
        <w:tc>
          <w:tcPr>
            <w:tcW w:w="228" w:type="dxa"/>
          </w:tcPr>
          <w:p w14:paraId="7F9158B7" w14:textId="77777777" w:rsidR="00F96E30" w:rsidRPr="00F90AF9" w:rsidRDefault="00F96E30" w:rsidP="00F96E30"/>
        </w:tc>
        <w:tc>
          <w:tcPr>
            <w:tcW w:w="1605" w:type="dxa"/>
          </w:tcPr>
          <w:p w14:paraId="5340399C" w14:textId="6947B901" w:rsidR="00F96E30" w:rsidRPr="00F90AF9" w:rsidRDefault="00F96E30" w:rsidP="00F96E30">
            <w:pPr>
              <w:rPr>
                <w:spacing w:val="0"/>
                <w:sz w:val="20"/>
              </w:rPr>
            </w:pPr>
            <w:r w:rsidRPr="00F90AF9">
              <w:rPr>
                <w:spacing w:val="0"/>
                <w:sz w:val="20"/>
              </w:rPr>
              <w:t>Effective number of species</w:t>
            </w:r>
          </w:p>
        </w:tc>
        <w:tc>
          <w:tcPr>
            <w:tcW w:w="166" w:type="dxa"/>
          </w:tcPr>
          <w:p w14:paraId="08B95BA9" w14:textId="77777777" w:rsidR="00F96E30" w:rsidRPr="007D4C49" w:rsidRDefault="00F96E30" w:rsidP="00F96E30"/>
        </w:tc>
        <w:tc>
          <w:tcPr>
            <w:tcW w:w="811" w:type="dxa"/>
          </w:tcPr>
          <w:p w14:paraId="207D7B3F" w14:textId="3B24AACD" w:rsidR="00F96E30" w:rsidRPr="007D4C49" w:rsidRDefault="00F96E30" w:rsidP="00F96E30">
            <w:pPr>
              <w:rPr>
                <w:spacing w:val="0"/>
                <w:sz w:val="20"/>
              </w:rPr>
            </w:pPr>
            <w:r w:rsidRPr="007D4C49">
              <w:rPr>
                <w:spacing w:val="0"/>
                <w:sz w:val="20"/>
              </w:rPr>
              <w:t>2015</w:t>
            </w:r>
          </w:p>
        </w:tc>
        <w:tc>
          <w:tcPr>
            <w:tcW w:w="1513" w:type="dxa"/>
            <w:noWrap/>
            <w:hideMark/>
          </w:tcPr>
          <w:p w14:paraId="0D8CB0C9" w14:textId="0589F5A5" w:rsidR="00F96E30" w:rsidRPr="007D4C49" w:rsidRDefault="00F96E30" w:rsidP="00F96E30">
            <w:pPr>
              <w:rPr>
                <w:spacing w:val="0"/>
                <w:sz w:val="20"/>
              </w:rPr>
            </w:pPr>
            <w:r w:rsidRPr="007D4C49">
              <w:rPr>
                <w:spacing w:val="0"/>
                <w:sz w:val="20"/>
              </w:rPr>
              <w:t>5.1 ± 0.5</w:t>
            </w:r>
          </w:p>
        </w:tc>
        <w:tc>
          <w:tcPr>
            <w:tcW w:w="1340" w:type="dxa"/>
            <w:noWrap/>
            <w:hideMark/>
          </w:tcPr>
          <w:p w14:paraId="6966C1BE" w14:textId="38939D96" w:rsidR="00F96E30" w:rsidRPr="007D4C49" w:rsidRDefault="00F96E30" w:rsidP="00F96E30">
            <w:pPr>
              <w:rPr>
                <w:spacing w:val="0"/>
                <w:sz w:val="20"/>
              </w:rPr>
            </w:pPr>
            <w:r w:rsidRPr="007D4C49">
              <w:rPr>
                <w:spacing w:val="0"/>
                <w:sz w:val="20"/>
              </w:rPr>
              <w:t>6.3 ± 1.0</w:t>
            </w:r>
          </w:p>
        </w:tc>
        <w:tc>
          <w:tcPr>
            <w:tcW w:w="1450" w:type="dxa"/>
            <w:noWrap/>
            <w:hideMark/>
          </w:tcPr>
          <w:p w14:paraId="2623951B" w14:textId="049776EC" w:rsidR="00F96E30" w:rsidRPr="007D4C49" w:rsidRDefault="00F96E30" w:rsidP="00F96E30">
            <w:pPr>
              <w:rPr>
                <w:spacing w:val="0"/>
                <w:sz w:val="20"/>
              </w:rPr>
            </w:pPr>
            <w:r w:rsidRPr="007D4C49">
              <w:rPr>
                <w:spacing w:val="0"/>
                <w:sz w:val="20"/>
              </w:rPr>
              <w:t>6.</w:t>
            </w:r>
            <w:r>
              <w:rPr>
                <w:spacing w:val="0"/>
                <w:sz w:val="20"/>
              </w:rPr>
              <w:t>5</w:t>
            </w:r>
            <w:r w:rsidRPr="007D4C49">
              <w:rPr>
                <w:spacing w:val="0"/>
                <w:sz w:val="20"/>
              </w:rPr>
              <w:t xml:space="preserve"> ± 1.2</w:t>
            </w:r>
          </w:p>
        </w:tc>
      </w:tr>
      <w:tr w:rsidR="00F96E30" w:rsidRPr="00A754DB" w14:paraId="3282A447" w14:textId="77777777" w:rsidTr="00366FDC">
        <w:trPr>
          <w:trHeight w:val="290"/>
        </w:trPr>
        <w:tc>
          <w:tcPr>
            <w:tcW w:w="2952" w:type="dxa"/>
            <w:noWrap/>
          </w:tcPr>
          <w:p w14:paraId="413F395B" w14:textId="77777777" w:rsidR="00F96E30" w:rsidRPr="007D4C49" w:rsidRDefault="00F96E30" w:rsidP="00F96E30">
            <w:pPr>
              <w:rPr>
                <w:spacing w:val="0"/>
                <w:sz w:val="20"/>
              </w:rPr>
            </w:pPr>
          </w:p>
        </w:tc>
        <w:tc>
          <w:tcPr>
            <w:tcW w:w="228" w:type="dxa"/>
          </w:tcPr>
          <w:p w14:paraId="18976F0F" w14:textId="77777777" w:rsidR="00F96E30" w:rsidRPr="00F90AF9" w:rsidRDefault="00F96E30" w:rsidP="00F96E30"/>
        </w:tc>
        <w:tc>
          <w:tcPr>
            <w:tcW w:w="1605" w:type="dxa"/>
          </w:tcPr>
          <w:p w14:paraId="01A8F91C" w14:textId="2ABC65BB" w:rsidR="00F96E30" w:rsidRPr="00F90AF9" w:rsidRDefault="00F96E30" w:rsidP="00F96E30">
            <w:pPr>
              <w:rPr>
                <w:spacing w:val="0"/>
                <w:sz w:val="20"/>
              </w:rPr>
            </w:pPr>
          </w:p>
        </w:tc>
        <w:tc>
          <w:tcPr>
            <w:tcW w:w="166" w:type="dxa"/>
          </w:tcPr>
          <w:p w14:paraId="0C20C62D" w14:textId="77777777" w:rsidR="00F96E30" w:rsidRPr="007D4C49" w:rsidRDefault="00F96E30" w:rsidP="00F96E30"/>
        </w:tc>
        <w:tc>
          <w:tcPr>
            <w:tcW w:w="811" w:type="dxa"/>
          </w:tcPr>
          <w:p w14:paraId="31884096" w14:textId="4CD11509" w:rsidR="00F96E30" w:rsidRPr="007D4C49" w:rsidRDefault="00F96E30" w:rsidP="00F96E30">
            <w:pPr>
              <w:rPr>
                <w:spacing w:val="0"/>
                <w:sz w:val="20"/>
              </w:rPr>
            </w:pPr>
            <w:r w:rsidRPr="007D4C49">
              <w:rPr>
                <w:spacing w:val="0"/>
                <w:sz w:val="20"/>
              </w:rPr>
              <w:t>2022</w:t>
            </w:r>
          </w:p>
        </w:tc>
        <w:tc>
          <w:tcPr>
            <w:tcW w:w="1513" w:type="dxa"/>
            <w:noWrap/>
          </w:tcPr>
          <w:p w14:paraId="53227CE1" w14:textId="51FE5ABD" w:rsidR="00F96E30" w:rsidRPr="007D4C49" w:rsidRDefault="00F96E30" w:rsidP="00F96E30">
            <w:pPr>
              <w:rPr>
                <w:spacing w:val="0"/>
                <w:sz w:val="20"/>
              </w:rPr>
            </w:pPr>
            <w:r w:rsidRPr="007D4C49">
              <w:rPr>
                <w:spacing w:val="0"/>
                <w:sz w:val="20"/>
              </w:rPr>
              <w:t>6.4 ± 0.</w:t>
            </w:r>
            <w:r>
              <w:rPr>
                <w:spacing w:val="0"/>
                <w:sz w:val="20"/>
              </w:rPr>
              <w:t>6</w:t>
            </w:r>
          </w:p>
        </w:tc>
        <w:tc>
          <w:tcPr>
            <w:tcW w:w="1340" w:type="dxa"/>
            <w:noWrap/>
          </w:tcPr>
          <w:p w14:paraId="6D1D9B07" w14:textId="5E2984EA" w:rsidR="00F96E30" w:rsidRPr="007D4C49" w:rsidRDefault="00F96E30" w:rsidP="00F96E30">
            <w:pPr>
              <w:rPr>
                <w:spacing w:val="0"/>
                <w:sz w:val="20"/>
              </w:rPr>
            </w:pPr>
            <w:r w:rsidRPr="007D4C49">
              <w:rPr>
                <w:spacing w:val="0"/>
                <w:sz w:val="20"/>
              </w:rPr>
              <w:t xml:space="preserve">6.7 ± </w:t>
            </w:r>
            <w:r>
              <w:rPr>
                <w:spacing w:val="0"/>
                <w:sz w:val="20"/>
              </w:rPr>
              <w:t>1.0</w:t>
            </w:r>
          </w:p>
        </w:tc>
        <w:tc>
          <w:tcPr>
            <w:tcW w:w="1450" w:type="dxa"/>
            <w:noWrap/>
          </w:tcPr>
          <w:p w14:paraId="23D14CD6" w14:textId="04DACEED" w:rsidR="00F96E30" w:rsidRPr="007D4C49" w:rsidRDefault="00F96E30" w:rsidP="00F96E30">
            <w:pPr>
              <w:rPr>
                <w:spacing w:val="0"/>
                <w:sz w:val="20"/>
              </w:rPr>
            </w:pPr>
            <w:r>
              <w:rPr>
                <w:spacing w:val="0"/>
                <w:sz w:val="20"/>
              </w:rPr>
              <w:t>7.0</w:t>
            </w:r>
            <w:r w:rsidRPr="007D4C49">
              <w:rPr>
                <w:spacing w:val="0"/>
                <w:sz w:val="20"/>
              </w:rPr>
              <w:t xml:space="preserve"> ± 0.</w:t>
            </w:r>
            <w:r>
              <w:rPr>
                <w:spacing w:val="0"/>
                <w:sz w:val="20"/>
              </w:rPr>
              <w:t>9</w:t>
            </w:r>
          </w:p>
        </w:tc>
      </w:tr>
      <w:tr w:rsidR="00F96E30" w:rsidRPr="00A754DB" w14:paraId="64EEACEB" w14:textId="77777777" w:rsidTr="00366FDC">
        <w:trPr>
          <w:trHeight w:val="290"/>
        </w:trPr>
        <w:tc>
          <w:tcPr>
            <w:tcW w:w="2952" w:type="dxa"/>
            <w:noWrap/>
          </w:tcPr>
          <w:p w14:paraId="636BE32B" w14:textId="77777777" w:rsidR="00F96E30" w:rsidRPr="007D4C49" w:rsidRDefault="00F96E30" w:rsidP="00F96E30">
            <w:pPr>
              <w:rPr>
                <w:spacing w:val="0"/>
                <w:sz w:val="20"/>
              </w:rPr>
            </w:pPr>
          </w:p>
        </w:tc>
        <w:tc>
          <w:tcPr>
            <w:tcW w:w="228" w:type="dxa"/>
          </w:tcPr>
          <w:p w14:paraId="1456964D" w14:textId="77777777" w:rsidR="00F96E30" w:rsidRPr="00F90AF9" w:rsidRDefault="00F96E30" w:rsidP="00F96E30"/>
        </w:tc>
        <w:tc>
          <w:tcPr>
            <w:tcW w:w="1605" w:type="dxa"/>
          </w:tcPr>
          <w:p w14:paraId="1FBB1E38" w14:textId="094AC43A" w:rsidR="00F96E30" w:rsidRPr="00F90AF9" w:rsidRDefault="00F96E30" w:rsidP="00F96E30">
            <w:pPr>
              <w:rPr>
                <w:spacing w:val="0"/>
                <w:sz w:val="20"/>
              </w:rPr>
            </w:pPr>
          </w:p>
        </w:tc>
        <w:tc>
          <w:tcPr>
            <w:tcW w:w="166" w:type="dxa"/>
          </w:tcPr>
          <w:p w14:paraId="1D1C42ED" w14:textId="77777777" w:rsidR="00F96E30" w:rsidRPr="007D4C49" w:rsidRDefault="00F96E30" w:rsidP="00F96E30"/>
        </w:tc>
        <w:tc>
          <w:tcPr>
            <w:tcW w:w="811" w:type="dxa"/>
          </w:tcPr>
          <w:p w14:paraId="3CF6DCD6" w14:textId="7628FA6E" w:rsidR="00F96E30" w:rsidRPr="007D4C49" w:rsidRDefault="00F96E30" w:rsidP="00F96E30">
            <w:pPr>
              <w:rPr>
                <w:spacing w:val="0"/>
                <w:sz w:val="20"/>
              </w:rPr>
            </w:pPr>
          </w:p>
        </w:tc>
        <w:tc>
          <w:tcPr>
            <w:tcW w:w="1513" w:type="dxa"/>
            <w:noWrap/>
          </w:tcPr>
          <w:p w14:paraId="6582CD04" w14:textId="77777777" w:rsidR="00F96E30" w:rsidRPr="007D4C49" w:rsidRDefault="00F96E30" w:rsidP="00F96E30">
            <w:pPr>
              <w:rPr>
                <w:spacing w:val="0"/>
                <w:sz w:val="20"/>
              </w:rPr>
            </w:pPr>
          </w:p>
        </w:tc>
        <w:tc>
          <w:tcPr>
            <w:tcW w:w="1340" w:type="dxa"/>
            <w:noWrap/>
          </w:tcPr>
          <w:p w14:paraId="65FFF309" w14:textId="77777777" w:rsidR="00F96E30" w:rsidRPr="007D4C49" w:rsidRDefault="00F96E30" w:rsidP="00F96E30">
            <w:pPr>
              <w:rPr>
                <w:spacing w:val="0"/>
                <w:sz w:val="20"/>
              </w:rPr>
            </w:pPr>
          </w:p>
        </w:tc>
        <w:tc>
          <w:tcPr>
            <w:tcW w:w="1450" w:type="dxa"/>
            <w:noWrap/>
          </w:tcPr>
          <w:p w14:paraId="271B7F48" w14:textId="77777777" w:rsidR="00F96E30" w:rsidRPr="007D4C49" w:rsidRDefault="00F96E30" w:rsidP="00F96E30">
            <w:pPr>
              <w:rPr>
                <w:spacing w:val="0"/>
                <w:sz w:val="20"/>
              </w:rPr>
            </w:pPr>
          </w:p>
        </w:tc>
      </w:tr>
      <w:tr w:rsidR="00F96E30" w:rsidRPr="00A754DB" w14:paraId="7197430D" w14:textId="77777777" w:rsidTr="00366FDC">
        <w:trPr>
          <w:trHeight w:val="290"/>
        </w:trPr>
        <w:tc>
          <w:tcPr>
            <w:tcW w:w="2952" w:type="dxa"/>
            <w:noWrap/>
            <w:hideMark/>
          </w:tcPr>
          <w:p w14:paraId="660EB51A" w14:textId="25B82549" w:rsidR="00F96E30" w:rsidRPr="007D4C49" w:rsidRDefault="00F96E30" w:rsidP="00F96E30">
            <w:pPr>
              <w:rPr>
                <w:spacing w:val="0"/>
                <w:sz w:val="20"/>
              </w:rPr>
            </w:pPr>
            <w:r w:rsidRPr="007D4C49">
              <w:rPr>
                <w:spacing w:val="0"/>
                <w:sz w:val="20"/>
              </w:rPr>
              <w:t>Functional alpha-diversity</w:t>
            </w:r>
          </w:p>
        </w:tc>
        <w:tc>
          <w:tcPr>
            <w:tcW w:w="228" w:type="dxa"/>
          </w:tcPr>
          <w:p w14:paraId="430DEFED" w14:textId="77777777" w:rsidR="00F96E30" w:rsidRPr="00F90AF9" w:rsidRDefault="00F96E30" w:rsidP="00F96E30"/>
        </w:tc>
        <w:tc>
          <w:tcPr>
            <w:tcW w:w="1605" w:type="dxa"/>
          </w:tcPr>
          <w:p w14:paraId="6A86CA78" w14:textId="4B7E3040" w:rsidR="00F96E30" w:rsidRPr="00F90AF9" w:rsidRDefault="00F96E30" w:rsidP="00F96E30">
            <w:pPr>
              <w:rPr>
                <w:spacing w:val="0"/>
                <w:sz w:val="20"/>
              </w:rPr>
            </w:pPr>
            <w:r w:rsidRPr="00F90AF9">
              <w:rPr>
                <w:spacing w:val="0"/>
                <w:sz w:val="20"/>
              </w:rPr>
              <w:t>Within-plot mean pairwise distance in trait space</w:t>
            </w:r>
          </w:p>
        </w:tc>
        <w:tc>
          <w:tcPr>
            <w:tcW w:w="166" w:type="dxa"/>
          </w:tcPr>
          <w:p w14:paraId="333123D7" w14:textId="77777777" w:rsidR="00F96E30" w:rsidRPr="007D4C49" w:rsidRDefault="00F96E30" w:rsidP="00F96E30"/>
        </w:tc>
        <w:tc>
          <w:tcPr>
            <w:tcW w:w="811" w:type="dxa"/>
          </w:tcPr>
          <w:p w14:paraId="5E977ACB" w14:textId="68F8FDE5" w:rsidR="00F96E30" w:rsidRPr="007D4C49" w:rsidRDefault="00F96E30" w:rsidP="00F96E30">
            <w:pPr>
              <w:rPr>
                <w:spacing w:val="0"/>
                <w:sz w:val="20"/>
              </w:rPr>
            </w:pPr>
            <w:r w:rsidRPr="007D4C49">
              <w:rPr>
                <w:spacing w:val="0"/>
                <w:sz w:val="20"/>
              </w:rPr>
              <w:t>2015</w:t>
            </w:r>
          </w:p>
        </w:tc>
        <w:tc>
          <w:tcPr>
            <w:tcW w:w="1513" w:type="dxa"/>
            <w:noWrap/>
            <w:hideMark/>
          </w:tcPr>
          <w:p w14:paraId="5D469197" w14:textId="02C88227" w:rsidR="00F96E30" w:rsidRPr="007D4C49" w:rsidRDefault="00F96E30" w:rsidP="00F96E30">
            <w:pPr>
              <w:rPr>
                <w:spacing w:val="0"/>
                <w:sz w:val="20"/>
              </w:rPr>
            </w:pPr>
            <w:r w:rsidRPr="007D4C49">
              <w:rPr>
                <w:spacing w:val="0"/>
                <w:sz w:val="20"/>
              </w:rPr>
              <w:t>0.15 ± 0.01</w:t>
            </w:r>
          </w:p>
        </w:tc>
        <w:tc>
          <w:tcPr>
            <w:tcW w:w="1340" w:type="dxa"/>
            <w:noWrap/>
            <w:hideMark/>
          </w:tcPr>
          <w:p w14:paraId="774C4450" w14:textId="78DE5955" w:rsidR="00F96E30" w:rsidRPr="007D4C49" w:rsidRDefault="00F96E30" w:rsidP="00F96E30">
            <w:pPr>
              <w:rPr>
                <w:spacing w:val="0"/>
                <w:sz w:val="20"/>
              </w:rPr>
            </w:pPr>
            <w:r w:rsidRPr="007D4C49">
              <w:rPr>
                <w:spacing w:val="0"/>
                <w:sz w:val="20"/>
              </w:rPr>
              <w:t>0.18 ± 0.0</w:t>
            </w:r>
            <w:r>
              <w:rPr>
                <w:spacing w:val="0"/>
                <w:sz w:val="20"/>
              </w:rPr>
              <w:t>1</w:t>
            </w:r>
          </w:p>
        </w:tc>
        <w:tc>
          <w:tcPr>
            <w:tcW w:w="1450" w:type="dxa"/>
            <w:noWrap/>
            <w:hideMark/>
          </w:tcPr>
          <w:p w14:paraId="43E5B7EF" w14:textId="6483F87C" w:rsidR="00F96E30" w:rsidRPr="007D4C49" w:rsidRDefault="00F96E30" w:rsidP="00F96E30">
            <w:pPr>
              <w:rPr>
                <w:spacing w:val="0"/>
                <w:sz w:val="20"/>
              </w:rPr>
            </w:pPr>
            <w:r w:rsidRPr="007D4C49">
              <w:rPr>
                <w:spacing w:val="0"/>
                <w:sz w:val="20"/>
              </w:rPr>
              <w:t>0.1</w:t>
            </w:r>
            <w:r>
              <w:rPr>
                <w:spacing w:val="0"/>
                <w:sz w:val="20"/>
              </w:rPr>
              <w:t>6</w:t>
            </w:r>
            <w:r w:rsidRPr="007D4C49">
              <w:rPr>
                <w:spacing w:val="0"/>
                <w:sz w:val="20"/>
              </w:rPr>
              <w:t xml:space="preserve"> ± 0.0</w:t>
            </w:r>
            <w:r>
              <w:rPr>
                <w:spacing w:val="0"/>
                <w:sz w:val="20"/>
              </w:rPr>
              <w:t>2</w:t>
            </w:r>
          </w:p>
        </w:tc>
      </w:tr>
      <w:tr w:rsidR="00F96E30" w:rsidRPr="00A754DB" w14:paraId="19606789" w14:textId="77777777" w:rsidTr="00366FDC">
        <w:trPr>
          <w:trHeight w:val="290"/>
        </w:trPr>
        <w:tc>
          <w:tcPr>
            <w:tcW w:w="2952" w:type="dxa"/>
            <w:noWrap/>
          </w:tcPr>
          <w:p w14:paraId="7D81FFD5" w14:textId="77777777" w:rsidR="00F96E30" w:rsidRPr="007D4C49" w:rsidRDefault="00F96E30" w:rsidP="00F96E30">
            <w:pPr>
              <w:rPr>
                <w:spacing w:val="0"/>
                <w:sz w:val="20"/>
              </w:rPr>
            </w:pPr>
          </w:p>
        </w:tc>
        <w:tc>
          <w:tcPr>
            <w:tcW w:w="228" w:type="dxa"/>
          </w:tcPr>
          <w:p w14:paraId="2CE5DF94" w14:textId="77777777" w:rsidR="00F96E30" w:rsidRPr="00F90AF9" w:rsidRDefault="00F96E30" w:rsidP="00F96E30"/>
        </w:tc>
        <w:tc>
          <w:tcPr>
            <w:tcW w:w="1605" w:type="dxa"/>
          </w:tcPr>
          <w:p w14:paraId="4A9FF3CB" w14:textId="26191FCE" w:rsidR="00F96E30" w:rsidRPr="00F90AF9" w:rsidRDefault="00F96E30" w:rsidP="00F96E30">
            <w:pPr>
              <w:rPr>
                <w:spacing w:val="0"/>
                <w:sz w:val="20"/>
              </w:rPr>
            </w:pPr>
          </w:p>
        </w:tc>
        <w:tc>
          <w:tcPr>
            <w:tcW w:w="166" w:type="dxa"/>
          </w:tcPr>
          <w:p w14:paraId="66066416" w14:textId="77777777" w:rsidR="00F96E30" w:rsidRPr="007D4C49" w:rsidRDefault="00F96E30" w:rsidP="00F96E30"/>
        </w:tc>
        <w:tc>
          <w:tcPr>
            <w:tcW w:w="811" w:type="dxa"/>
          </w:tcPr>
          <w:p w14:paraId="7F4084FD" w14:textId="4846FA8A" w:rsidR="00F96E30" w:rsidRPr="007D4C49" w:rsidRDefault="00F96E30" w:rsidP="00F96E30">
            <w:pPr>
              <w:rPr>
                <w:spacing w:val="0"/>
                <w:sz w:val="20"/>
              </w:rPr>
            </w:pPr>
            <w:r w:rsidRPr="007D4C49">
              <w:rPr>
                <w:spacing w:val="0"/>
                <w:sz w:val="20"/>
              </w:rPr>
              <w:t>2022</w:t>
            </w:r>
          </w:p>
        </w:tc>
        <w:tc>
          <w:tcPr>
            <w:tcW w:w="1513" w:type="dxa"/>
            <w:noWrap/>
          </w:tcPr>
          <w:p w14:paraId="693ACC6D" w14:textId="285AC534" w:rsidR="00F96E30" w:rsidRPr="007D4C49" w:rsidRDefault="00F96E30" w:rsidP="00F96E30">
            <w:pPr>
              <w:rPr>
                <w:spacing w:val="0"/>
                <w:sz w:val="20"/>
              </w:rPr>
            </w:pPr>
            <w:r w:rsidRPr="007D4C49">
              <w:rPr>
                <w:spacing w:val="0"/>
                <w:sz w:val="20"/>
              </w:rPr>
              <w:t>0.1</w:t>
            </w:r>
            <w:r>
              <w:rPr>
                <w:spacing w:val="0"/>
                <w:sz w:val="20"/>
              </w:rPr>
              <w:t>7</w:t>
            </w:r>
            <w:r w:rsidRPr="007D4C49">
              <w:rPr>
                <w:spacing w:val="0"/>
                <w:sz w:val="20"/>
              </w:rPr>
              <w:t xml:space="preserve"> ± 0.0</w:t>
            </w:r>
            <w:r>
              <w:rPr>
                <w:spacing w:val="0"/>
                <w:sz w:val="20"/>
              </w:rPr>
              <w:t>1</w:t>
            </w:r>
          </w:p>
        </w:tc>
        <w:tc>
          <w:tcPr>
            <w:tcW w:w="1340" w:type="dxa"/>
            <w:noWrap/>
          </w:tcPr>
          <w:p w14:paraId="0FC16ECE" w14:textId="76FAD0A1" w:rsidR="00F96E30" w:rsidRPr="007D4C49" w:rsidRDefault="00F96E30" w:rsidP="00F96E30">
            <w:pPr>
              <w:rPr>
                <w:spacing w:val="0"/>
                <w:sz w:val="20"/>
              </w:rPr>
            </w:pPr>
            <w:r w:rsidRPr="007D4C49">
              <w:rPr>
                <w:spacing w:val="0"/>
                <w:sz w:val="20"/>
              </w:rPr>
              <w:t>0.1</w:t>
            </w:r>
            <w:r>
              <w:rPr>
                <w:spacing w:val="0"/>
                <w:sz w:val="20"/>
              </w:rPr>
              <w:t>6</w:t>
            </w:r>
            <w:r w:rsidRPr="007D4C49">
              <w:rPr>
                <w:spacing w:val="0"/>
                <w:sz w:val="20"/>
              </w:rPr>
              <w:t xml:space="preserve"> ± 0.01</w:t>
            </w:r>
          </w:p>
        </w:tc>
        <w:tc>
          <w:tcPr>
            <w:tcW w:w="1450" w:type="dxa"/>
            <w:noWrap/>
          </w:tcPr>
          <w:p w14:paraId="0AC49C52" w14:textId="192BF67E" w:rsidR="00F96E30" w:rsidRPr="007D4C49" w:rsidRDefault="00F96E30" w:rsidP="00F96E30">
            <w:pPr>
              <w:rPr>
                <w:spacing w:val="0"/>
                <w:sz w:val="20"/>
              </w:rPr>
            </w:pPr>
            <w:r w:rsidRPr="007D4C49">
              <w:rPr>
                <w:spacing w:val="0"/>
                <w:sz w:val="20"/>
              </w:rPr>
              <w:t>0.17 ± 0.01</w:t>
            </w:r>
          </w:p>
        </w:tc>
      </w:tr>
      <w:tr w:rsidR="00F96E30" w:rsidRPr="00A754DB" w14:paraId="1C6F08CD" w14:textId="77777777" w:rsidTr="00366FDC">
        <w:trPr>
          <w:trHeight w:val="290"/>
        </w:trPr>
        <w:tc>
          <w:tcPr>
            <w:tcW w:w="2952" w:type="dxa"/>
            <w:noWrap/>
          </w:tcPr>
          <w:p w14:paraId="4F197165" w14:textId="77777777" w:rsidR="00F96E30" w:rsidRPr="007D4C49" w:rsidRDefault="00F96E30" w:rsidP="00F96E30">
            <w:pPr>
              <w:rPr>
                <w:spacing w:val="0"/>
                <w:sz w:val="20"/>
              </w:rPr>
            </w:pPr>
          </w:p>
        </w:tc>
        <w:tc>
          <w:tcPr>
            <w:tcW w:w="228" w:type="dxa"/>
          </w:tcPr>
          <w:p w14:paraId="1EDDE6A4" w14:textId="77777777" w:rsidR="00F96E30" w:rsidRPr="00F90AF9" w:rsidRDefault="00F96E30" w:rsidP="00F96E30"/>
        </w:tc>
        <w:tc>
          <w:tcPr>
            <w:tcW w:w="1605" w:type="dxa"/>
          </w:tcPr>
          <w:p w14:paraId="05B1E810" w14:textId="1A17D1F2" w:rsidR="00F96E30" w:rsidRPr="00F90AF9" w:rsidRDefault="00F96E30" w:rsidP="00F96E30">
            <w:pPr>
              <w:rPr>
                <w:spacing w:val="0"/>
                <w:sz w:val="20"/>
              </w:rPr>
            </w:pPr>
          </w:p>
        </w:tc>
        <w:tc>
          <w:tcPr>
            <w:tcW w:w="166" w:type="dxa"/>
          </w:tcPr>
          <w:p w14:paraId="0C2884CD" w14:textId="77777777" w:rsidR="00F96E30" w:rsidRPr="007D4C49" w:rsidRDefault="00F96E30" w:rsidP="00F96E30"/>
        </w:tc>
        <w:tc>
          <w:tcPr>
            <w:tcW w:w="811" w:type="dxa"/>
          </w:tcPr>
          <w:p w14:paraId="1E202016" w14:textId="5C10D0D6" w:rsidR="00F96E30" w:rsidRPr="007D4C49" w:rsidRDefault="00F96E30" w:rsidP="00F96E30">
            <w:pPr>
              <w:rPr>
                <w:spacing w:val="0"/>
                <w:sz w:val="20"/>
              </w:rPr>
            </w:pPr>
          </w:p>
        </w:tc>
        <w:tc>
          <w:tcPr>
            <w:tcW w:w="1513" w:type="dxa"/>
            <w:noWrap/>
          </w:tcPr>
          <w:p w14:paraId="517BB126" w14:textId="77777777" w:rsidR="00F96E30" w:rsidRPr="007D4C49" w:rsidRDefault="00F96E30" w:rsidP="00F96E30">
            <w:pPr>
              <w:rPr>
                <w:spacing w:val="0"/>
                <w:sz w:val="20"/>
              </w:rPr>
            </w:pPr>
          </w:p>
        </w:tc>
        <w:tc>
          <w:tcPr>
            <w:tcW w:w="1340" w:type="dxa"/>
            <w:noWrap/>
          </w:tcPr>
          <w:p w14:paraId="1147F1BF" w14:textId="77777777" w:rsidR="00F96E30" w:rsidRPr="007D4C49" w:rsidRDefault="00F96E30" w:rsidP="00F96E30">
            <w:pPr>
              <w:rPr>
                <w:spacing w:val="0"/>
                <w:sz w:val="20"/>
              </w:rPr>
            </w:pPr>
          </w:p>
        </w:tc>
        <w:tc>
          <w:tcPr>
            <w:tcW w:w="1450" w:type="dxa"/>
            <w:noWrap/>
          </w:tcPr>
          <w:p w14:paraId="1011F84B" w14:textId="77777777" w:rsidR="00F96E30" w:rsidRPr="007D4C49" w:rsidRDefault="00F96E30" w:rsidP="00F96E30">
            <w:pPr>
              <w:rPr>
                <w:spacing w:val="0"/>
                <w:sz w:val="20"/>
              </w:rPr>
            </w:pPr>
          </w:p>
        </w:tc>
      </w:tr>
      <w:tr w:rsidR="00F96E30" w:rsidRPr="00A754DB" w14:paraId="60C86266" w14:textId="77777777" w:rsidTr="00366FDC">
        <w:trPr>
          <w:trHeight w:val="290"/>
        </w:trPr>
        <w:tc>
          <w:tcPr>
            <w:tcW w:w="2952" w:type="dxa"/>
            <w:noWrap/>
            <w:hideMark/>
          </w:tcPr>
          <w:p w14:paraId="52F443A1" w14:textId="3EFEBA87" w:rsidR="00F96E30" w:rsidRPr="007D4C49" w:rsidRDefault="00F96E30" w:rsidP="00F96E30">
            <w:pPr>
              <w:rPr>
                <w:spacing w:val="0"/>
                <w:sz w:val="20"/>
              </w:rPr>
            </w:pPr>
            <w:r w:rsidRPr="007D4C49">
              <w:rPr>
                <w:spacing w:val="0"/>
                <w:sz w:val="20"/>
              </w:rPr>
              <w:t>CWM PC1</w:t>
            </w:r>
          </w:p>
        </w:tc>
        <w:tc>
          <w:tcPr>
            <w:tcW w:w="228" w:type="dxa"/>
          </w:tcPr>
          <w:p w14:paraId="7FB93D68" w14:textId="77777777" w:rsidR="00F96E30" w:rsidRPr="00F90AF9" w:rsidRDefault="00F96E30" w:rsidP="00F96E30"/>
        </w:tc>
        <w:tc>
          <w:tcPr>
            <w:tcW w:w="1605" w:type="dxa"/>
          </w:tcPr>
          <w:p w14:paraId="4CC5CB30" w14:textId="1C4E37A4" w:rsidR="00F96E30" w:rsidRPr="00F90AF9" w:rsidRDefault="00F96E30" w:rsidP="00F96E30">
            <w:pPr>
              <w:rPr>
                <w:spacing w:val="0"/>
                <w:sz w:val="20"/>
              </w:rPr>
            </w:pPr>
            <w:r w:rsidRPr="00F90AF9">
              <w:rPr>
                <w:spacing w:val="0"/>
                <w:sz w:val="20"/>
              </w:rPr>
              <w:t>No unit</w:t>
            </w:r>
          </w:p>
        </w:tc>
        <w:tc>
          <w:tcPr>
            <w:tcW w:w="166" w:type="dxa"/>
          </w:tcPr>
          <w:p w14:paraId="3B81A0BB" w14:textId="77777777" w:rsidR="00F96E30" w:rsidRPr="007D4C49" w:rsidRDefault="00F96E30" w:rsidP="00F96E30"/>
        </w:tc>
        <w:tc>
          <w:tcPr>
            <w:tcW w:w="811" w:type="dxa"/>
          </w:tcPr>
          <w:p w14:paraId="7BE0586C" w14:textId="20FD9674" w:rsidR="00F96E30" w:rsidRPr="007D4C49" w:rsidRDefault="00F96E30" w:rsidP="00F96E30">
            <w:pPr>
              <w:rPr>
                <w:spacing w:val="0"/>
                <w:sz w:val="20"/>
              </w:rPr>
            </w:pPr>
            <w:r w:rsidRPr="007D4C49">
              <w:rPr>
                <w:spacing w:val="0"/>
                <w:sz w:val="20"/>
              </w:rPr>
              <w:t>2015</w:t>
            </w:r>
          </w:p>
        </w:tc>
        <w:tc>
          <w:tcPr>
            <w:tcW w:w="1513" w:type="dxa"/>
            <w:noWrap/>
            <w:hideMark/>
          </w:tcPr>
          <w:p w14:paraId="7FD365B4" w14:textId="67841149" w:rsidR="00F96E30" w:rsidRPr="007D4C49" w:rsidRDefault="00F96E30" w:rsidP="00F96E30">
            <w:pPr>
              <w:rPr>
                <w:spacing w:val="0"/>
                <w:sz w:val="20"/>
              </w:rPr>
            </w:pPr>
            <w:r w:rsidRPr="007D4C49">
              <w:rPr>
                <w:spacing w:val="0"/>
                <w:sz w:val="20"/>
              </w:rPr>
              <w:t>0.2</w:t>
            </w:r>
            <w:r>
              <w:rPr>
                <w:spacing w:val="0"/>
                <w:sz w:val="20"/>
              </w:rPr>
              <w:t>9</w:t>
            </w:r>
            <w:r w:rsidRPr="007D4C49">
              <w:rPr>
                <w:spacing w:val="0"/>
                <w:sz w:val="20"/>
              </w:rPr>
              <w:t xml:space="preserve"> ± 0.11</w:t>
            </w:r>
          </w:p>
        </w:tc>
        <w:tc>
          <w:tcPr>
            <w:tcW w:w="1340" w:type="dxa"/>
            <w:noWrap/>
            <w:hideMark/>
          </w:tcPr>
          <w:p w14:paraId="6BF1B202" w14:textId="160E6EC6" w:rsidR="00F96E30" w:rsidRPr="007D4C49" w:rsidRDefault="00F96E30" w:rsidP="00F96E30">
            <w:pPr>
              <w:rPr>
                <w:spacing w:val="0"/>
                <w:sz w:val="20"/>
              </w:rPr>
            </w:pPr>
            <w:r w:rsidRPr="007D4C49">
              <w:rPr>
                <w:spacing w:val="0"/>
                <w:sz w:val="20"/>
              </w:rPr>
              <w:t>-0.21 ± 0.09</w:t>
            </w:r>
          </w:p>
        </w:tc>
        <w:tc>
          <w:tcPr>
            <w:tcW w:w="1450" w:type="dxa"/>
            <w:noWrap/>
            <w:hideMark/>
          </w:tcPr>
          <w:p w14:paraId="3246EE3D" w14:textId="329BCA18" w:rsidR="00F96E30" w:rsidRPr="007D4C49" w:rsidRDefault="00F96E30" w:rsidP="00F96E30">
            <w:pPr>
              <w:rPr>
                <w:spacing w:val="0"/>
                <w:sz w:val="20"/>
              </w:rPr>
            </w:pPr>
            <w:r w:rsidRPr="007D4C49">
              <w:rPr>
                <w:spacing w:val="0"/>
                <w:sz w:val="20"/>
              </w:rPr>
              <w:t>-0.0</w:t>
            </w:r>
            <w:r>
              <w:rPr>
                <w:spacing w:val="0"/>
                <w:sz w:val="20"/>
              </w:rPr>
              <w:t>1</w:t>
            </w:r>
            <w:r w:rsidRPr="007D4C49">
              <w:rPr>
                <w:spacing w:val="0"/>
                <w:sz w:val="20"/>
              </w:rPr>
              <w:t xml:space="preserve"> ± 0.17</w:t>
            </w:r>
          </w:p>
        </w:tc>
      </w:tr>
      <w:tr w:rsidR="00F96E30" w:rsidRPr="00A754DB" w14:paraId="20AABD8C" w14:textId="77777777" w:rsidTr="00366FDC">
        <w:trPr>
          <w:trHeight w:val="290"/>
        </w:trPr>
        <w:tc>
          <w:tcPr>
            <w:tcW w:w="2952" w:type="dxa"/>
            <w:noWrap/>
          </w:tcPr>
          <w:p w14:paraId="4AE16630" w14:textId="77777777" w:rsidR="00F96E30" w:rsidRPr="007D4C49" w:rsidRDefault="00F96E30" w:rsidP="00F96E30">
            <w:pPr>
              <w:rPr>
                <w:spacing w:val="0"/>
                <w:sz w:val="20"/>
              </w:rPr>
            </w:pPr>
          </w:p>
        </w:tc>
        <w:tc>
          <w:tcPr>
            <w:tcW w:w="228" w:type="dxa"/>
          </w:tcPr>
          <w:p w14:paraId="6DF2C0B6" w14:textId="77777777" w:rsidR="00F96E30" w:rsidRPr="00F90AF9" w:rsidRDefault="00F96E30" w:rsidP="00F96E30"/>
        </w:tc>
        <w:tc>
          <w:tcPr>
            <w:tcW w:w="1605" w:type="dxa"/>
          </w:tcPr>
          <w:p w14:paraId="6E35C0F0" w14:textId="5D75094D" w:rsidR="00F96E30" w:rsidRPr="00F90AF9" w:rsidRDefault="00F96E30" w:rsidP="00F96E30">
            <w:pPr>
              <w:rPr>
                <w:spacing w:val="0"/>
                <w:sz w:val="20"/>
              </w:rPr>
            </w:pPr>
          </w:p>
        </w:tc>
        <w:tc>
          <w:tcPr>
            <w:tcW w:w="166" w:type="dxa"/>
          </w:tcPr>
          <w:p w14:paraId="72359E43" w14:textId="77777777" w:rsidR="00F96E30" w:rsidRPr="007D4C49" w:rsidRDefault="00F96E30" w:rsidP="00F96E30"/>
        </w:tc>
        <w:tc>
          <w:tcPr>
            <w:tcW w:w="811" w:type="dxa"/>
          </w:tcPr>
          <w:p w14:paraId="441A2989" w14:textId="0F6D612C" w:rsidR="00F96E30" w:rsidRPr="007D4C49" w:rsidRDefault="00F96E30" w:rsidP="00F96E30">
            <w:pPr>
              <w:rPr>
                <w:spacing w:val="0"/>
                <w:sz w:val="20"/>
              </w:rPr>
            </w:pPr>
            <w:r w:rsidRPr="007D4C49">
              <w:rPr>
                <w:spacing w:val="0"/>
                <w:sz w:val="20"/>
              </w:rPr>
              <w:t>2022</w:t>
            </w:r>
          </w:p>
        </w:tc>
        <w:tc>
          <w:tcPr>
            <w:tcW w:w="1513" w:type="dxa"/>
            <w:noWrap/>
          </w:tcPr>
          <w:p w14:paraId="3AB84E67" w14:textId="30A6ED4E" w:rsidR="00F96E30" w:rsidRPr="007D4C49" w:rsidRDefault="00F96E30" w:rsidP="00F96E30">
            <w:pPr>
              <w:rPr>
                <w:spacing w:val="0"/>
                <w:sz w:val="20"/>
              </w:rPr>
            </w:pPr>
            <w:r w:rsidRPr="007D4C49">
              <w:rPr>
                <w:spacing w:val="0"/>
                <w:sz w:val="20"/>
              </w:rPr>
              <w:t>0.07 ± 0.1</w:t>
            </w:r>
            <w:r>
              <w:rPr>
                <w:spacing w:val="0"/>
                <w:sz w:val="20"/>
              </w:rPr>
              <w:t>2</w:t>
            </w:r>
          </w:p>
        </w:tc>
        <w:tc>
          <w:tcPr>
            <w:tcW w:w="1340" w:type="dxa"/>
            <w:noWrap/>
          </w:tcPr>
          <w:p w14:paraId="4BA492E5" w14:textId="65CD1B60" w:rsidR="00F96E30" w:rsidRPr="007D4C49" w:rsidRDefault="00F96E30" w:rsidP="00F96E30">
            <w:pPr>
              <w:rPr>
                <w:spacing w:val="0"/>
                <w:sz w:val="20"/>
              </w:rPr>
            </w:pPr>
            <w:r w:rsidRPr="007D4C49">
              <w:rPr>
                <w:spacing w:val="0"/>
                <w:sz w:val="20"/>
              </w:rPr>
              <w:t>-0.45 ± 0.1</w:t>
            </w:r>
            <w:r>
              <w:rPr>
                <w:spacing w:val="0"/>
                <w:sz w:val="20"/>
              </w:rPr>
              <w:t>5</w:t>
            </w:r>
          </w:p>
        </w:tc>
        <w:tc>
          <w:tcPr>
            <w:tcW w:w="1450" w:type="dxa"/>
            <w:noWrap/>
          </w:tcPr>
          <w:p w14:paraId="03A42DFE" w14:textId="56F70992" w:rsidR="00F96E30" w:rsidRPr="007D4C49" w:rsidRDefault="00F96E30" w:rsidP="00F96E30">
            <w:pPr>
              <w:rPr>
                <w:spacing w:val="0"/>
                <w:sz w:val="20"/>
              </w:rPr>
            </w:pPr>
            <w:r w:rsidRPr="007D4C49">
              <w:rPr>
                <w:spacing w:val="0"/>
                <w:sz w:val="20"/>
              </w:rPr>
              <w:t>0.00 ± 0.11</w:t>
            </w:r>
          </w:p>
        </w:tc>
      </w:tr>
      <w:tr w:rsidR="00F96E30" w:rsidRPr="00A754DB" w14:paraId="5EC30EAF" w14:textId="77777777" w:rsidTr="00366FDC">
        <w:trPr>
          <w:trHeight w:val="290"/>
        </w:trPr>
        <w:tc>
          <w:tcPr>
            <w:tcW w:w="2952" w:type="dxa"/>
            <w:noWrap/>
          </w:tcPr>
          <w:p w14:paraId="18F30979" w14:textId="77777777" w:rsidR="00F96E30" w:rsidRPr="007D4C49" w:rsidRDefault="00F96E30" w:rsidP="00F96E30">
            <w:pPr>
              <w:rPr>
                <w:spacing w:val="0"/>
                <w:sz w:val="20"/>
              </w:rPr>
            </w:pPr>
          </w:p>
        </w:tc>
        <w:tc>
          <w:tcPr>
            <w:tcW w:w="228" w:type="dxa"/>
          </w:tcPr>
          <w:p w14:paraId="380E991D" w14:textId="77777777" w:rsidR="00F96E30" w:rsidRPr="00F90AF9" w:rsidRDefault="00F96E30" w:rsidP="00F96E30"/>
        </w:tc>
        <w:tc>
          <w:tcPr>
            <w:tcW w:w="1605" w:type="dxa"/>
          </w:tcPr>
          <w:p w14:paraId="79598E46" w14:textId="0F57D838" w:rsidR="00F96E30" w:rsidRPr="00F90AF9" w:rsidRDefault="00F96E30" w:rsidP="00F96E30">
            <w:pPr>
              <w:rPr>
                <w:spacing w:val="0"/>
                <w:sz w:val="20"/>
              </w:rPr>
            </w:pPr>
          </w:p>
        </w:tc>
        <w:tc>
          <w:tcPr>
            <w:tcW w:w="166" w:type="dxa"/>
          </w:tcPr>
          <w:p w14:paraId="38CB6B4E" w14:textId="77777777" w:rsidR="00F96E30" w:rsidRPr="007D4C49" w:rsidRDefault="00F96E30" w:rsidP="00F96E30"/>
        </w:tc>
        <w:tc>
          <w:tcPr>
            <w:tcW w:w="811" w:type="dxa"/>
          </w:tcPr>
          <w:p w14:paraId="3EBF20CD" w14:textId="24D920C8" w:rsidR="00F96E30" w:rsidRPr="007D4C49" w:rsidRDefault="00F96E30" w:rsidP="00F96E30">
            <w:pPr>
              <w:rPr>
                <w:spacing w:val="0"/>
                <w:sz w:val="20"/>
              </w:rPr>
            </w:pPr>
          </w:p>
        </w:tc>
        <w:tc>
          <w:tcPr>
            <w:tcW w:w="1513" w:type="dxa"/>
            <w:noWrap/>
          </w:tcPr>
          <w:p w14:paraId="455A3B01" w14:textId="77777777" w:rsidR="00F96E30" w:rsidRPr="007D4C49" w:rsidRDefault="00F96E30" w:rsidP="00F96E30">
            <w:pPr>
              <w:rPr>
                <w:spacing w:val="0"/>
                <w:sz w:val="20"/>
              </w:rPr>
            </w:pPr>
          </w:p>
        </w:tc>
        <w:tc>
          <w:tcPr>
            <w:tcW w:w="1340" w:type="dxa"/>
            <w:noWrap/>
          </w:tcPr>
          <w:p w14:paraId="319669BC" w14:textId="77777777" w:rsidR="00F96E30" w:rsidRPr="007D4C49" w:rsidRDefault="00F96E30" w:rsidP="00F96E30">
            <w:pPr>
              <w:rPr>
                <w:spacing w:val="0"/>
                <w:sz w:val="20"/>
              </w:rPr>
            </w:pPr>
          </w:p>
        </w:tc>
        <w:tc>
          <w:tcPr>
            <w:tcW w:w="1450" w:type="dxa"/>
            <w:noWrap/>
          </w:tcPr>
          <w:p w14:paraId="72631900" w14:textId="77777777" w:rsidR="00F96E30" w:rsidRPr="007D4C49" w:rsidRDefault="00F96E30" w:rsidP="00F96E30">
            <w:pPr>
              <w:rPr>
                <w:spacing w:val="0"/>
                <w:sz w:val="20"/>
              </w:rPr>
            </w:pPr>
          </w:p>
        </w:tc>
      </w:tr>
      <w:tr w:rsidR="00F96E30" w:rsidRPr="00A754DB" w14:paraId="311A7026" w14:textId="77777777" w:rsidTr="00366FDC">
        <w:trPr>
          <w:trHeight w:val="290"/>
        </w:trPr>
        <w:tc>
          <w:tcPr>
            <w:tcW w:w="2952" w:type="dxa"/>
            <w:noWrap/>
            <w:hideMark/>
          </w:tcPr>
          <w:p w14:paraId="0273DD91" w14:textId="52122580" w:rsidR="00F96E30" w:rsidRPr="007D4C49" w:rsidRDefault="00F96E30" w:rsidP="00F96E30">
            <w:pPr>
              <w:rPr>
                <w:spacing w:val="0"/>
                <w:sz w:val="20"/>
              </w:rPr>
            </w:pPr>
            <w:r w:rsidRPr="007D4C49">
              <w:rPr>
                <w:spacing w:val="0"/>
                <w:sz w:val="20"/>
              </w:rPr>
              <w:t>CWM  PC2</w:t>
            </w:r>
          </w:p>
        </w:tc>
        <w:tc>
          <w:tcPr>
            <w:tcW w:w="228" w:type="dxa"/>
          </w:tcPr>
          <w:p w14:paraId="093D88E7" w14:textId="77777777" w:rsidR="00F96E30" w:rsidRDefault="00F96E30" w:rsidP="00F96E30"/>
        </w:tc>
        <w:tc>
          <w:tcPr>
            <w:tcW w:w="1605" w:type="dxa"/>
          </w:tcPr>
          <w:p w14:paraId="34852D40" w14:textId="49DEF3D8" w:rsidR="00F96E30" w:rsidRPr="00F90AF9" w:rsidRDefault="00F96E30" w:rsidP="00F96E30">
            <w:pPr>
              <w:rPr>
                <w:spacing w:val="0"/>
                <w:sz w:val="20"/>
              </w:rPr>
            </w:pPr>
            <w:r>
              <w:rPr>
                <w:spacing w:val="0"/>
                <w:sz w:val="20"/>
              </w:rPr>
              <w:t>No unit</w:t>
            </w:r>
          </w:p>
        </w:tc>
        <w:tc>
          <w:tcPr>
            <w:tcW w:w="166" w:type="dxa"/>
          </w:tcPr>
          <w:p w14:paraId="548FFDD4" w14:textId="77777777" w:rsidR="00F96E30" w:rsidRPr="007D4C49" w:rsidRDefault="00F96E30" w:rsidP="00F96E30"/>
        </w:tc>
        <w:tc>
          <w:tcPr>
            <w:tcW w:w="811" w:type="dxa"/>
          </w:tcPr>
          <w:p w14:paraId="35E49180" w14:textId="79A89CB0" w:rsidR="00F96E30" w:rsidRPr="007D4C49" w:rsidRDefault="00F96E30" w:rsidP="00F96E30">
            <w:pPr>
              <w:rPr>
                <w:spacing w:val="0"/>
                <w:sz w:val="20"/>
              </w:rPr>
            </w:pPr>
            <w:r w:rsidRPr="007D4C49">
              <w:rPr>
                <w:spacing w:val="0"/>
                <w:sz w:val="20"/>
              </w:rPr>
              <w:t>2015</w:t>
            </w:r>
          </w:p>
        </w:tc>
        <w:tc>
          <w:tcPr>
            <w:tcW w:w="1513" w:type="dxa"/>
            <w:noWrap/>
            <w:hideMark/>
          </w:tcPr>
          <w:p w14:paraId="3207B67A" w14:textId="20DFBBC6" w:rsidR="00F96E30" w:rsidRPr="007D4C49" w:rsidRDefault="00F96E30" w:rsidP="00F96E30">
            <w:pPr>
              <w:rPr>
                <w:spacing w:val="0"/>
                <w:sz w:val="20"/>
              </w:rPr>
            </w:pPr>
            <w:r w:rsidRPr="007D4C49">
              <w:rPr>
                <w:spacing w:val="0"/>
                <w:sz w:val="20"/>
              </w:rPr>
              <w:t>1.21 ± 0.1</w:t>
            </w:r>
            <w:r>
              <w:rPr>
                <w:spacing w:val="0"/>
                <w:sz w:val="20"/>
              </w:rPr>
              <w:t>2</w:t>
            </w:r>
          </w:p>
        </w:tc>
        <w:tc>
          <w:tcPr>
            <w:tcW w:w="1340" w:type="dxa"/>
            <w:noWrap/>
            <w:hideMark/>
          </w:tcPr>
          <w:p w14:paraId="6CF04601" w14:textId="78A8D107" w:rsidR="00F96E30" w:rsidRPr="007D4C49" w:rsidRDefault="00F96E30" w:rsidP="00F96E30">
            <w:pPr>
              <w:rPr>
                <w:spacing w:val="0"/>
                <w:sz w:val="20"/>
              </w:rPr>
            </w:pPr>
            <w:r w:rsidRPr="007D4C49">
              <w:rPr>
                <w:spacing w:val="0"/>
                <w:sz w:val="20"/>
              </w:rPr>
              <w:t>0.4</w:t>
            </w:r>
            <w:r>
              <w:rPr>
                <w:spacing w:val="0"/>
                <w:sz w:val="20"/>
              </w:rPr>
              <w:t>9</w:t>
            </w:r>
            <w:r w:rsidRPr="007D4C49">
              <w:rPr>
                <w:spacing w:val="0"/>
                <w:sz w:val="20"/>
              </w:rPr>
              <w:t xml:space="preserve"> ± 0.16</w:t>
            </w:r>
          </w:p>
        </w:tc>
        <w:tc>
          <w:tcPr>
            <w:tcW w:w="1450" w:type="dxa"/>
            <w:noWrap/>
            <w:hideMark/>
          </w:tcPr>
          <w:p w14:paraId="58BA837B" w14:textId="42762216" w:rsidR="00F96E30" w:rsidRPr="007D4C49" w:rsidRDefault="00F96E30" w:rsidP="00F96E30">
            <w:pPr>
              <w:rPr>
                <w:spacing w:val="0"/>
                <w:sz w:val="20"/>
              </w:rPr>
            </w:pPr>
            <w:r w:rsidRPr="007D4C49">
              <w:rPr>
                <w:spacing w:val="0"/>
                <w:sz w:val="20"/>
              </w:rPr>
              <w:t>0.</w:t>
            </w:r>
            <w:r>
              <w:rPr>
                <w:spacing w:val="0"/>
                <w:sz w:val="20"/>
              </w:rPr>
              <w:t>90</w:t>
            </w:r>
            <w:r w:rsidRPr="007D4C49">
              <w:rPr>
                <w:spacing w:val="0"/>
                <w:sz w:val="20"/>
              </w:rPr>
              <w:t xml:space="preserve"> ± 0.1</w:t>
            </w:r>
            <w:r>
              <w:rPr>
                <w:spacing w:val="0"/>
                <w:sz w:val="20"/>
              </w:rPr>
              <w:t>2</w:t>
            </w:r>
          </w:p>
        </w:tc>
      </w:tr>
      <w:tr w:rsidR="00F96E30" w:rsidRPr="00A754DB" w14:paraId="285FB922" w14:textId="77777777" w:rsidTr="00366FDC">
        <w:trPr>
          <w:trHeight w:val="290"/>
        </w:trPr>
        <w:tc>
          <w:tcPr>
            <w:tcW w:w="2952" w:type="dxa"/>
            <w:noWrap/>
          </w:tcPr>
          <w:p w14:paraId="51649A5E" w14:textId="77777777" w:rsidR="00F96E30" w:rsidRPr="007D4C49" w:rsidRDefault="00F96E30" w:rsidP="00F96E30">
            <w:pPr>
              <w:rPr>
                <w:spacing w:val="0"/>
                <w:sz w:val="20"/>
              </w:rPr>
            </w:pPr>
          </w:p>
        </w:tc>
        <w:tc>
          <w:tcPr>
            <w:tcW w:w="228" w:type="dxa"/>
          </w:tcPr>
          <w:p w14:paraId="338DB66D" w14:textId="77777777" w:rsidR="00F96E30" w:rsidRPr="00F90AF9" w:rsidRDefault="00F96E30" w:rsidP="00F96E30"/>
        </w:tc>
        <w:tc>
          <w:tcPr>
            <w:tcW w:w="1605" w:type="dxa"/>
          </w:tcPr>
          <w:p w14:paraId="30E20DAE" w14:textId="581B8A19" w:rsidR="00F96E30" w:rsidRPr="00F90AF9" w:rsidRDefault="00F96E30" w:rsidP="00F96E30">
            <w:pPr>
              <w:rPr>
                <w:spacing w:val="0"/>
                <w:sz w:val="20"/>
              </w:rPr>
            </w:pPr>
          </w:p>
        </w:tc>
        <w:tc>
          <w:tcPr>
            <w:tcW w:w="166" w:type="dxa"/>
          </w:tcPr>
          <w:p w14:paraId="2350049D" w14:textId="77777777" w:rsidR="00F96E30" w:rsidRPr="007D4C49" w:rsidRDefault="00F96E30" w:rsidP="00F96E30"/>
        </w:tc>
        <w:tc>
          <w:tcPr>
            <w:tcW w:w="811" w:type="dxa"/>
          </w:tcPr>
          <w:p w14:paraId="1B82F492" w14:textId="4235C193" w:rsidR="00F96E30" w:rsidRPr="007D4C49" w:rsidRDefault="00F96E30" w:rsidP="00F96E30">
            <w:pPr>
              <w:rPr>
                <w:spacing w:val="0"/>
                <w:sz w:val="20"/>
              </w:rPr>
            </w:pPr>
            <w:r w:rsidRPr="007D4C49">
              <w:rPr>
                <w:spacing w:val="0"/>
                <w:sz w:val="20"/>
              </w:rPr>
              <w:t>2022</w:t>
            </w:r>
          </w:p>
        </w:tc>
        <w:tc>
          <w:tcPr>
            <w:tcW w:w="1513" w:type="dxa"/>
            <w:noWrap/>
          </w:tcPr>
          <w:p w14:paraId="09ED5883" w14:textId="5ED5E807" w:rsidR="00F96E30" w:rsidRPr="007D4C49" w:rsidRDefault="00F96E30" w:rsidP="00F96E30">
            <w:pPr>
              <w:rPr>
                <w:spacing w:val="0"/>
                <w:sz w:val="20"/>
              </w:rPr>
            </w:pPr>
            <w:r w:rsidRPr="007D4C49">
              <w:rPr>
                <w:spacing w:val="0"/>
                <w:sz w:val="20"/>
              </w:rPr>
              <w:t>0.9</w:t>
            </w:r>
            <w:r>
              <w:rPr>
                <w:spacing w:val="0"/>
                <w:sz w:val="20"/>
              </w:rPr>
              <w:t>7</w:t>
            </w:r>
            <w:r w:rsidRPr="007D4C49">
              <w:rPr>
                <w:spacing w:val="0"/>
                <w:sz w:val="20"/>
              </w:rPr>
              <w:t xml:space="preserve"> ± 0.1</w:t>
            </w:r>
            <w:r>
              <w:rPr>
                <w:spacing w:val="0"/>
                <w:sz w:val="20"/>
              </w:rPr>
              <w:t>1</w:t>
            </w:r>
          </w:p>
        </w:tc>
        <w:tc>
          <w:tcPr>
            <w:tcW w:w="1340" w:type="dxa"/>
            <w:noWrap/>
          </w:tcPr>
          <w:p w14:paraId="71695A66" w14:textId="7F67F6E5" w:rsidR="00F96E30" w:rsidRPr="007D4C49" w:rsidRDefault="00F96E30" w:rsidP="00F96E30">
            <w:pPr>
              <w:rPr>
                <w:spacing w:val="0"/>
                <w:sz w:val="20"/>
              </w:rPr>
            </w:pPr>
            <w:r w:rsidRPr="007D4C49">
              <w:rPr>
                <w:spacing w:val="0"/>
                <w:sz w:val="20"/>
              </w:rPr>
              <w:t>0.59 ± 0.13</w:t>
            </w:r>
          </w:p>
        </w:tc>
        <w:tc>
          <w:tcPr>
            <w:tcW w:w="1450" w:type="dxa"/>
            <w:noWrap/>
          </w:tcPr>
          <w:p w14:paraId="71BDFFD3" w14:textId="51F778E7" w:rsidR="00F96E30" w:rsidRPr="007D4C49" w:rsidRDefault="00F96E30" w:rsidP="00F96E30">
            <w:pPr>
              <w:rPr>
                <w:spacing w:val="0"/>
                <w:sz w:val="20"/>
              </w:rPr>
            </w:pPr>
            <w:r w:rsidRPr="007D4C49">
              <w:rPr>
                <w:spacing w:val="0"/>
                <w:sz w:val="20"/>
              </w:rPr>
              <w:t>0.8</w:t>
            </w:r>
            <w:r>
              <w:rPr>
                <w:spacing w:val="0"/>
                <w:sz w:val="20"/>
              </w:rPr>
              <w:t>3</w:t>
            </w:r>
            <w:r w:rsidRPr="007D4C49">
              <w:rPr>
                <w:spacing w:val="0"/>
                <w:sz w:val="20"/>
              </w:rPr>
              <w:t xml:space="preserve"> ± 0.0</w:t>
            </w:r>
            <w:r>
              <w:rPr>
                <w:spacing w:val="0"/>
                <w:sz w:val="20"/>
              </w:rPr>
              <w:t>6</w:t>
            </w:r>
          </w:p>
        </w:tc>
      </w:tr>
      <w:tr w:rsidR="00F96E30" w:rsidRPr="00A754DB" w14:paraId="57DD219E" w14:textId="77777777" w:rsidTr="00366FDC">
        <w:trPr>
          <w:trHeight w:val="290"/>
        </w:trPr>
        <w:tc>
          <w:tcPr>
            <w:tcW w:w="2952" w:type="dxa"/>
            <w:noWrap/>
          </w:tcPr>
          <w:p w14:paraId="7AB5DDC7" w14:textId="77777777" w:rsidR="00F96E30" w:rsidRPr="007D4C49" w:rsidRDefault="00F96E30" w:rsidP="00F96E30">
            <w:pPr>
              <w:rPr>
                <w:spacing w:val="0"/>
                <w:sz w:val="20"/>
              </w:rPr>
            </w:pPr>
          </w:p>
        </w:tc>
        <w:tc>
          <w:tcPr>
            <w:tcW w:w="228" w:type="dxa"/>
          </w:tcPr>
          <w:p w14:paraId="230C633B" w14:textId="77777777" w:rsidR="00F96E30" w:rsidRPr="00F90AF9" w:rsidRDefault="00F96E30" w:rsidP="00F96E30"/>
        </w:tc>
        <w:tc>
          <w:tcPr>
            <w:tcW w:w="1605" w:type="dxa"/>
          </w:tcPr>
          <w:p w14:paraId="41E111AC" w14:textId="6C9B760B" w:rsidR="00F96E30" w:rsidRPr="00F90AF9" w:rsidRDefault="00F96E30" w:rsidP="00F96E30">
            <w:pPr>
              <w:rPr>
                <w:spacing w:val="0"/>
                <w:sz w:val="20"/>
              </w:rPr>
            </w:pPr>
          </w:p>
        </w:tc>
        <w:tc>
          <w:tcPr>
            <w:tcW w:w="166" w:type="dxa"/>
          </w:tcPr>
          <w:p w14:paraId="0E1553AF" w14:textId="77777777" w:rsidR="00F96E30" w:rsidRPr="007D4C49" w:rsidRDefault="00F96E30" w:rsidP="00F96E30"/>
        </w:tc>
        <w:tc>
          <w:tcPr>
            <w:tcW w:w="811" w:type="dxa"/>
          </w:tcPr>
          <w:p w14:paraId="2E0A0B76" w14:textId="12CE440D" w:rsidR="00F96E30" w:rsidRPr="007D4C49" w:rsidRDefault="00F96E30" w:rsidP="00F96E30">
            <w:pPr>
              <w:rPr>
                <w:spacing w:val="0"/>
                <w:sz w:val="20"/>
              </w:rPr>
            </w:pPr>
          </w:p>
        </w:tc>
        <w:tc>
          <w:tcPr>
            <w:tcW w:w="1513" w:type="dxa"/>
            <w:noWrap/>
          </w:tcPr>
          <w:p w14:paraId="5266848F" w14:textId="77777777" w:rsidR="00F96E30" w:rsidRPr="007D4C49" w:rsidRDefault="00F96E30" w:rsidP="00F96E30">
            <w:pPr>
              <w:rPr>
                <w:spacing w:val="0"/>
                <w:sz w:val="20"/>
              </w:rPr>
            </w:pPr>
          </w:p>
        </w:tc>
        <w:tc>
          <w:tcPr>
            <w:tcW w:w="1340" w:type="dxa"/>
            <w:noWrap/>
          </w:tcPr>
          <w:p w14:paraId="41F841DC" w14:textId="77777777" w:rsidR="00F96E30" w:rsidRPr="007D4C49" w:rsidRDefault="00F96E30" w:rsidP="00F96E30">
            <w:pPr>
              <w:rPr>
                <w:spacing w:val="0"/>
                <w:sz w:val="20"/>
              </w:rPr>
            </w:pPr>
          </w:p>
        </w:tc>
        <w:tc>
          <w:tcPr>
            <w:tcW w:w="1450" w:type="dxa"/>
            <w:noWrap/>
          </w:tcPr>
          <w:p w14:paraId="6C035B94" w14:textId="77777777" w:rsidR="00F96E30" w:rsidRPr="007D4C49" w:rsidRDefault="00F96E30" w:rsidP="00F96E30">
            <w:pPr>
              <w:rPr>
                <w:spacing w:val="0"/>
                <w:sz w:val="20"/>
              </w:rPr>
            </w:pPr>
          </w:p>
        </w:tc>
      </w:tr>
      <w:tr w:rsidR="00F96E30" w:rsidRPr="00A754DB" w14:paraId="45B31AAD" w14:textId="77777777" w:rsidTr="00366FDC">
        <w:trPr>
          <w:trHeight w:val="290"/>
        </w:trPr>
        <w:tc>
          <w:tcPr>
            <w:tcW w:w="2952" w:type="dxa"/>
            <w:noWrap/>
            <w:hideMark/>
          </w:tcPr>
          <w:p w14:paraId="5E4D3BF1" w14:textId="4D15310A" w:rsidR="00F96E30" w:rsidRPr="007D4C49" w:rsidRDefault="00F96E30" w:rsidP="00F96E30">
            <w:pPr>
              <w:rPr>
                <w:spacing w:val="0"/>
                <w:sz w:val="20"/>
              </w:rPr>
            </w:pPr>
            <w:r w:rsidRPr="007D4C49">
              <w:rPr>
                <w:spacing w:val="0"/>
                <w:sz w:val="20"/>
              </w:rPr>
              <w:t>CWM PC3</w:t>
            </w:r>
          </w:p>
        </w:tc>
        <w:tc>
          <w:tcPr>
            <w:tcW w:w="228" w:type="dxa"/>
          </w:tcPr>
          <w:p w14:paraId="4D76E72E" w14:textId="77777777" w:rsidR="00F96E30" w:rsidRDefault="00F96E30" w:rsidP="00F96E30"/>
        </w:tc>
        <w:tc>
          <w:tcPr>
            <w:tcW w:w="1605" w:type="dxa"/>
          </w:tcPr>
          <w:p w14:paraId="0FB17F7A" w14:textId="69D93944" w:rsidR="00F96E30" w:rsidRPr="00F90AF9" w:rsidRDefault="00F96E30" w:rsidP="00F96E30">
            <w:pPr>
              <w:rPr>
                <w:spacing w:val="0"/>
                <w:sz w:val="20"/>
              </w:rPr>
            </w:pPr>
            <w:r>
              <w:rPr>
                <w:spacing w:val="0"/>
                <w:sz w:val="20"/>
              </w:rPr>
              <w:t>No unit</w:t>
            </w:r>
          </w:p>
        </w:tc>
        <w:tc>
          <w:tcPr>
            <w:tcW w:w="166" w:type="dxa"/>
          </w:tcPr>
          <w:p w14:paraId="1E44464F" w14:textId="77777777" w:rsidR="00F96E30" w:rsidRPr="007D4C49" w:rsidRDefault="00F96E30" w:rsidP="00F96E30"/>
        </w:tc>
        <w:tc>
          <w:tcPr>
            <w:tcW w:w="811" w:type="dxa"/>
          </w:tcPr>
          <w:p w14:paraId="566C8DB6" w14:textId="682994F4" w:rsidR="00F96E30" w:rsidRPr="007D4C49" w:rsidRDefault="00F96E30" w:rsidP="00F96E30">
            <w:pPr>
              <w:rPr>
                <w:spacing w:val="0"/>
                <w:sz w:val="20"/>
              </w:rPr>
            </w:pPr>
            <w:r w:rsidRPr="007D4C49">
              <w:rPr>
                <w:spacing w:val="0"/>
                <w:sz w:val="20"/>
              </w:rPr>
              <w:t>2015</w:t>
            </w:r>
          </w:p>
        </w:tc>
        <w:tc>
          <w:tcPr>
            <w:tcW w:w="1513" w:type="dxa"/>
            <w:noWrap/>
            <w:hideMark/>
          </w:tcPr>
          <w:p w14:paraId="54017A18" w14:textId="0FCE0D89" w:rsidR="00F96E30" w:rsidRPr="007D4C49" w:rsidRDefault="00F96E30" w:rsidP="00F96E30">
            <w:pPr>
              <w:rPr>
                <w:spacing w:val="0"/>
                <w:sz w:val="20"/>
              </w:rPr>
            </w:pPr>
            <w:r w:rsidRPr="007D4C49">
              <w:rPr>
                <w:spacing w:val="0"/>
                <w:sz w:val="20"/>
              </w:rPr>
              <w:t>-0.27 ± 0.0</w:t>
            </w:r>
            <w:r>
              <w:rPr>
                <w:spacing w:val="0"/>
                <w:sz w:val="20"/>
              </w:rPr>
              <w:t>8</w:t>
            </w:r>
          </w:p>
        </w:tc>
        <w:tc>
          <w:tcPr>
            <w:tcW w:w="1340" w:type="dxa"/>
            <w:noWrap/>
            <w:hideMark/>
          </w:tcPr>
          <w:p w14:paraId="57B5D9FC" w14:textId="0BD0AB2A" w:rsidR="00F96E30" w:rsidRPr="007D4C49" w:rsidRDefault="00F96E30" w:rsidP="00F96E30">
            <w:pPr>
              <w:rPr>
                <w:spacing w:val="0"/>
                <w:sz w:val="20"/>
              </w:rPr>
            </w:pPr>
            <w:r w:rsidRPr="007D4C49">
              <w:rPr>
                <w:spacing w:val="0"/>
                <w:sz w:val="20"/>
              </w:rPr>
              <w:t>-0.6</w:t>
            </w:r>
            <w:r>
              <w:rPr>
                <w:spacing w:val="0"/>
                <w:sz w:val="20"/>
              </w:rPr>
              <w:t>2</w:t>
            </w:r>
            <w:r w:rsidRPr="007D4C49">
              <w:rPr>
                <w:spacing w:val="0"/>
                <w:sz w:val="20"/>
              </w:rPr>
              <w:t xml:space="preserve"> ± 0.1</w:t>
            </w:r>
            <w:r>
              <w:rPr>
                <w:spacing w:val="0"/>
                <w:sz w:val="20"/>
              </w:rPr>
              <w:t>6</w:t>
            </w:r>
          </w:p>
        </w:tc>
        <w:tc>
          <w:tcPr>
            <w:tcW w:w="1450" w:type="dxa"/>
            <w:noWrap/>
            <w:hideMark/>
          </w:tcPr>
          <w:p w14:paraId="76788EA2" w14:textId="2E052E26" w:rsidR="00F96E30" w:rsidRPr="007D4C49" w:rsidRDefault="00F96E30" w:rsidP="00F96E30">
            <w:pPr>
              <w:rPr>
                <w:spacing w:val="0"/>
                <w:sz w:val="20"/>
              </w:rPr>
            </w:pPr>
            <w:r w:rsidRPr="007D4C49">
              <w:rPr>
                <w:spacing w:val="0"/>
                <w:sz w:val="20"/>
              </w:rPr>
              <w:t>-0.4</w:t>
            </w:r>
            <w:r>
              <w:rPr>
                <w:spacing w:val="0"/>
                <w:sz w:val="20"/>
              </w:rPr>
              <w:t>5</w:t>
            </w:r>
            <w:r w:rsidRPr="007D4C49">
              <w:rPr>
                <w:spacing w:val="0"/>
                <w:sz w:val="20"/>
              </w:rPr>
              <w:t xml:space="preserve"> ± 0.1</w:t>
            </w:r>
            <w:r>
              <w:rPr>
                <w:spacing w:val="0"/>
                <w:sz w:val="20"/>
              </w:rPr>
              <w:t>4</w:t>
            </w:r>
          </w:p>
        </w:tc>
      </w:tr>
      <w:tr w:rsidR="00F96E30" w:rsidRPr="00A754DB" w14:paraId="22FAC157" w14:textId="77777777" w:rsidTr="00366FDC">
        <w:trPr>
          <w:trHeight w:val="290"/>
        </w:trPr>
        <w:tc>
          <w:tcPr>
            <w:tcW w:w="2952" w:type="dxa"/>
            <w:noWrap/>
          </w:tcPr>
          <w:p w14:paraId="341B737F" w14:textId="77777777" w:rsidR="00F96E30" w:rsidRPr="007D4C49" w:rsidRDefault="00F96E30" w:rsidP="00F96E30">
            <w:pPr>
              <w:rPr>
                <w:spacing w:val="0"/>
                <w:sz w:val="20"/>
              </w:rPr>
            </w:pPr>
          </w:p>
        </w:tc>
        <w:tc>
          <w:tcPr>
            <w:tcW w:w="228" w:type="dxa"/>
          </w:tcPr>
          <w:p w14:paraId="1694A661" w14:textId="77777777" w:rsidR="00F96E30" w:rsidRPr="00F90AF9" w:rsidRDefault="00F96E30" w:rsidP="00F96E30"/>
        </w:tc>
        <w:tc>
          <w:tcPr>
            <w:tcW w:w="1605" w:type="dxa"/>
          </w:tcPr>
          <w:p w14:paraId="077040FB" w14:textId="53664C94" w:rsidR="00F96E30" w:rsidRPr="00F90AF9" w:rsidRDefault="00F96E30" w:rsidP="00F96E30">
            <w:pPr>
              <w:rPr>
                <w:spacing w:val="0"/>
                <w:sz w:val="20"/>
              </w:rPr>
            </w:pPr>
          </w:p>
        </w:tc>
        <w:tc>
          <w:tcPr>
            <w:tcW w:w="166" w:type="dxa"/>
          </w:tcPr>
          <w:p w14:paraId="155D459C" w14:textId="77777777" w:rsidR="00F96E30" w:rsidRPr="007D4C49" w:rsidRDefault="00F96E30" w:rsidP="00F96E30"/>
        </w:tc>
        <w:tc>
          <w:tcPr>
            <w:tcW w:w="811" w:type="dxa"/>
          </w:tcPr>
          <w:p w14:paraId="1C2AA1C9" w14:textId="5DFEDC7B" w:rsidR="00F96E30" w:rsidRPr="007D4C49" w:rsidRDefault="00F96E30" w:rsidP="00F96E30">
            <w:pPr>
              <w:rPr>
                <w:spacing w:val="0"/>
                <w:sz w:val="20"/>
              </w:rPr>
            </w:pPr>
            <w:r w:rsidRPr="007D4C49">
              <w:rPr>
                <w:spacing w:val="0"/>
                <w:sz w:val="20"/>
              </w:rPr>
              <w:t>2022</w:t>
            </w:r>
          </w:p>
        </w:tc>
        <w:tc>
          <w:tcPr>
            <w:tcW w:w="1513" w:type="dxa"/>
            <w:noWrap/>
          </w:tcPr>
          <w:p w14:paraId="2A8D5CE9" w14:textId="17C823D3" w:rsidR="00F96E30" w:rsidRPr="007D4C49" w:rsidRDefault="00F96E30" w:rsidP="00F96E30">
            <w:pPr>
              <w:rPr>
                <w:spacing w:val="0"/>
                <w:sz w:val="20"/>
              </w:rPr>
            </w:pPr>
            <w:r w:rsidRPr="007D4C49">
              <w:rPr>
                <w:spacing w:val="0"/>
                <w:sz w:val="20"/>
              </w:rPr>
              <w:t>-0.33 ± 0.09</w:t>
            </w:r>
          </w:p>
        </w:tc>
        <w:tc>
          <w:tcPr>
            <w:tcW w:w="1340" w:type="dxa"/>
            <w:noWrap/>
          </w:tcPr>
          <w:p w14:paraId="0C3215AA" w14:textId="4E4F546A" w:rsidR="00F96E30" w:rsidRPr="007D4C49" w:rsidRDefault="00F96E30" w:rsidP="00F96E30">
            <w:pPr>
              <w:rPr>
                <w:spacing w:val="0"/>
                <w:sz w:val="20"/>
              </w:rPr>
            </w:pPr>
            <w:r w:rsidRPr="007D4C49">
              <w:rPr>
                <w:spacing w:val="0"/>
                <w:sz w:val="20"/>
              </w:rPr>
              <w:t>-0.55 ± 0.1</w:t>
            </w:r>
            <w:r>
              <w:rPr>
                <w:spacing w:val="0"/>
                <w:sz w:val="20"/>
              </w:rPr>
              <w:t>1</w:t>
            </w:r>
          </w:p>
        </w:tc>
        <w:tc>
          <w:tcPr>
            <w:tcW w:w="1450" w:type="dxa"/>
            <w:noWrap/>
          </w:tcPr>
          <w:p w14:paraId="7875C504" w14:textId="05DD233C" w:rsidR="00F96E30" w:rsidRPr="007D4C49" w:rsidRDefault="00F96E30" w:rsidP="00F96E30">
            <w:pPr>
              <w:rPr>
                <w:spacing w:val="0"/>
                <w:sz w:val="20"/>
              </w:rPr>
            </w:pPr>
            <w:r w:rsidRPr="007D4C49">
              <w:rPr>
                <w:spacing w:val="0"/>
                <w:sz w:val="20"/>
              </w:rPr>
              <w:t>-0.</w:t>
            </w:r>
            <w:r>
              <w:rPr>
                <w:spacing w:val="0"/>
                <w:sz w:val="20"/>
              </w:rPr>
              <w:t>30</w:t>
            </w:r>
            <w:r w:rsidRPr="007D4C49">
              <w:rPr>
                <w:spacing w:val="0"/>
                <w:sz w:val="20"/>
              </w:rPr>
              <w:t xml:space="preserve"> ± 0.1</w:t>
            </w:r>
            <w:r>
              <w:rPr>
                <w:spacing w:val="0"/>
                <w:sz w:val="20"/>
              </w:rPr>
              <w:t>1</w:t>
            </w:r>
          </w:p>
        </w:tc>
      </w:tr>
      <w:tr w:rsidR="00F96E30" w:rsidRPr="00A754DB" w14:paraId="651CEC46" w14:textId="77777777" w:rsidTr="00366FDC">
        <w:trPr>
          <w:trHeight w:val="290"/>
        </w:trPr>
        <w:tc>
          <w:tcPr>
            <w:tcW w:w="2952" w:type="dxa"/>
            <w:noWrap/>
          </w:tcPr>
          <w:p w14:paraId="630609E6" w14:textId="77777777" w:rsidR="00F96E30" w:rsidRPr="007D4C49" w:rsidRDefault="00F96E30" w:rsidP="00F96E30">
            <w:pPr>
              <w:rPr>
                <w:spacing w:val="0"/>
                <w:sz w:val="20"/>
              </w:rPr>
            </w:pPr>
          </w:p>
        </w:tc>
        <w:tc>
          <w:tcPr>
            <w:tcW w:w="228" w:type="dxa"/>
          </w:tcPr>
          <w:p w14:paraId="1BA05DE5" w14:textId="77777777" w:rsidR="00F96E30" w:rsidRPr="00F90AF9" w:rsidRDefault="00F96E30" w:rsidP="00F96E30"/>
        </w:tc>
        <w:tc>
          <w:tcPr>
            <w:tcW w:w="1605" w:type="dxa"/>
          </w:tcPr>
          <w:p w14:paraId="3D1235AF" w14:textId="7DAE1D20" w:rsidR="00F96E30" w:rsidRPr="00F90AF9" w:rsidRDefault="00F96E30" w:rsidP="00F96E30">
            <w:pPr>
              <w:rPr>
                <w:spacing w:val="0"/>
                <w:sz w:val="20"/>
              </w:rPr>
            </w:pPr>
          </w:p>
        </w:tc>
        <w:tc>
          <w:tcPr>
            <w:tcW w:w="166" w:type="dxa"/>
          </w:tcPr>
          <w:p w14:paraId="5C8DEA3A" w14:textId="77777777" w:rsidR="00F96E30" w:rsidRPr="007D4C49" w:rsidRDefault="00F96E30" w:rsidP="00F96E30"/>
        </w:tc>
        <w:tc>
          <w:tcPr>
            <w:tcW w:w="811" w:type="dxa"/>
          </w:tcPr>
          <w:p w14:paraId="79B6A91F" w14:textId="14716073" w:rsidR="00F96E30" w:rsidRPr="007D4C49" w:rsidRDefault="00F96E30" w:rsidP="00F96E30">
            <w:pPr>
              <w:rPr>
                <w:spacing w:val="0"/>
                <w:sz w:val="20"/>
              </w:rPr>
            </w:pPr>
          </w:p>
        </w:tc>
        <w:tc>
          <w:tcPr>
            <w:tcW w:w="1513" w:type="dxa"/>
            <w:noWrap/>
          </w:tcPr>
          <w:p w14:paraId="6F831207" w14:textId="77777777" w:rsidR="00F96E30" w:rsidRPr="007D4C49" w:rsidRDefault="00F96E30" w:rsidP="00F96E30">
            <w:pPr>
              <w:rPr>
                <w:spacing w:val="0"/>
                <w:sz w:val="20"/>
              </w:rPr>
            </w:pPr>
          </w:p>
        </w:tc>
        <w:tc>
          <w:tcPr>
            <w:tcW w:w="1340" w:type="dxa"/>
            <w:noWrap/>
          </w:tcPr>
          <w:p w14:paraId="12579BD8" w14:textId="77777777" w:rsidR="00F96E30" w:rsidRPr="007D4C49" w:rsidRDefault="00F96E30" w:rsidP="00F96E30">
            <w:pPr>
              <w:rPr>
                <w:spacing w:val="0"/>
                <w:sz w:val="20"/>
              </w:rPr>
            </w:pPr>
          </w:p>
        </w:tc>
        <w:tc>
          <w:tcPr>
            <w:tcW w:w="1450" w:type="dxa"/>
            <w:noWrap/>
          </w:tcPr>
          <w:p w14:paraId="46026657" w14:textId="77777777" w:rsidR="00F96E30" w:rsidRPr="007D4C49" w:rsidRDefault="00F96E30" w:rsidP="00F96E30">
            <w:pPr>
              <w:rPr>
                <w:spacing w:val="0"/>
                <w:sz w:val="20"/>
              </w:rPr>
            </w:pPr>
          </w:p>
        </w:tc>
      </w:tr>
      <w:tr w:rsidR="00F96E30" w:rsidRPr="00A754DB" w14:paraId="2DE3EC0B" w14:textId="77777777" w:rsidTr="00366FDC">
        <w:trPr>
          <w:trHeight w:val="290"/>
        </w:trPr>
        <w:tc>
          <w:tcPr>
            <w:tcW w:w="2952" w:type="dxa"/>
            <w:noWrap/>
            <w:hideMark/>
          </w:tcPr>
          <w:p w14:paraId="03132655" w14:textId="2BCDD3A6" w:rsidR="00F96E30" w:rsidRPr="007D4C49" w:rsidRDefault="00F96E30" w:rsidP="00F96E30">
            <w:pPr>
              <w:rPr>
                <w:spacing w:val="0"/>
                <w:sz w:val="20"/>
              </w:rPr>
            </w:pPr>
            <w:r w:rsidRPr="007D4C49">
              <w:rPr>
                <w:spacing w:val="0"/>
                <w:sz w:val="20"/>
              </w:rPr>
              <w:t>CWM  Body length</w:t>
            </w:r>
          </w:p>
        </w:tc>
        <w:tc>
          <w:tcPr>
            <w:tcW w:w="228" w:type="dxa"/>
          </w:tcPr>
          <w:p w14:paraId="36E6673E" w14:textId="77777777" w:rsidR="00F96E30" w:rsidRPr="00F90AF9" w:rsidRDefault="00F96E30" w:rsidP="00F96E30"/>
        </w:tc>
        <w:tc>
          <w:tcPr>
            <w:tcW w:w="1605" w:type="dxa"/>
          </w:tcPr>
          <w:p w14:paraId="62AF24BB" w14:textId="0C626C6E" w:rsidR="00F96E30" w:rsidRPr="00F90AF9" w:rsidRDefault="00F96E30" w:rsidP="00F96E30">
            <w:pPr>
              <w:rPr>
                <w:spacing w:val="0"/>
                <w:sz w:val="20"/>
              </w:rPr>
            </w:pPr>
            <w:r w:rsidRPr="00F90AF9">
              <w:rPr>
                <w:spacing w:val="0"/>
                <w:sz w:val="20"/>
              </w:rPr>
              <w:t>mm</w:t>
            </w:r>
          </w:p>
        </w:tc>
        <w:tc>
          <w:tcPr>
            <w:tcW w:w="166" w:type="dxa"/>
          </w:tcPr>
          <w:p w14:paraId="314C869B" w14:textId="77777777" w:rsidR="00F96E30" w:rsidRPr="007D4C49" w:rsidRDefault="00F96E30" w:rsidP="00F96E30"/>
        </w:tc>
        <w:tc>
          <w:tcPr>
            <w:tcW w:w="811" w:type="dxa"/>
          </w:tcPr>
          <w:p w14:paraId="63F5F091" w14:textId="70C0D8DD" w:rsidR="00F96E30" w:rsidRPr="007D4C49" w:rsidRDefault="00F96E30" w:rsidP="00F96E30">
            <w:pPr>
              <w:rPr>
                <w:spacing w:val="0"/>
                <w:sz w:val="20"/>
              </w:rPr>
            </w:pPr>
            <w:r w:rsidRPr="007D4C49">
              <w:rPr>
                <w:spacing w:val="0"/>
                <w:sz w:val="20"/>
              </w:rPr>
              <w:t>2015</w:t>
            </w:r>
          </w:p>
        </w:tc>
        <w:tc>
          <w:tcPr>
            <w:tcW w:w="1513" w:type="dxa"/>
            <w:noWrap/>
            <w:hideMark/>
          </w:tcPr>
          <w:p w14:paraId="10B2494C" w14:textId="2365C63C" w:rsidR="00F96E30" w:rsidRPr="007D4C49" w:rsidRDefault="00F96E30" w:rsidP="00F96E30">
            <w:pPr>
              <w:rPr>
                <w:spacing w:val="0"/>
                <w:sz w:val="20"/>
              </w:rPr>
            </w:pPr>
            <w:r w:rsidRPr="007D4C49">
              <w:rPr>
                <w:spacing w:val="0"/>
                <w:sz w:val="20"/>
              </w:rPr>
              <w:t>17.32 ± 0.47</w:t>
            </w:r>
          </w:p>
        </w:tc>
        <w:tc>
          <w:tcPr>
            <w:tcW w:w="1340" w:type="dxa"/>
            <w:noWrap/>
            <w:hideMark/>
          </w:tcPr>
          <w:p w14:paraId="22B2A7DA" w14:textId="798051C1" w:rsidR="00F96E30" w:rsidRPr="007D4C49" w:rsidRDefault="00F96E30" w:rsidP="00F96E30">
            <w:pPr>
              <w:rPr>
                <w:spacing w:val="0"/>
                <w:sz w:val="20"/>
              </w:rPr>
            </w:pPr>
            <w:r w:rsidRPr="007D4C49">
              <w:rPr>
                <w:spacing w:val="0"/>
                <w:sz w:val="20"/>
              </w:rPr>
              <w:t>15.6</w:t>
            </w:r>
            <w:r>
              <w:rPr>
                <w:spacing w:val="0"/>
                <w:sz w:val="20"/>
              </w:rPr>
              <w:t>1</w:t>
            </w:r>
            <w:r w:rsidRPr="007D4C49">
              <w:rPr>
                <w:spacing w:val="0"/>
                <w:sz w:val="20"/>
              </w:rPr>
              <w:t xml:space="preserve"> ± 0.53</w:t>
            </w:r>
          </w:p>
        </w:tc>
        <w:tc>
          <w:tcPr>
            <w:tcW w:w="1450" w:type="dxa"/>
            <w:noWrap/>
            <w:hideMark/>
          </w:tcPr>
          <w:p w14:paraId="3ADE2C5D" w14:textId="0CDC4D5A" w:rsidR="00F96E30" w:rsidRPr="007D4C49" w:rsidRDefault="00F96E30" w:rsidP="00F96E30">
            <w:pPr>
              <w:rPr>
                <w:spacing w:val="0"/>
                <w:sz w:val="20"/>
              </w:rPr>
            </w:pPr>
            <w:r w:rsidRPr="007D4C49">
              <w:rPr>
                <w:spacing w:val="0"/>
                <w:sz w:val="20"/>
              </w:rPr>
              <w:t>16.09 ± 0.</w:t>
            </w:r>
            <w:r>
              <w:rPr>
                <w:spacing w:val="0"/>
                <w:sz w:val="20"/>
              </w:rPr>
              <w:t>50</w:t>
            </w:r>
          </w:p>
        </w:tc>
      </w:tr>
      <w:tr w:rsidR="00F96E30" w:rsidRPr="00A754DB" w14:paraId="740FA607" w14:textId="77777777" w:rsidTr="00366FDC">
        <w:trPr>
          <w:trHeight w:val="290"/>
        </w:trPr>
        <w:tc>
          <w:tcPr>
            <w:tcW w:w="2952" w:type="dxa"/>
            <w:noWrap/>
          </w:tcPr>
          <w:p w14:paraId="252D3F33" w14:textId="77777777" w:rsidR="00F96E30" w:rsidRPr="007D4C49" w:rsidRDefault="00F96E30" w:rsidP="00F96E30">
            <w:pPr>
              <w:rPr>
                <w:spacing w:val="0"/>
                <w:sz w:val="20"/>
              </w:rPr>
            </w:pPr>
          </w:p>
        </w:tc>
        <w:tc>
          <w:tcPr>
            <w:tcW w:w="228" w:type="dxa"/>
          </w:tcPr>
          <w:p w14:paraId="5A7CF878" w14:textId="77777777" w:rsidR="00F96E30" w:rsidRPr="00F90AF9" w:rsidRDefault="00F96E30" w:rsidP="00F96E30"/>
        </w:tc>
        <w:tc>
          <w:tcPr>
            <w:tcW w:w="1605" w:type="dxa"/>
          </w:tcPr>
          <w:p w14:paraId="140F4EE0" w14:textId="013B4970" w:rsidR="00F96E30" w:rsidRPr="00F90AF9" w:rsidRDefault="00F96E30" w:rsidP="00F96E30">
            <w:pPr>
              <w:rPr>
                <w:spacing w:val="0"/>
                <w:sz w:val="20"/>
              </w:rPr>
            </w:pPr>
          </w:p>
        </w:tc>
        <w:tc>
          <w:tcPr>
            <w:tcW w:w="166" w:type="dxa"/>
          </w:tcPr>
          <w:p w14:paraId="7CA16BCC" w14:textId="77777777" w:rsidR="00F96E30" w:rsidRPr="007D4C49" w:rsidRDefault="00F96E30" w:rsidP="00F96E30"/>
        </w:tc>
        <w:tc>
          <w:tcPr>
            <w:tcW w:w="811" w:type="dxa"/>
          </w:tcPr>
          <w:p w14:paraId="53DE463E" w14:textId="3A58D2F2" w:rsidR="00F96E30" w:rsidRPr="007D4C49" w:rsidRDefault="00F96E30" w:rsidP="00F96E30">
            <w:pPr>
              <w:rPr>
                <w:spacing w:val="0"/>
                <w:sz w:val="20"/>
              </w:rPr>
            </w:pPr>
            <w:r w:rsidRPr="007D4C49">
              <w:rPr>
                <w:spacing w:val="0"/>
                <w:sz w:val="20"/>
              </w:rPr>
              <w:t>2022</w:t>
            </w:r>
          </w:p>
        </w:tc>
        <w:tc>
          <w:tcPr>
            <w:tcW w:w="1513" w:type="dxa"/>
            <w:noWrap/>
          </w:tcPr>
          <w:p w14:paraId="113993A4" w14:textId="07FB7444" w:rsidR="00F96E30" w:rsidRPr="007D4C49" w:rsidRDefault="00F96E30" w:rsidP="00F96E30">
            <w:pPr>
              <w:rPr>
                <w:spacing w:val="0"/>
                <w:sz w:val="20"/>
              </w:rPr>
            </w:pPr>
            <w:r w:rsidRPr="007D4C49">
              <w:rPr>
                <w:spacing w:val="0"/>
                <w:sz w:val="20"/>
              </w:rPr>
              <w:t>16.46 ± 0.3</w:t>
            </w:r>
            <w:r>
              <w:rPr>
                <w:spacing w:val="0"/>
                <w:sz w:val="20"/>
              </w:rPr>
              <w:t>8</w:t>
            </w:r>
          </w:p>
        </w:tc>
        <w:tc>
          <w:tcPr>
            <w:tcW w:w="1340" w:type="dxa"/>
            <w:noWrap/>
          </w:tcPr>
          <w:p w14:paraId="68E1A942" w14:textId="4C462A48" w:rsidR="00F96E30" w:rsidRPr="007D4C49" w:rsidRDefault="00F96E30" w:rsidP="00F96E30">
            <w:pPr>
              <w:rPr>
                <w:spacing w:val="0"/>
                <w:sz w:val="20"/>
              </w:rPr>
            </w:pPr>
            <w:r w:rsidRPr="007D4C49">
              <w:rPr>
                <w:spacing w:val="0"/>
                <w:sz w:val="20"/>
              </w:rPr>
              <w:t>15.29 ± 0.37</w:t>
            </w:r>
          </w:p>
        </w:tc>
        <w:tc>
          <w:tcPr>
            <w:tcW w:w="1450" w:type="dxa"/>
            <w:noWrap/>
          </w:tcPr>
          <w:p w14:paraId="34272909" w14:textId="50874B2A" w:rsidR="00F96E30" w:rsidRPr="007D4C49" w:rsidRDefault="00F96E30" w:rsidP="00F96E30">
            <w:pPr>
              <w:rPr>
                <w:spacing w:val="0"/>
                <w:sz w:val="20"/>
              </w:rPr>
            </w:pPr>
            <w:r w:rsidRPr="007D4C49">
              <w:rPr>
                <w:spacing w:val="0"/>
                <w:sz w:val="20"/>
              </w:rPr>
              <w:t>15.7</w:t>
            </w:r>
            <w:r>
              <w:rPr>
                <w:spacing w:val="0"/>
                <w:sz w:val="20"/>
              </w:rPr>
              <w:t>4</w:t>
            </w:r>
            <w:r w:rsidRPr="007D4C49">
              <w:rPr>
                <w:spacing w:val="0"/>
                <w:sz w:val="20"/>
              </w:rPr>
              <w:t xml:space="preserve"> ± 0.1</w:t>
            </w:r>
            <w:r>
              <w:rPr>
                <w:spacing w:val="0"/>
                <w:sz w:val="20"/>
              </w:rPr>
              <w:t>5</w:t>
            </w:r>
          </w:p>
        </w:tc>
      </w:tr>
      <w:tr w:rsidR="00F96E30" w:rsidRPr="00A754DB" w14:paraId="3909E3F0" w14:textId="77777777" w:rsidTr="00366FDC">
        <w:trPr>
          <w:trHeight w:val="290"/>
        </w:trPr>
        <w:tc>
          <w:tcPr>
            <w:tcW w:w="2952" w:type="dxa"/>
            <w:noWrap/>
          </w:tcPr>
          <w:p w14:paraId="2B7571B9" w14:textId="77777777" w:rsidR="00F96E30" w:rsidRPr="007D4C49" w:rsidRDefault="00F96E30" w:rsidP="00F96E30">
            <w:pPr>
              <w:rPr>
                <w:spacing w:val="0"/>
                <w:sz w:val="20"/>
              </w:rPr>
            </w:pPr>
          </w:p>
        </w:tc>
        <w:tc>
          <w:tcPr>
            <w:tcW w:w="228" w:type="dxa"/>
          </w:tcPr>
          <w:p w14:paraId="5D4DDA74" w14:textId="77777777" w:rsidR="00F96E30" w:rsidRPr="00F90AF9" w:rsidRDefault="00F96E30" w:rsidP="00F96E30"/>
        </w:tc>
        <w:tc>
          <w:tcPr>
            <w:tcW w:w="1605" w:type="dxa"/>
          </w:tcPr>
          <w:p w14:paraId="419640E6" w14:textId="3448861D" w:rsidR="00F96E30" w:rsidRPr="00F90AF9" w:rsidRDefault="00F96E30" w:rsidP="00F96E30">
            <w:pPr>
              <w:rPr>
                <w:spacing w:val="0"/>
                <w:sz w:val="20"/>
              </w:rPr>
            </w:pPr>
          </w:p>
        </w:tc>
        <w:tc>
          <w:tcPr>
            <w:tcW w:w="166" w:type="dxa"/>
          </w:tcPr>
          <w:p w14:paraId="27661831" w14:textId="77777777" w:rsidR="00F96E30" w:rsidRPr="007D4C49" w:rsidRDefault="00F96E30" w:rsidP="00F96E30"/>
        </w:tc>
        <w:tc>
          <w:tcPr>
            <w:tcW w:w="811" w:type="dxa"/>
          </w:tcPr>
          <w:p w14:paraId="53988E10" w14:textId="208EF552" w:rsidR="00F96E30" w:rsidRPr="007D4C49" w:rsidRDefault="00F96E30" w:rsidP="00F96E30">
            <w:pPr>
              <w:rPr>
                <w:spacing w:val="0"/>
                <w:sz w:val="20"/>
              </w:rPr>
            </w:pPr>
          </w:p>
        </w:tc>
        <w:tc>
          <w:tcPr>
            <w:tcW w:w="1513" w:type="dxa"/>
            <w:noWrap/>
          </w:tcPr>
          <w:p w14:paraId="1E8EDD12" w14:textId="77777777" w:rsidR="00F96E30" w:rsidRPr="007D4C49" w:rsidRDefault="00F96E30" w:rsidP="00F96E30">
            <w:pPr>
              <w:rPr>
                <w:spacing w:val="0"/>
                <w:sz w:val="20"/>
              </w:rPr>
            </w:pPr>
          </w:p>
        </w:tc>
        <w:tc>
          <w:tcPr>
            <w:tcW w:w="1340" w:type="dxa"/>
            <w:noWrap/>
          </w:tcPr>
          <w:p w14:paraId="69C3CC89" w14:textId="77777777" w:rsidR="00F96E30" w:rsidRPr="007D4C49" w:rsidRDefault="00F96E30" w:rsidP="00F96E30">
            <w:pPr>
              <w:rPr>
                <w:spacing w:val="0"/>
                <w:sz w:val="20"/>
              </w:rPr>
            </w:pPr>
          </w:p>
        </w:tc>
        <w:tc>
          <w:tcPr>
            <w:tcW w:w="1450" w:type="dxa"/>
            <w:noWrap/>
          </w:tcPr>
          <w:p w14:paraId="178A8B2C" w14:textId="77777777" w:rsidR="00F96E30" w:rsidRPr="007D4C49" w:rsidRDefault="00F96E30" w:rsidP="00F96E30">
            <w:pPr>
              <w:rPr>
                <w:spacing w:val="0"/>
                <w:sz w:val="20"/>
              </w:rPr>
            </w:pPr>
          </w:p>
        </w:tc>
      </w:tr>
      <w:tr w:rsidR="00F96E30" w:rsidRPr="00A754DB" w14:paraId="77BAC129" w14:textId="77777777" w:rsidTr="00366FDC">
        <w:trPr>
          <w:trHeight w:val="290"/>
        </w:trPr>
        <w:tc>
          <w:tcPr>
            <w:tcW w:w="2952" w:type="dxa"/>
            <w:noWrap/>
            <w:hideMark/>
          </w:tcPr>
          <w:p w14:paraId="1BE31ADF" w14:textId="46A64F26" w:rsidR="00F96E30" w:rsidRPr="007D4C49" w:rsidRDefault="00F96E30" w:rsidP="00F96E30">
            <w:pPr>
              <w:rPr>
                <w:spacing w:val="0"/>
                <w:sz w:val="20"/>
              </w:rPr>
            </w:pPr>
            <w:r w:rsidRPr="007D4C49">
              <w:rPr>
                <w:spacing w:val="0"/>
                <w:sz w:val="20"/>
              </w:rPr>
              <w:t>CWM Standardized antenna length</w:t>
            </w:r>
          </w:p>
        </w:tc>
        <w:tc>
          <w:tcPr>
            <w:tcW w:w="228" w:type="dxa"/>
          </w:tcPr>
          <w:p w14:paraId="528CA6EC" w14:textId="77777777" w:rsidR="00F96E30" w:rsidRPr="00F90AF9" w:rsidRDefault="00F96E30" w:rsidP="00F96E30"/>
        </w:tc>
        <w:tc>
          <w:tcPr>
            <w:tcW w:w="1605" w:type="dxa"/>
          </w:tcPr>
          <w:p w14:paraId="5E9FDD72" w14:textId="6A90DD74" w:rsidR="00F96E30" w:rsidRPr="00F90AF9" w:rsidRDefault="00F96E30" w:rsidP="00F96E30">
            <w:pPr>
              <w:rPr>
                <w:spacing w:val="0"/>
                <w:sz w:val="20"/>
              </w:rPr>
            </w:pPr>
            <w:r w:rsidRPr="00F90AF9">
              <w:rPr>
                <w:spacing w:val="0"/>
                <w:sz w:val="20"/>
              </w:rPr>
              <w:t>Fraction of body length</w:t>
            </w:r>
          </w:p>
        </w:tc>
        <w:tc>
          <w:tcPr>
            <w:tcW w:w="166" w:type="dxa"/>
          </w:tcPr>
          <w:p w14:paraId="13C955E4" w14:textId="77777777" w:rsidR="00F96E30" w:rsidRPr="007D4C49" w:rsidRDefault="00F96E30" w:rsidP="00F96E30"/>
        </w:tc>
        <w:tc>
          <w:tcPr>
            <w:tcW w:w="811" w:type="dxa"/>
          </w:tcPr>
          <w:p w14:paraId="450D6480" w14:textId="0100B917" w:rsidR="00F96E30" w:rsidRPr="007D4C49" w:rsidRDefault="00F96E30" w:rsidP="00F96E30">
            <w:pPr>
              <w:rPr>
                <w:spacing w:val="0"/>
                <w:sz w:val="20"/>
              </w:rPr>
            </w:pPr>
            <w:r w:rsidRPr="007D4C49">
              <w:rPr>
                <w:spacing w:val="0"/>
                <w:sz w:val="20"/>
              </w:rPr>
              <w:t>2015</w:t>
            </w:r>
          </w:p>
        </w:tc>
        <w:tc>
          <w:tcPr>
            <w:tcW w:w="1513" w:type="dxa"/>
            <w:noWrap/>
            <w:hideMark/>
          </w:tcPr>
          <w:p w14:paraId="728A8B51" w14:textId="59163C1F" w:rsidR="00F96E30" w:rsidRPr="007D4C49" w:rsidRDefault="00F96E30" w:rsidP="00F96E30">
            <w:pPr>
              <w:rPr>
                <w:spacing w:val="0"/>
                <w:sz w:val="20"/>
              </w:rPr>
            </w:pPr>
            <w:r w:rsidRPr="007D4C49">
              <w:rPr>
                <w:spacing w:val="0"/>
                <w:sz w:val="20"/>
              </w:rPr>
              <w:t>0.453 ± 0.007</w:t>
            </w:r>
          </w:p>
        </w:tc>
        <w:tc>
          <w:tcPr>
            <w:tcW w:w="1340" w:type="dxa"/>
            <w:noWrap/>
            <w:hideMark/>
          </w:tcPr>
          <w:p w14:paraId="480F8601" w14:textId="77777777" w:rsidR="00F96E30" w:rsidRPr="007D4C49" w:rsidRDefault="00F96E30" w:rsidP="00F96E30">
            <w:pPr>
              <w:rPr>
                <w:spacing w:val="0"/>
                <w:sz w:val="20"/>
              </w:rPr>
            </w:pPr>
            <w:r w:rsidRPr="007D4C49">
              <w:rPr>
                <w:spacing w:val="0"/>
                <w:sz w:val="20"/>
              </w:rPr>
              <w:t>0.458 ± 0.011</w:t>
            </w:r>
          </w:p>
        </w:tc>
        <w:tc>
          <w:tcPr>
            <w:tcW w:w="1450" w:type="dxa"/>
            <w:noWrap/>
            <w:hideMark/>
          </w:tcPr>
          <w:p w14:paraId="1694BDA4" w14:textId="77777777" w:rsidR="00F96E30" w:rsidRPr="007D4C49" w:rsidRDefault="00F96E30" w:rsidP="00F96E30">
            <w:pPr>
              <w:rPr>
                <w:spacing w:val="0"/>
                <w:sz w:val="20"/>
              </w:rPr>
            </w:pPr>
            <w:r w:rsidRPr="007D4C49">
              <w:rPr>
                <w:spacing w:val="0"/>
                <w:sz w:val="20"/>
              </w:rPr>
              <w:t>0.444 ± 0.013</w:t>
            </w:r>
          </w:p>
        </w:tc>
      </w:tr>
      <w:tr w:rsidR="00F96E30" w:rsidRPr="00A754DB" w14:paraId="399F4FE9" w14:textId="77777777" w:rsidTr="00366FDC">
        <w:trPr>
          <w:trHeight w:val="290"/>
        </w:trPr>
        <w:tc>
          <w:tcPr>
            <w:tcW w:w="2952" w:type="dxa"/>
            <w:noWrap/>
          </w:tcPr>
          <w:p w14:paraId="40C9ABAC" w14:textId="77777777" w:rsidR="00F96E30" w:rsidRPr="007D4C49" w:rsidRDefault="00F96E30" w:rsidP="00F96E30">
            <w:pPr>
              <w:rPr>
                <w:spacing w:val="0"/>
                <w:sz w:val="20"/>
              </w:rPr>
            </w:pPr>
          </w:p>
        </w:tc>
        <w:tc>
          <w:tcPr>
            <w:tcW w:w="228" w:type="dxa"/>
          </w:tcPr>
          <w:p w14:paraId="6E10B682" w14:textId="77777777" w:rsidR="00F96E30" w:rsidRPr="00F90AF9" w:rsidRDefault="00F96E30" w:rsidP="00F96E30"/>
        </w:tc>
        <w:tc>
          <w:tcPr>
            <w:tcW w:w="1605" w:type="dxa"/>
          </w:tcPr>
          <w:p w14:paraId="42767477" w14:textId="6FBAD881" w:rsidR="00F96E30" w:rsidRPr="00F90AF9" w:rsidRDefault="00F96E30" w:rsidP="00F96E30">
            <w:pPr>
              <w:rPr>
                <w:spacing w:val="0"/>
                <w:sz w:val="20"/>
              </w:rPr>
            </w:pPr>
          </w:p>
        </w:tc>
        <w:tc>
          <w:tcPr>
            <w:tcW w:w="166" w:type="dxa"/>
          </w:tcPr>
          <w:p w14:paraId="72242174" w14:textId="77777777" w:rsidR="00F96E30" w:rsidRPr="007D4C49" w:rsidRDefault="00F96E30" w:rsidP="00F96E30"/>
        </w:tc>
        <w:tc>
          <w:tcPr>
            <w:tcW w:w="811" w:type="dxa"/>
          </w:tcPr>
          <w:p w14:paraId="13CBC386" w14:textId="09ADF888" w:rsidR="00F96E30" w:rsidRPr="007D4C49" w:rsidRDefault="00F96E30" w:rsidP="00F96E30">
            <w:pPr>
              <w:rPr>
                <w:spacing w:val="0"/>
                <w:sz w:val="20"/>
              </w:rPr>
            </w:pPr>
            <w:r w:rsidRPr="007D4C49">
              <w:rPr>
                <w:spacing w:val="0"/>
                <w:sz w:val="20"/>
              </w:rPr>
              <w:t>2022</w:t>
            </w:r>
          </w:p>
        </w:tc>
        <w:tc>
          <w:tcPr>
            <w:tcW w:w="1513" w:type="dxa"/>
            <w:noWrap/>
          </w:tcPr>
          <w:p w14:paraId="0B189D96" w14:textId="73D0202A" w:rsidR="00F96E30" w:rsidRPr="007D4C49" w:rsidRDefault="00F96E30" w:rsidP="00F96E30">
            <w:pPr>
              <w:rPr>
                <w:spacing w:val="0"/>
                <w:sz w:val="20"/>
              </w:rPr>
            </w:pPr>
            <w:r w:rsidRPr="007D4C49">
              <w:rPr>
                <w:spacing w:val="0"/>
                <w:sz w:val="20"/>
              </w:rPr>
              <w:t>0.445 ± 0.008</w:t>
            </w:r>
          </w:p>
        </w:tc>
        <w:tc>
          <w:tcPr>
            <w:tcW w:w="1340" w:type="dxa"/>
            <w:noWrap/>
          </w:tcPr>
          <w:p w14:paraId="4A6235EB" w14:textId="126EE9D1" w:rsidR="00F96E30" w:rsidRPr="007D4C49" w:rsidRDefault="00F96E30" w:rsidP="00F96E30">
            <w:pPr>
              <w:rPr>
                <w:spacing w:val="0"/>
                <w:sz w:val="20"/>
              </w:rPr>
            </w:pPr>
            <w:r w:rsidRPr="007D4C49">
              <w:rPr>
                <w:spacing w:val="0"/>
                <w:sz w:val="20"/>
              </w:rPr>
              <w:t>0.423 ± 0.005</w:t>
            </w:r>
          </w:p>
        </w:tc>
        <w:tc>
          <w:tcPr>
            <w:tcW w:w="1450" w:type="dxa"/>
            <w:noWrap/>
          </w:tcPr>
          <w:p w14:paraId="34BB5B94" w14:textId="440CA276" w:rsidR="00F96E30" w:rsidRPr="007D4C49" w:rsidRDefault="00F96E30" w:rsidP="00F96E30">
            <w:pPr>
              <w:rPr>
                <w:spacing w:val="0"/>
                <w:sz w:val="20"/>
              </w:rPr>
            </w:pPr>
            <w:r w:rsidRPr="007D4C49">
              <w:rPr>
                <w:spacing w:val="0"/>
                <w:sz w:val="20"/>
              </w:rPr>
              <w:t>0.446 ± 0.006</w:t>
            </w:r>
          </w:p>
        </w:tc>
      </w:tr>
      <w:tr w:rsidR="00F96E30" w:rsidRPr="00A754DB" w14:paraId="7B957846" w14:textId="77777777" w:rsidTr="00366FDC">
        <w:trPr>
          <w:trHeight w:val="290"/>
        </w:trPr>
        <w:tc>
          <w:tcPr>
            <w:tcW w:w="2952" w:type="dxa"/>
            <w:noWrap/>
          </w:tcPr>
          <w:p w14:paraId="6124E248" w14:textId="77777777" w:rsidR="00F96E30" w:rsidRPr="007D4C49" w:rsidRDefault="00F96E30" w:rsidP="00F96E30">
            <w:pPr>
              <w:rPr>
                <w:spacing w:val="0"/>
                <w:sz w:val="20"/>
              </w:rPr>
            </w:pPr>
          </w:p>
        </w:tc>
        <w:tc>
          <w:tcPr>
            <w:tcW w:w="228" w:type="dxa"/>
          </w:tcPr>
          <w:p w14:paraId="2AEF60CF" w14:textId="77777777" w:rsidR="00F96E30" w:rsidRPr="00F90AF9" w:rsidRDefault="00F96E30" w:rsidP="00F96E30"/>
        </w:tc>
        <w:tc>
          <w:tcPr>
            <w:tcW w:w="1605" w:type="dxa"/>
          </w:tcPr>
          <w:p w14:paraId="3E2FA885" w14:textId="698EEB8D" w:rsidR="00F96E30" w:rsidRPr="00F90AF9" w:rsidRDefault="00F96E30" w:rsidP="00F96E30">
            <w:pPr>
              <w:rPr>
                <w:spacing w:val="0"/>
                <w:sz w:val="20"/>
              </w:rPr>
            </w:pPr>
          </w:p>
        </w:tc>
        <w:tc>
          <w:tcPr>
            <w:tcW w:w="166" w:type="dxa"/>
          </w:tcPr>
          <w:p w14:paraId="5F81AA40" w14:textId="77777777" w:rsidR="00F96E30" w:rsidRPr="007D4C49" w:rsidRDefault="00F96E30" w:rsidP="00F96E30"/>
        </w:tc>
        <w:tc>
          <w:tcPr>
            <w:tcW w:w="811" w:type="dxa"/>
          </w:tcPr>
          <w:p w14:paraId="5F09DCF0" w14:textId="3344551B" w:rsidR="00F96E30" w:rsidRPr="007D4C49" w:rsidRDefault="00F96E30" w:rsidP="00F96E30">
            <w:pPr>
              <w:rPr>
                <w:spacing w:val="0"/>
                <w:sz w:val="20"/>
              </w:rPr>
            </w:pPr>
          </w:p>
        </w:tc>
        <w:tc>
          <w:tcPr>
            <w:tcW w:w="1513" w:type="dxa"/>
            <w:noWrap/>
          </w:tcPr>
          <w:p w14:paraId="186DDBE6" w14:textId="77777777" w:rsidR="00F96E30" w:rsidRPr="007D4C49" w:rsidRDefault="00F96E30" w:rsidP="00F96E30">
            <w:pPr>
              <w:rPr>
                <w:spacing w:val="0"/>
                <w:sz w:val="20"/>
              </w:rPr>
            </w:pPr>
          </w:p>
        </w:tc>
        <w:tc>
          <w:tcPr>
            <w:tcW w:w="1340" w:type="dxa"/>
            <w:noWrap/>
          </w:tcPr>
          <w:p w14:paraId="4999D1EF" w14:textId="77777777" w:rsidR="00F96E30" w:rsidRPr="007D4C49" w:rsidRDefault="00F96E30" w:rsidP="00F96E30">
            <w:pPr>
              <w:rPr>
                <w:spacing w:val="0"/>
                <w:sz w:val="20"/>
              </w:rPr>
            </w:pPr>
          </w:p>
        </w:tc>
        <w:tc>
          <w:tcPr>
            <w:tcW w:w="1450" w:type="dxa"/>
            <w:noWrap/>
          </w:tcPr>
          <w:p w14:paraId="2D178D53" w14:textId="77777777" w:rsidR="00F96E30" w:rsidRPr="007D4C49" w:rsidRDefault="00F96E30" w:rsidP="00F96E30">
            <w:pPr>
              <w:rPr>
                <w:spacing w:val="0"/>
                <w:sz w:val="20"/>
              </w:rPr>
            </w:pPr>
          </w:p>
        </w:tc>
      </w:tr>
      <w:tr w:rsidR="00F96E30" w:rsidRPr="00A754DB" w14:paraId="1F9149B1" w14:textId="77777777" w:rsidTr="00366FDC">
        <w:trPr>
          <w:trHeight w:val="290"/>
        </w:trPr>
        <w:tc>
          <w:tcPr>
            <w:tcW w:w="2952" w:type="dxa"/>
            <w:noWrap/>
            <w:hideMark/>
          </w:tcPr>
          <w:p w14:paraId="529141DF" w14:textId="51E183E2" w:rsidR="00F96E30" w:rsidRPr="007D4C49" w:rsidRDefault="00F96E30" w:rsidP="00F96E30">
            <w:pPr>
              <w:rPr>
                <w:spacing w:val="0"/>
                <w:sz w:val="20"/>
              </w:rPr>
            </w:pPr>
            <w:r w:rsidRPr="007D4C49">
              <w:rPr>
                <w:spacing w:val="0"/>
                <w:sz w:val="20"/>
              </w:rPr>
              <w:t>CWM  Standardized rear leg length</w:t>
            </w:r>
          </w:p>
        </w:tc>
        <w:tc>
          <w:tcPr>
            <w:tcW w:w="228" w:type="dxa"/>
          </w:tcPr>
          <w:p w14:paraId="1984FCF9" w14:textId="77777777" w:rsidR="00F96E30" w:rsidRPr="00F90AF9" w:rsidRDefault="00F96E30" w:rsidP="00F96E30"/>
        </w:tc>
        <w:tc>
          <w:tcPr>
            <w:tcW w:w="1605" w:type="dxa"/>
          </w:tcPr>
          <w:p w14:paraId="041DF0CF" w14:textId="4F3AB029" w:rsidR="00F96E30" w:rsidRPr="00F90AF9" w:rsidRDefault="00F96E30" w:rsidP="00F96E30">
            <w:pPr>
              <w:rPr>
                <w:spacing w:val="0"/>
                <w:sz w:val="20"/>
              </w:rPr>
            </w:pPr>
            <w:r w:rsidRPr="00F90AF9">
              <w:rPr>
                <w:spacing w:val="0"/>
                <w:sz w:val="20"/>
              </w:rPr>
              <w:t>Fraction of body length</w:t>
            </w:r>
          </w:p>
        </w:tc>
        <w:tc>
          <w:tcPr>
            <w:tcW w:w="166" w:type="dxa"/>
          </w:tcPr>
          <w:p w14:paraId="37D56D5F" w14:textId="77777777" w:rsidR="00F96E30" w:rsidRPr="007D4C49" w:rsidRDefault="00F96E30" w:rsidP="00F96E30"/>
        </w:tc>
        <w:tc>
          <w:tcPr>
            <w:tcW w:w="811" w:type="dxa"/>
          </w:tcPr>
          <w:p w14:paraId="00A34718" w14:textId="37BF0FFF" w:rsidR="00F96E30" w:rsidRPr="007D4C49" w:rsidRDefault="00F96E30" w:rsidP="00F96E30">
            <w:pPr>
              <w:rPr>
                <w:spacing w:val="0"/>
                <w:sz w:val="20"/>
              </w:rPr>
            </w:pPr>
            <w:r w:rsidRPr="007D4C49">
              <w:rPr>
                <w:spacing w:val="0"/>
                <w:sz w:val="20"/>
              </w:rPr>
              <w:t>2015</w:t>
            </w:r>
          </w:p>
        </w:tc>
        <w:tc>
          <w:tcPr>
            <w:tcW w:w="1513" w:type="dxa"/>
            <w:noWrap/>
            <w:hideMark/>
          </w:tcPr>
          <w:p w14:paraId="2998EB25" w14:textId="0E9837D9" w:rsidR="00F96E30" w:rsidRPr="007D4C49" w:rsidRDefault="00F96E30" w:rsidP="00F96E30">
            <w:pPr>
              <w:rPr>
                <w:spacing w:val="0"/>
                <w:sz w:val="20"/>
              </w:rPr>
            </w:pPr>
            <w:r w:rsidRPr="007D4C49">
              <w:rPr>
                <w:spacing w:val="0"/>
                <w:sz w:val="20"/>
              </w:rPr>
              <w:t>0.744 ± 0.013</w:t>
            </w:r>
          </w:p>
        </w:tc>
        <w:tc>
          <w:tcPr>
            <w:tcW w:w="1340" w:type="dxa"/>
            <w:noWrap/>
            <w:hideMark/>
          </w:tcPr>
          <w:p w14:paraId="6A81A9D4" w14:textId="77777777" w:rsidR="00F96E30" w:rsidRPr="007D4C49" w:rsidRDefault="00F96E30" w:rsidP="00F96E30">
            <w:pPr>
              <w:rPr>
                <w:spacing w:val="0"/>
                <w:sz w:val="20"/>
              </w:rPr>
            </w:pPr>
            <w:r w:rsidRPr="007D4C49">
              <w:rPr>
                <w:spacing w:val="0"/>
                <w:sz w:val="20"/>
              </w:rPr>
              <w:t>0.752 ± 0.013</w:t>
            </w:r>
          </w:p>
        </w:tc>
        <w:tc>
          <w:tcPr>
            <w:tcW w:w="1450" w:type="dxa"/>
            <w:noWrap/>
            <w:hideMark/>
          </w:tcPr>
          <w:p w14:paraId="0B5D1D7C" w14:textId="77777777" w:rsidR="00F96E30" w:rsidRPr="007D4C49" w:rsidRDefault="00F96E30" w:rsidP="00F96E30">
            <w:pPr>
              <w:rPr>
                <w:spacing w:val="0"/>
                <w:sz w:val="20"/>
              </w:rPr>
            </w:pPr>
            <w:r w:rsidRPr="007D4C49">
              <w:rPr>
                <w:spacing w:val="0"/>
                <w:sz w:val="20"/>
              </w:rPr>
              <w:t>0.731 ± 0.014</w:t>
            </w:r>
          </w:p>
        </w:tc>
      </w:tr>
      <w:tr w:rsidR="00F96E30" w:rsidRPr="00A754DB" w14:paraId="71F553EA" w14:textId="77777777" w:rsidTr="00366FDC">
        <w:trPr>
          <w:trHeight w:val="290"/>
        </w:trPr>
        <w:tc>
          <w:tcPr>
            <w:tcW w:w="2952" w:type="dxa"/>
            <w:noWrap/>
          </w:tcPr>
          <w:p w14:paraId="29C5BD2B" w14:textId="77777777" w:rsidR="00F96E30" w:rsidRPr="007D4C49" w:rsidRDefault="00F96E30" w:rsidP="00F96E30">
            <w:pPr>
              <w:rPr>
                <w:spacing w:val="0"/>
                <w:sz w:val="20"/>
              </w:rPr>
            </w:pPr>
          </w:p>
        </w:tc>
        <w:tc>
          <w:tcPr>
            <w:tcW w:w="228" w:type="dxa"/>
          </w:tcPr>
          <w:p w14:paraId="32C8B24B" w14:textId="77777777" w:rsidR="00F96E30" w:rsidRPr="00F90AF9" w:rsidRDefault="00F96E30" w:rsidP="00F96E30"/>
        </w:tc>
        <w:tc>
          <w:tcPr>
            <w:tcW w:w="1605" w:type="dxa"/>
          </w:tcPr>
          <w:p w14:paraId="06C9BB26" w14:textId="37E04BCC" w:rsidR="00F96E30" w:rsidRPr="00F90AF9" w:rsidRDefault="00F96E30" w:rsidP="00F96E30">
            <w:pPr>
              <w:rPr>
                <w:spacing w:val="0"/>
                <w:sz w:val="20"/>
              </w:rPr>
            </w:pPr>
          </w:p>
        </w:tc>
        <w:tc>
          <w:tcPr>
            <w:tcW w:w="166" w:type="dxa"/>
          </w:tcPr>
          <w:p w14:paraId="16728D73" w14:textId="77777777" w:rsidR="00F96E30" w:rsidRPr="007D4C49" w:rsidRDefault="00F96E30" w:rsidP="00F96E30"/>
        </w:tc>
        <w:tc>
          <w:tcPr>
            <w:tcW w:w="811" w:type="dxa"/>
          </w:tcPr>
          <w:p w14:paraId="21F6D298" w14:textId="04ADB12C" w:rsidR="00F96E30" w:rsidRPr="007D4C49" w:rsidRDefault="00F96E30" w:rsidP="00F96E30">
            <w:pPr>
              <w:rPr>
                <w:spacing w:val="0"/>
                <w:sz w:val="20"/>
              </w:rPr>
            </w:pPr>
            <w:r w:rsidRPr="007D4C49">
              <w:rPr>
                <w:spacing w:val="0"/>
                <w:sz w:val="20"/>
              </w:rPr>
              <w:t>2022</w:t>
            </w:r>
          </w:p>
        </w:tc>
        <w:tc>
          <w:tcPr>
            <w:tcW w:w="1513" w:type="dxa"/>
            <w:noWrap/>
          </w:tcPr>
          <w:p w14:paraId="14F9DEFF" w14:textId="6A7A7F43" w:rsidR="00F96E30" w:rsidRPr="007D4C49" w:rsidRDefault="00F96E30" w:rsidP="00F96E30">
            <w:pPr>
              <w:rPr>
                <w:spacing w:val="0"/>
                <w:sz w:val="20"/>
              </w:rPr>
            </w:pPr>
            <w:r w:rsidRPr="007D4C49">
              <w:rPr>
                <w:spacing w:val="0"/>
                <w:sz w:val="20"/>
              </w:rPr>
              <w:t>0.739 ± 0.009</w:t>
            </w:r>
          </w:p>
        </w:tc>
        <w:tc>
          <w:tcPr>
            <w:tcW w:w="1340" w:type="dxa"/>
            <w:noWrap/>
          </w:tcPr>
          <w:p w14:paraId="50ECA4F1" w14:textId="7871254C" w:rsidR="00F96E30" w:rsidRPr="007D4C49" w:rsidRDefault="00F96E30" w:rsidP="00F96E30">
            <w:pPr>
              <w:rPr>
                <w:spacing w:val="0"/>
                <w:sz w:val="20"/>
              </w:rPr>
            </w:pPr>
            <w:r w:rsidRPr="007D4C49">
              <w:rPr>
                <w:spacing w:val="0"/>
                <w:sz w:val="20"/>
              </w:rPr>
              <w:t>0.712 ± 0.008</w:t>
            </w:r>
          </w:p>
        </w:tc>
        <w:tc>
          <w:tcPr>
            <w:tcW w:w="1450" w:type="dxa"/>
            <w:noWrap/>
          </w:tcPr>
          <w:p w14:paraId="21809642" w14:textId="567CE62B" w:rsidR="00F96E30" w:rsidRPr="007D4C49" w:rsidRDefault="00F96E30" w:rsidP="00F96E30">
            <w:pPr>
              <w:rPr>
                <w:spacing w:val="0"/>
                <w:sz w:val="20"/>
              </w:rPr>
            </w:pPr>
            <w:r w:rsidRPr="007D4C49">
              <w:rPr>
                <w:spacing w:val="0"/>
                <w:sz w:val="20"/>
              </w:rPr>
              <w:t>0.74</w:t>
            </w:r>
            <w:r>
              <w:rPr>
                <w:spacing w:val="0"/>
                <w:sz w:val="20"/>
              </w:rPr>
              <w:t>0</w:t>
            </w:r>
            <w:r w:rsidRPr="007D4C49">
              <w:rPr>
                <w:spacing w:val="0"/>
                <w:sz w:val="20"/>
              </w:rPr>
              <w:t xml:space="preserve"> ± 0.006</w:t>
            </w:r>
          </w:p>
        </w:tc>
      </w:tr>
      <w:tr w:rsidR="00F96E30" w:rsidRPr="00A754DB" w14:paraId="2FF1BC64" w14:textId="77777777" w:rsidTr="00366FDC">
        <w:trPr>
          <w:trHeight w:val="290"/>
        </w:trPr>
        <w:tc>
          <w:tcPr>
            <w:tcW w:w="2952" w:type="dxa"/>
            <w:noWrap/>
          </w:tcPr>
          <w:p w14:paraId="73DAB454" w14:textId="77777777" w:rsidR="00F96E30" w:rsidRPr="007D4C49" w:rsidRDefault="00F96E30" w:rsidP="00F96E30">
            <w:pPr>
              <w:rPr>
                <w:spacing w:val="0"/>
                <w:sz w:val="20"/>
              </w:rPr>
            </w:pPr>
          </w:p>
        </w:tc>
        <w:tc>
          <w:tcPr>
            <w:tcW w:w="228" w:type="dxa"/>
          </w:tcPr>
          <w:p w14:paraId="7C62163E" w14:textId="77777777" w:rsidR="00F96E30" w:rsidRPr="00F90AF9" w:rsidRDefault="00F96E30" w:rsidP="00F96E30"/>
        </w:tc>
        <w:tc>
          <w:tcPr>
            <w:tcW w:w="1605" w:type="dxa"/>
          </w:tcPr>
          <w:p w14:paraId="7F042E0E" w14:textId="27261E38" w:rsidR="00F96E30" w:rsidRPr="00F90AF9" w:rsidRDefault="00F96E30" w:rsidP="00F96E30">
            <w:pPr>
              <w:rPr>
                <w:spacing w:val="0"/>
                <w:sz w:val="20"/>
              </w:rPr>
            </w:pPr>
          </w:p>
        </w:tc>
        <w:tc>
          <w:tcPr>
            <w:tcW w:w="166" w:type="dxa"/>
          </w:tcPr>
          <w:p w14:paraId="290972B1" w14:textId="77777777" w:rsidR="00F96E30" w:rsidRPr="007D4C49" w:rsidRDefault="00F96E30" w:rsidP="00F96E30"/>
        </w:tc>
        <w:tc>
          <w:tcPr>
            <w:tcW w:w="811" w:type="dxa"/>
          </w:tcPr>
          <w:p w14:paraId="2844F925" w14:textId="33B10494" w:rsidR="00F96E30" w:rsidRPr="007D4C49" w:rsidRDefault="00F96E30" w:rsidP="00F96E30">
            <w:pPr>
              <w:rPr>
                <w:spacing w:val="0"/>
                <w:sz w:val="20"/>
              </w:rPr>
            </w:pPr>
          </w:p>
        </w:tc>
        <w:tc>
          <w:tcPr>
            <w:tcW w:w="1513" w:type="dxa"/>
            <w:noWrap/>
          </w:tcPr>
          <w:p w14:paraId="7916D961" w14:textId="77777777" w:rsidR="00F96E30" w:rsidRPr="007D4C49" w:rsidRDefault="00F96E30" w:rsidP="00F96E30">
            <w:pPr>
              <w:rPr>
                <w:spacing w:val="0"/>
                <w:sz w:val="20"/>
              </w:rPr>
            </w:pPr>
          </w:p>
        </w:tc>
        <w:tc>
          <w:tcPr>
            <w:tcW w:w="1340" w:type="dxa"/>
            <w:noWrap/>
          </w:tcPr>
          <w:p w14:paraId="7C9E4F60" w14:textId="77777777" w:rsidR="00F96E30" w:rsidRPr="007D4C49" w:rsidRDefault="00F96E30" w:rsidP="00F96E30">
            <w:pPr>
              <w:rPr>
                <w:spacing w:val="0"/>
                <w:sz w:val="20"/>
              </w:rPr>
            </w:pPr>
          </w:p>
        </w:tc>
        <w:tc>
          <w:tcPr>
            <w:tcW w:w="1450" w:type="dxa"/>
            <w:noWrap/>
          </w:tcPr>
          <w:p w14:paraId="605820DE" w14:textId="77777777" w:rsidR="00F96E30" w:rsidRPr="007D4C49" w:rsidRDefault="00F96E30" w:rsidP="00F96E30">
            <w:pPr>
              <w:rPr>
                <w:spacing w:val="0"/>
                <w:sz w:val="20"/>
              </w:rPr>
            </w:pPr>
          </w:p>
        </w:tc>
      </w:tr>
      <w:tr w:rsidR="00F96E30" w:rsidRPr="00A754DB" w14:paraId="57CBFFCE" w14:textId="77777777" w:rsidTr="00366FDC">
        <w:trPr>
          <w:trHeight w:val="290"/>
        </w:trPr>
        <w:tc>
          <w:tcPr>
            <w:tcW w:w="2952" w:type="dxa"/>
            <w:noWrap/>
            <w:hideMark/>
          </w:tcPr>
          <w:p w14:paraId="23C4BCC1" w14:textId="0BA23383" w:rsidR="00F96E30" w:rsidRPr="007D4C49" w:rsidRDefault="00F96E30" w:rsidP="00F96E30">
            <w:pPr>
              <w:rPr>
                <w:spacing w:val="0"/>
                <w:sz w:val="20"/>
              </w:rPr>
            </w:pPr>
            <w:r w:rsidRPr="007D4C49">
              <w:rPr>
                <w:spacing w:val="0"/>
                <w:sz w:val="20"/>
              </w:rPr>
              <w:t>CWM Antenna length : Rear leg length ratio</w:t>
            </w:r>
          </w:p>
        </w:tc>
        <w:tc>
          <w:tcPr>
            <w:tcW w:w="228" w:type="dxa"/>
          </w:tcPr>
          <w:p w14:paraId="5D86476F" w14:textId="77777777" w:rsidR="00F96E30" w:rsidRDefault="00F96E30" w:rsidP="00F96E30"/>
        </w:tc>
        <w:tc>
          <w:tcPr>
            <w:tcW w:w="1605" w:type="dxa"/>
          </w:tcPr>
          <w:p w14:paraId="33E661C3" w14:textId="11A762CF" w:rsidR="00F96E30" w:rsidRPr="00F90AF9" w:rsidRDefault="00F96E30" w:rsidP="00F96E30">
            <w:pPr>
              <w:rPr>
                <w:spacing w:val="0"/>
                <w:sz w:val="20"/>
              </w:rPr>
            </w:pPr>
            <w:r>
              <w:rPr>
                <w:spacing w:val="0"/>
                <w:sz w:val="20"/>
              </w:rPr>
              <w:t>Fraction of rear leg length</w:t>
            </w:r>
          </w:p>
        </w:tc>
        <w:tc>
          <w:tcPr>
            <w:tcW w:w="166" w:type="dxa"/>
          </w:tcPr>
          <w:p w14:paraId="25E97855" w14:textId="77777777" w:rsidR="00F96E30" w:rsidRPr="007D4C49" w:rsidRDefault="00F96E30" w:rsidP="00F96E30"/>
        </w:tc>
        <w:tc>
          <w:tcPr>
            <w:tcW w:w="811" w:type="dxa"/>
          </w:tcPr>
          <w:p w14:paraId="202D50B9" w14:textId="28357580" w:rsidR="00F96E30" w:rsidRPr="007D4C49" w:rsidRDefault="00F96E30" w:rsidP="00F96E30">
            <w:pPr>
              <w:rPr>
                <w:spacing w:val="0"/>
                <w:sz w:val="20"/>
              </w:rPr>
            </w:pPr>
            <w:r w:rsidRPr="007D4C49">
              <w:rPr>
                <w:spacing w:val="0"/>
                <w:sz w:val="20"/>
              </w:rPr>
              <w:t>2015</w:t>
            </w:r>
          </w:p>
        </w:tc>
        <w:tc>
          <w:tcPr>
            <w:tcW w:w="1513" w:type="dxa"/>
            <w:noWrap/>
            <w:hideMark/>
          </w:tcPr>
          <w:p w14:paraId="4D8A0D75" w14:textId="3E42B52D" w:rsidR="00F96E30" w:rsidRPr="007D4C49" w:rsidRDefault="00F96E30" w:rsidP="00F96E30">
            <w:pPr>
              <w:rPr>
                <w:spacing w:val="0"/>
                <w:sz w:val="20"/>
              </w:rPr>
            </w:pPr>
            <w:r w:rsidRPr="007D4C49">
              <w:rPr>
                <w:spacing w:val="0"/>
                <w:sz w:val="20"/>
              </w:rPr>
              <w:t>0.607 ± 0.004</w:t>
            </w:r>
          </w:p>
        </w:tc>
        <w:tc>
          <w:tcPr>
            <w:tcW w:w="1340" w:type="dxa"/>
            <w:noWrap/>
            <w:hideMark/>
          </w:tcPr>
          <w:p w14:paraId="44331712" w14:textId="77777777" w:rsidR="00F96E30" w:rsidRPr="007D4C49" w:rsidRDefault="00F96E30" w:rsidP="00F96E30">
            <w:pPr>
              <w:rPr>
                <w:spacing w:val="0"/>
                <w:sz w:val="20"/>
              </w:rPr>
            </w:pPr>
            <w:r w:rsidRPr="007D4C49">
              <w:rPr>
                <w:spacing w:val="0"/>
                <w:sz w:val="20"/>
              </w:rPr>
              <w:t>0.608 ± 0.004</w:t>
            </w:r>
          </w:p>
        </w:tc>
        <w:tc>
          <w:tcPr>
            <w:tcW w:w="1450" w:type="dxa"/>
            <w:noWrap/>
            <w:hideMark/>
          </w:tcPr>
          <w:p w14:paraId="7708F802" w14:textId="77777777" w:rsidR="00F96E30" w:rsidRPr="007D4C49" w:rsidRDefault="00F96E30" w:rsidP="00F96E30">
            <w:pPr>
              <w:rPr>
                <w:spacing w:val="0"/>
                <w:sz w:val="20"/>
              </w:rPr>
            </w:pPr>
            <w:r w:rsidRPr="007D4C49">
              <w:rPr>
                <w:spacing w:val="0"/>
                <w:sz w:val="20"/>
              </w:rPr>
              <w:t>0.606 ± 0.008</w:t>
            </w:r>
          </w:p>
        </w:tc>
      </w:tr>
      <w:tr w:rsidR="00F96E30" w:rsidRPr="00A754DB" w14:paraId="0F1BACAB" w14:textId="77777777" w:rsidTr="00366FDC">
        <w:trPr>
          <w:trHeight w:val="290"/>
        </w:trPr>
        <w:tc>
          <w:tcPr>
            <w:tcW w:w="2952" w:type="dxa"/>
            <w:noWrap/>
          </w:tcPr>
          <w:p w14:paraId="36FBC90F" w14:textId="77777777" w:rsidR="00F96E30" w:rsidRPr="007D4C49" w:rsidRDefault="00F96E30" w:rsidP="00F96E30">
            <w:pPr>
              <w:rPr>
                <w:spacing w:val="0"/>
                <w:sz w:val="20"/>
              </w:rPr>
            </w:pPr>
          </w:p>
        </w:tc>
        <w:tc>
          <w:tcPr>
            <w:tcW w:w="228" w:type="dxa"/>
          </w:tcPr>
          <w:p w14:paraId="08233797" w14:textId="77777777" w:rsidR="00F96E30" w:rsidRPr="00F90AF9" w:rsidRDefault="00F96E30" w:rsidP="00F96E30"/>
        </w:tc>
        <w:tc>
          <w:tcPr>
            <w:tcW w:w="1605" w:type="dxa"/>
          </w:tcPr>
          <w:p w14:paraId="098613DD" w14:textId="6C440290" w:rsidR="00F96E30" w:rsidRPr="00F90AF9" w:rsidRDefault="00F96E30" w:rsidP="00F96E30">
            <w:pPr>
              <w:rPr>
                <w:spacing w:val="0"/>
                <w:sz w:val="20"/>
              </w:rPr>
            </w:pPr>
          </w:p>
        </w:tc>
        <w:tc>
          <w:tcPr>
            <w:tcW w:w="166" w:type="dxa"/>
          </w:tcPr>
          <w:p w14:paraId="280076F7" w14:textId="77777777" w:rsidR="00F96E30" w:rsidRPr="007D4C49" w:rsidRDefault="00F96E30" w:rsidP="00F96E30"/>
        </w:tc>
        <w:tc>
          <w:tcPr>
            <w:tcW w:w="811" w:type="dxa"/>
          </w:tcPr>
          <w:p w14:paraId="745D0782" w14:textId="6112C445" w:rsidR="00F96E30" w:rsidRPr="007D4C49" w:rsidRDefault="00F96E30" w:rsidP="00F96E30">
            <w:pPr>
              <w:rPr>
                <w:spacing w:val="0"/>
                <w:sz w:val="20"/>
              </w:rPr>
            </w:pPr>
            <w:r w:rsidRPr="007D4C49">
              <w:rPr>
                <w:spacing w:val="0"/>
                <w:sz w:val="20"/>
              </w:rPr>
              <w:t>2022</w:t>
            </w:r>
          </w:p>
        </w:tc>
        <w:tc>
          <w:tcPr>
            <w:tcW w:w="1513" w:type="dxa"/>
            <w:noWrap/>
          </w:tcPr>
          <w:p w14:paraId="2FF5F5DF" w14:textId="6DE88368" w:rsidR="00F96E30" w:rsidRPr="007D4C49" w:rsidRDefault="00F96E30" w:rsidP="00F96E30">
            <w:pPr>
              <w:rPr>
                <w:spacing w:val="0"/>
                <w:sz w:val="20"/>
              </w:rPr>
            </w:pPr>
            <w:r w:rsidRPr="007D4C49">
              <w:rPr>
                <w:spacing w:val="0"/>
                <w:sz w:val="20"/>
              </w:rPr>
              <w:t>0.6 ± 0.004</w:t>
            </w:r>
          </w:p>
        </w:tc>
        <w:tc>
          <w:tcPr>
            <w:tcW w:w="1340" w:type="dxa"/>
            <w:noWrap/>
          </w:tcPr>
          <w:p w14:paraId="09E6385E" w14:textId="0C062738" w:rsidR="00F96E30" w:rsidRPr="007D4C49" w:rsidRDefault="00F96E30" w:rsidP="00F96E30">
            <w:pPr>
              <w:rPr>
                <w:spacing w:val="0"/>
                <w:sz w:val="20"/>
              </w:rPr>
            </w:pPr>
            <w:r w:rsidRPr="007D4C49">
              <w:rPr>
                <w:spacing w:val="0"/>
                <w:sz w:val="20"/>
              </w:rPr>
              <w:t>0.592 ± 0.003</w:t>
            </w:r>
          </w:p>
        </w:tc>
        <w:tc>
          <w:tcPr>
            <w:tcW w:w="1450" w:type="dxa"/>
            <w:noWrap/>
          </w:tcPr>
          <w:p w14:paraId="600D2525" w14:textId="631B3B53" w:rsidR="00F96E30" w:rsidRPr="007D4C49" w:rsidRDefault="00F96E30" w:rsidP="00F96E30">
            <w:pPr>
              <w:rPr>
                <w:spacing w:val="0"/>
                <w:sz w:val="20"/>
              </w:rPr>
            </w:pPr>
            <w:r w:rsidRPr="007D4C49">
              <w:rPr>
                <w:spacing w:val="0"/>
                <w:sz w:val="20"/>
              </w:rPr>
              <w:t>0.6 ± 0.005</w:t>
            </w:r>
          </w:p>
        </w:tc>
      </w:tr>
      <w:tr w:rsidR="00F96E30" w:rsidRPr="00A754DB" w14:paraId="499B576D" w14:textId="77777777" w:rsidTr="00366FDC">
        <w:trPr>
          <w:trHeight w:val="290"/>
        </w:trPr>
        <w:tc>
          <w:tcPr>
            <w:tcW w:w="2952" w:type="dxa"/>
            <w:noWrap/>
          </w:tcPr>
          <w:p w14:paraId="61E02E20" w14:textId="77777777" w:rsidR="00F96E30" w:rsidRPr="007D4C49" w:rsidRDefault="00F96E30" w:rsidP="00F96E30">
            <w:pPr>
              <w:rPr>
                <w:spacing w:val="0"/>
                <w:sz w:val="20"/>
              </w:rPr>
            </w:pPr>
          </w:p>
        </w:tc>
        <w:tc>
          <w:tcPr>
            <w:tcW w:w="228" w:type="dxa"/>
          </w:tcPr>
          <w:p w14:paraId="034965C2" w14:textId="77777777" w:rsidR="00F96E30" w:rsidRPr="00F90AF9" w:rsidRDefault="00F96E30" w:rsidP="00F96E30"/>
        </w:tc>
        <w:tc>
          <w:tcPr>
            <w:tcW w:w="1605" w:type="dxa"/>
          </w:tcPr>
          <w:p w14:paraId="3DD55E7D" w14:textId="780F7005" w:rsidR="00F96E30" w:rsidRPr="00F90AF9" w:rsidRDefault="00F96E30" w:rsidP="00F96E30">
            <w:pPr>
              <w:rPr>
                <w:spacing w:val="0"/>
                <w:sz w:val="20"/>
              </w:rPr>
            </w:pPr>
          </w:p>
        </w:tc>
        <w:tc>
          <w:tcPr>
            <w:tcW w:w="166" w:type="dxa"/>
          </w:tcPr>
          <w:p w14:paraId="7FAAC807" w14:textId="77777777" w:rsidR="00F96E30" w:rsidRPr="007D4C49" w:rsidRDefault="00F96E30" w:rsidP="00F96E30"/>
        </w:tc>
        <w:tc>
          <w:tcPr>
            <w:tcW w:w="811" w:type="dxa"/>
          </w:tcPr>
          <w:p w14:paraId="705676CF" w14:textId="1313F500" w:rsidR="00F96E30" w:rsidRPr="007D4C49" w:rsidRDefault="00F96E30" w:rsidP="00F96E30">
            <w:pPr>
              <w:rPr>
                <w:spacing w:val="0"/>
                <w:sz w:val="20"/>
              </w:rPr>
            </w:pPr>
          </w:p>
        </w:tc>
        <w:tc>
          <w:tcPr>
            <w:tcW w:w="1513" w:type="dxa"/>
            <w:noWrap/>
          </w:tcPr>
          <w:p w14:paraId="4018E6B3" w14:textId="77777777" w:rsidR="00F96E30" w:rsidRPr="007D4C49" w:rsidRDefault="00F96E30" w:rsidP="00F96E30">
            <w:pPr>
              <w:rPr>
                <w:spacing w:val="0"/>
                <w:sz w:val="20"/>
              </w:rPr>
            </w:pPr>
          </w:p>
        </w:tc>
        <w:tc>
          <w:tcPr>
            <w:tcW w:w="1340" w:type="dxa"/>
            <w:noWrap/>
          </w:tcPr>
          <w:p w14:paraId="1657327A" w14:textId="77777777" w:rsidR="00F96E30" w:rsidRPr="007D4C49" w:rsidRDefault="00F96E30" w:rsidP="00F96E30">
            <w:pPr>
              <w:rPr>
                <w:spacing w:val="0"/>
                <w:sz w:val="20"/>
              </w:rPr>
            </w:pPr>
          </w:p>
        </w:tc>
        <w:tc>
          <w:tcPr>
            <w:tcW w:w="1450" w:type="dxa"/>
            <w:noWrap/>
          </w:tcPr>
          <w:p w14:paraId="2A3836CE" w14:textId="77777777" w:rsidR="00F96E30" w:rsidRPr="007D4C49" w:rsidRDefault="00F96E30" w:rsidP="00F96E30">
            <w:pPr>
              <w:rPr>
                <w:spacing w:val="0"/>
                <w:sz w:val="20"/>
              </w:rPr>
            </w:pPr>
          </w:p>
        </w:tc>
      </w:tr>
      <w:tr w:rsidR="00F96E30" w:rsidRPr="00A754DB" w14:paraId="37048ED6" w14:textId="77777777" w:rsidTr="00366FDC">
        <w:trPr>
          <w:trHeight w:val="290"/>
        </w:trPr>
        <w:tc>
          <w:tcPr>
            <w:tcW w:w="2952" w:type="dxa"/>
            <w:noWrap/>
            <w:hideMark/>
          </w:tcPr>
          <w:p w14:paraId="48216B09" w14:textId="3971A5F8" w:rsidR="00F96E30" w:rsidRPr="007D4C49" w:rsidRDefault="00F96E30" w:rsidP="00F96E30">
            <w:pPr>
              <w:rPr>
                <w:spacing w:val="0"/>
                <w:sz w:val="20"/>
              </w:rPr>
            </w:pPr>
            <w:r w:rsidRPr="007D4C49">
              <w:rPr>
                <w:spacing w:val="0"/>
                <w:sz w:val="20"/>
              </w:rPr>
              <w:t>CWM Standardized eye length</w:t>
            </w:r>
          </w:p>
        </w:tc>
        <w:tc>
          <w:tcPr>
            <w:tcW w:w="228" w:type="dxa"/>
          </w:tcPr>
          <w:p w14:paraId="54729CEE" w14:textId="77777777" w:rsidR="00F96E30" w:rsidRPr="00F90AF9" w:rsidRDefault="00F96E30" w:rsidP="00F96E30"/>
        </w:tc>
        <w:tc>
          <w:tcPr>
            <w:tcW w:w="1605" w:type="dxa"/>
          </w:tcPr>
          <w:p w14:paraId="46705615" w14:textId="6EF552B3" w:rsidR="00F96E30" w:rsidRPr="00F90AF9" w:rsidRDefault="00F96E30" w:rsidP="00F96E30">
            <w:pPr>
              <w:rPr>
                <w:spacing w:val="0"/>
                <w:sz w:val="20"/>
              </w:rPr>
            </w:pPr>
            <w:r w:rsidRPr="00F90AF9">
              <w:rPr>
                <w:spacing w:val="0"/>
                <w:sz w:val="20"/>
              </w:rPr>
              <w:t>Fraction of body length</w:t>
            </w:r>
          </w:p>
        </w:tc>
        <w:tc>
          <w:tcPr>
            <w:tcW w:w="166" w:type="dxa"/>
          </w:tcPr>
          <w:p w14:paraId="75D0B97F" w14:textId="77777777" w:rsidR="00F96E30" w:rsidRPr="007D4C49" w:rsidRDefault="00F96E30" w:rsidP="00F96E30"/>
        </w:tc>
        <w:tc>
          <w:tcPr>
            <w:tcW w:w="811" w:type="dxa"/>
          </w:tcPr>
          <w:p w14:paraId="753D5E30" w14:textId="06E0B6C8" w:rsidR="00F96E30" w:rsidRPr="007D4C49" w:rsidRDefault="00F96E30" w:rsidP="00F96E30">
            <w:pPr>
              <w:rPr>
                <w:spacing w:val="0"/>
                <w:sz w:val="20"/>
              </w:rPr>
            </w:pPr>
            <w:r w:rsidRPr="007D4C49">
              <w:rPr>
                <w:spacing w:val="0"/>
                <w:sz w:val="20"/>
              </w:rPr>
              <w:t>2015</w:t>
            </w:r>
          </w:p>
        </w:tc>
        <w:tc>
          <w:tcPr>
            <w:tcW w:w="1513" w:type="dxa"/>
            <w:noWrap/>
            <w:hideMark/>
          </w:tcPr>
          <w:p w14:paraId="45141302" w14:textId="329E12A0" w:rsidR="00F96E30" w:rsidRPr="007D4C49" w:rsidRDefault="00F96E30" w:rsidP="00F96E30">
            <w:pPr>
              <w:rPr>
                <w:spacing w:val="0"/>
                <w:sz w:val="20"/>
              </w:rPr>
            </w:pPr>
            <w:r w:rsidRPr="007D4C49">
              <w:rPr>
                <w:spacing w:val="0"/>
                <w:sz w:val="20"/>
              </w:rPr>
              <w:t>0.045 ± 0.001</w:t>
            </w:r>
          </w:p>
        </w:tc>
        <w:tc>
          <w:tcPr>
            <w:tcW w:w="1340" w:type="dxa"/>
            <w:noWrap/>
            <w:hideMark/>
          </w:tcPr>
          <w:p w14:paraId="2E2A0C4B" w14:textId="77777777" w:rsidR="00F96E30" w:rsidRPr="007D4C49" w:rsidRDefault="00F96E30" w:rsidP="00F96E30">
            <w:pPr>
              <w:rPr>
                <w:spacing w:val="0"/>
                <w:sz w:val="20"/>
              </w:rPr>
            </w:pPr>
            <w:r w:rsidRPr="007D4C49">
              <w:rPr>
                <w:spacing w:val="0"/>
                <w:sz w:val="20"/>
              </w:rPr>
              <w:t>0.05 ± 0.001</w:t>
            </w:r>
          </w:p>
        </w:tc>
        <w:tc>
          <w:tcPr>
            <w:tcW w:w="1450" w:type="dxa"/>
            <w:noWrap/>
            <w:hideMark/>
          </w:tcPr>
          <w:p w14:paraId="1E26678C" w14:textId="77777777" w:rsidR="00F96E30" w:rsidRPr="007D4C49" w:rsidRDefault="00F96E30" w:rsidP="00F96E30">
            <w:pPr>
              <w:rPr>
                <w:spacing w:val="0"/>
                <w:sz w:val="20"/>
              </w:rPr>
            </w:pPr>
            <w:r w:rsidRPr="007D4C49">
              <w:rPr>
                <w:spacing w:val="0"/>
                <w:sz w:val="20"/>
              </w:rPr>
              <w:t>0.046 ± 0.001</w:t>
            </w:r>
          </w:p>
        </w:tc>
      </w:tr>
      <w:tr w:rsidR="00F96E30" w:rsidRPr="00A754DB" w14:paraId="26D56142" w14:textId="77777777" w:rsidTr="00366FDC">
        <w:trPr>
          <w:trHeight w:val="290"/>
        </w:trPr>
        <w:tc>
          <w:tcPr>
            <w:tcW w:w="2952" w:type="dxa"/>
            <w:noWrap/>
          </w:tcPr>
          <w:p w14:paraId="575835F1" w14:textId="77777777" w:rsidR="00F96E30" w:rsidRPr="007D4C49" w:rsidRDefault="00F96E30" w:rsidP="00F96E30">
            <w:pPr>
              <w:rPr>
                <w:spacing w:val="0"/>
                <w:sz w:val="20"/>
              </w:rPr>
            </w:pPr>
          </w:p>
        </w:tc>
        <w:tc>
          <w:tcPr>
            <w:tcW w:w="228" w:type="dxa"/>
          </w:tcPr>
          <w:p w14:paraId="64D25BAA" w14:textId="77777777" w:rsidR="00F96E30" w:rsidRPr="00F90AF9" w:rsidRDefault="00F96E30" w:rsidP="00F96E30"/>
        </w:tc>
        <w:tc>
          <w:tcPr>
            <w:tcW w:w="1605" w:type="dxa"/>
          </w:tcPr>
          <w:p w14:paraId="04C2B7D0" w14:textId="43F68ED5" w:rsidR="00F96E30" w:rsidRPr="00F90AF9" w:rsidRDefault="00F96E30" w:rsidP="00F96E30">
            <w:pPr>
              <w:rPr>
                <w:spacing w:val="0"/>
                <w:sz w:val="20"/>
              </w:rPr>
            </w:pPr>
          </w:p>
        </w:tc>
        <w:tc>
          <w:tcPr>
            <w:tcW w:w="166" w:type="dxa"/>
          </w:tcPr>
          <w:p w14:paraId="16E23E8B" w14:textId="77777777" w:rsidR="00F96E30" w:rsidRPr="007D4C49" w:rsidRDefault="00F96E30" w:rsidP="00F96E30"/>
        </w:tc>
        <w:tc>
          <w:tcPr>
            <w:tcW w:w="811" w:type="dxa"/>
          </w:tcPr>
          <w:p w14:paraId="6E1A40A1" w14:textId="17043141" w:rsidR="00F96E30" w:rsidRPr="007D4C49" w:rsidRDefault="00F96E30" w:rsidP="00F96E30">
            <w:pPr>
              <w:rPr>
                <w:spacing w:val="0"/>
                <w:sz w:val="20"/>
              </w:rPr>
            </w:pPr>
            <w:r w:rsidRPr="007D4C49">
              <w:rPr>
                <w:spacing w:val="0"/>
                <w:sz w:val="20"/>
              </w:rPr>
              <w:t>2022</w:t>
            </w:r>
          </w:p>
        </w:tc>
        <w:tc>
          <w:tcPr>
            <w:tcW w:w="1513" w:type="dxa"/>
            <w:noWrap/>
          </w:tcPr>
          <w:p w14:paraId="002E57C7" w14:textId="3B3B3662" w:rsidR="00F96E30" w:rsidRPr="007D4C49" w:rsidRDefault="00F96E30" w:rsidP="00F96E30">
            <w:pPr>
              <w:rPr>
                <w:spacing w:val="0"/>
                <w:sz w:val="20"/>
              </w:rPr>
            </w:pPr>
            <w:r w:rsidRPr="007D4C49">
              <w:rPr>
                <w:spacing w:val="0"/>
                <w:sz w:val="20"/>
              </w:rPr>
              <w:t>0.046 ± 0.001</w:t>
            </w:r>
          </w:p>
        </w:tc>
        <w:tc>
          <w:tcPr>
            <w:tcW w:w="1340" w:type="dxa"/>
            <w:noWrap/>
          </w:tcPr>
          <w:p w14:paraId="0CEA275E" w14:textId="69A2263D" w:rsidR="00F96E30" w:rsidRPr="007D4C49" w:rsidRDefault="00F96E30" w:rsidP="00F96E30">
            <w:pPr>
              <w:rPr>
                <w:spacing w:val="0"/>
                <w:sz w:val="20"/>
              </w:rPr>
            </w:pPr>
            <w:r w:rsidRPr="007D4C49">
              <w:rPr>
                <w:spacing w:val="0"/>
                <w:sz w:val="20"/>
              </w:rPr>
              <w:t>0.049 ± 0.001</w:t>
            </w:r>
          </w:p>
        </w:tc>
        <w:tc>
          <w:tcPr>
            <w:tcW w:w="1450" w:type="dxa"/>
            <w:noWrap/>
          </w:tcPr>
          <w:p w14:paraId="0DF4EBDD" w14:textId="0CA1EDCC" w:rsidR="00F96E30" w:rsidRPr="007D4C49" w:rsidRDefault="00F96E30" w:rsidP="00F96E30">
            <w:pPr>
              <w:rPr>
                <w:spacing w:val="0"/>
                <w:sz w:val="20"/>
              </w:rPr>
            </w:pPr>
            <w:r w:rsidRPr="007D4C49">
              <w:rPr>
                <w:spacing w:val="0"/>
                <w:sz w:val="20"/>
              </w:rPr>
              <w:t>0.047 ± 0.001</w:t>
            </w:r>
          </w:p>
        </w:tc>
      </w:tr>
      <w:tr w:rsidR="00F96E30" w:rsidRPr="00A754DB" w14:paraId="47E40E87" w14:textId="77777777" w:rsidTr="00366FDC">
        <w:trPr>
          <w:trHeight w:val="290"/>
        </w:trPr>
        <w:tc>
          <w:tcPr>
            <w:tcW w:w="2952" w:type="dxa"/>
            <w:noWrap/>
          </w:tcPr>
          <w:p w14:paraId="451B90AF" w14:textId="77777777" w:rsidR="00F96E30" w:rsidRPr="007D4C49" w:rsidRDefault="00F96E30" w:rsidP="00F96E30">
            <w:pPr>
              <w:rPr>
                <w:spacing w:val="0"/>
                <w:sz w:val="20"/>
              </w:rPr>
            </w:pPr>
          </w:p>
        </w:tc>
        <w:tc>
          <w:tcPr>
            <w:tcW w:w="228" w:type="dxa"/>
          </w:tcPr>
          <w:p w14:paraId="7D8C3B7F" w14:textId="77777777" w:rsidR="00F96E30" w:rsidRPr="00F90AF9" w:rsidRDefault="00F96E30" w:rsidP="00F96E30"/>
        </w:tc>
        <w:tc>
          <w:tcPr>
            <w:tcW w:w="1605" w:type="dxa"/>
          </w:tcPr>
          <w:p w14:paraId="5A7AE217" w14:textId="087EA4FD" w:rsidR="00F96E30" w:rsidRPr="00F90AF9" w:rsidRDefault="00F96E30" w:rsidP="00F96E30">
            <w:pPr>
              <w:rPr>
                <w:spacing w:val="0"/>
                <w:sz w:val="20"/>
              </w:rPr>
            </w:pPr>
          </w:p>
        </w:tc>
        <w:tc>
          <w:tcPr>
            <w:tcW w:w="166" w:type="dxa"/>
          </w:tcPr>
          <w:p w14:paraId="74295830" w14:textId="77777777" w:rsidR="00F96E30" w:rsidRPr="007D4C49" w:rsidRDefault="00F96E30" w:rsidP="00F96E30"/>
        </w:tc>
        <w:tc>
          <w:tcPr>
            <w:tcW w:w="811" w:type="dxa"/>
          </w:tcPr>
          <w:p w14:paraId="4D8A6DD4" w14:textId="5DD94B44" w:rsidR="00F96E30" w:rsidRPr="007D4C49" w:rsidRDefault="00F96E30" w:rsidP="00F96E30">
            <w:pPr>
              <w:rPr>
                <w:spacing w:val="0"/>
                <w:sz w:val="20"/>
              </w:rPr>
            </w:pPr>
          </w:p>
        </w:tc>
        <w:tc>
          <w:tcPr>
            <w:tcW w:w="1513" w:type="dxa"/>
            <w:noWrap/>
          </w:tcPr>
          <w:p w14:paraId="52A43934" w14:textId="77777777" w:rsidR="00F96E30" w:rsidRPr="007D4C49" w:rsidRDefault="00F96E30" w:rsidP="00F96E30">
            <w:pPr>
              <w:rPr>
                <w:spacing w:val="0"/>
                <w:sz w:val="20"/>
              </w:rPr>
            </w:pPr>
          </w:p>
        </w:tc>
        <w:tc>
          <w:tcPr>
            <w:tcW w:w="1340" w:type="dxa"/>
            <w:noWrap/>
          </w:tcPr>
          <w:p w14:paraId="01335BE8" w14:textId="77777777" w:rsidR="00F96E30" w:rsidRPr="007D4C49" w:rsidRDefault="00F96E30" w:rsidP="00F96E30">
            <w:pPr>
              <w:rPr>
                <w:spacing w:val="0"/>
                <w:sz w:val="20"/>
              </w:rPr>
            </w:pPr>
          </w:p>
        </w:tc>
        <w:tc>
          <w:tcPr>
            <w:tcW w:w="1450" w:type="dxa"/>
            <w:noWrap/>
          </w:tcPr>
          <w:p w14:paraId="2A5988DB" w14:textId="77777777" w:rsidR="00F96E30" w:rsidRPr="007D4C49" w:rsidRDefault="00F96E30" w:rsidP="00F96E30">
            <w:pPr>
              <w:rPr>
                <w:spacing w:val="0"/>
                <w:sz w:val="20"/>
              </w:rPr>
            </w:pPr>
          </w:p>
        </w:tc>
      </w:tr>
      <w:tr w:rsidR="00F96E30" w:rsidRPr="00A754DB" w14:paraId="5B3B3414" w14:textId="77777777" w:rsidTr="00366FDC">
        <w:trPr>
          <w:trHeight w:val="290"/>
        </w:trPr>
        <w:tc>
          <w:tcPr>
            <w:tcW w:w="2952" w:type="dxa"/>
            <w:noWrap/>
            <w:hideMark/>
          </w:tcPr>
          <w:p w14:paraId="44E868C8" w14:textId="01AF053B" w:rsidR="00F96E30" w:rsidRPr="007D4C49" w:rsidRDefault="00F96E30" w:rsidP="00F96E30">
            <w:pPr>
              <w:rPr>
                <w:spacing w:val="0"/>
                <w:sz w:val="20"/>
              </w:rPr>
            </w:pPr>
            <w:r w:rsidRPr="007D4C49">
              <w:rPr>
                <w:spacing w:val="0"/>
                <w:sz w:val="20"/>
              </w:rPr>
              <w:t>CWM Standardized eye protrusion</w:t>
            </w:r>
          </w:p>
        </w:tc>
        <w:tc>
          <w:tcPr>
            <w:tcW w:w="228" w:type="dxa"/>
          </w:tcPr>
          <w:p w14:paraId="1A9F723B" w14:textId="77777777" w:rsidR="00F96E30" w:rsidRPr="00F90AF9" w:rsidRDefault="00F96E30" w:rsidP="00F96E30"/>
        </w:tc>
        <w:tc>
          <w:tcPr>
            <w:tcW w:w="1605" w:type="dxa"/>
          </w:tcPr>
          <w:p w14:paraId="21308F77" w14:textId="6659B5C7" w:rsidR="00F96E30" w:rsidRPr="00F90AF9" w:rsidRDefault="00F96E30" w:rsidP="00F96E30">
            <w:pPr>
              <w:rPr>
                <w:spacing w:val="0"/>
                <w:sz w:val="20"/>
              </w:rPr>
            </w:pPr>
            <w:r w:rsidRPr="00F90AF9">
              <w:rPr>
                <w:spacing w:val="0"/>
                <w:sz w:val="20"/>
              </w:rPr>
              <w:t>Fraction of body length</w:t>
            </w:r>
          </w:p>
        </w:tc>
        <w:tc>
          <w:tcPr>
            <w:tcW w:w="166" w:type="dxa"/>
          </w:tcPr>
          <w:p w14:paraId="62FDC6CA" w14:textId="77777777" w:rsidR="00F96E30" w:rsidRPr="007D4C49" w:rsidRDefault="00F96E30" w:rsidP="00F96E30"/>
        </w:tc>
        <w:tc>
          <w:tcPr>
            <w:tcW w:w="811" w:type="dxa"/>
          </w:tcPr>
          <w:p w14:paraId="6CC55658" w14:textId="79EBB7F9" w:rsidR="00F96E30" w:rsidRPr="007D4C49" w:rsidRDefault="00F96E30" w:rsidP="00F96E30">
            <w:pPr>
              <w:rPr>
                <w:spacing w:val="0"/>
                <w:sz w:val="20"/>
              </w:rPr>
            </w:pPr>
            <w:r w:rsidRPr="007D4C49">
              <w:rPr>
                <w:spacing w:val="0"/>
                <w:sz w:val="20"/>
              </w:rPr>
              <w:t>2015</w:t>
            </w:r>
          </w:p>
        </w:tc>
        <w:tc>
          <w:tcPr>
            <w:tcW w:w="1513" w:type="dxa"/>
            <w:noWrap/>
            <w:hideMark/>
          </w:tcPr>
          <w:p w14:paraId="23088D9C" w14:textId="2245D9E8" w:rsidR="00F96E30" w:rsidRPr="007D4C49" w:rsidRDefault="00F96E30" w:rsidP="00F96E30">
            <w:pPr>
              <w:rPr>
                <w:spacing w:val="0"/>
                <w:sz w:val="20"/>
              </w:rPr>
            </w:pPr>
            <w:r w:rsidRPr="007D4C49">
              <w:rPr>
                <w:spacing w:val="0"/>
                <w:sz w:val="20"/>
              </w:rPr>
              <w:t>0.051 ± 0.001</w:t>
            </w:r>
          </w:p>
        </w:tc>
        <w:tc>
          <w:tcPr>
            <w:tcW w:w="1340" w:type="dxa"/>
            <w:noWrap/>
            <w:hideMark/>
          </w:tcPr>
          <w:p w14:paraId="1A2D620E" w14:textId="77777777" w:rsidR="00F96E30" w:rsidRPr="007D4C49" w:rsidRDefault="00F96E30" w:rsidP="00F96E30">
            <w:pPr>
              <w:rPr>
                <w:spacing w:val="0"/>
                <w:sz w:val="20"/>
              </w:rPr>
            </w:pPr>
            <w:r w:rsidRPr="007D4C49">
              <w:rPr>
                <w:spacing w:val="0"/>
                <w:sz w:val="20"/>
              </w:rPr>
              <w:t>0.054 ± 0.001</w:t>
            </w:r>
          </w:p>
        </w:tc>
        <w:tc>
          <w:tcPr>
            <w:tcW w:w="1450" w:type="dxa"/>
            <w:noWrap/>
            <w:hideMark/>
          </w:tcPr>
          <w:p w14:paraId="5A177865" w14:textId="77777777" w:rsidR="00F96E30" w:rsidRPr="007D4C49" w:rsidRDefault="00F96E30" w:rsidP="00F96E30">
            <w:pPr>
              <w:rPr>
                <w:spacing w:val="0"/>
                <w:sz w:val="20"/>
              </w:rPr>
            </w:pPr>
            <w:r w:rsidRPr="007D4C49">
              <w:rPr>
                <w:spacing w:val="0"/>
                <w:sz w:val="20"/>
              </w:rPr>
              <w:t>0.052 ± 0.001</w:t>
            </w:r>
          </w:p>
        </w:tc>
      </w:tr>
      <w:tr w:rsidR="00F96E30" w:rsidRPr="00A754DB" w14:paraId="211CC270" w14:textId="77777777" w:rsidTr="00366FDC">
        <w:trPr>
          <w:trHeight w:val="290"/>
        </w:trPr>
        <w:tc>
          <w:tcPr>
            <w:tcW w:w="2952" w:type="dxa"/>
            <w:noWrap/>
          </w:tcPr>
          <w:p w14:paraId="50ADB8AB" w14:textId="77777777" w:rsidR="00F96E30" w:rsidRPr="007D4C49" w:rsidRDefault="00F96E30" w:rsidP="00F96E30">
            <w:pPr>
              <w:rPr>
                <w:spacing w:val="0"/>
                <w:sz w:val="20"/>
              </w:rPr>
            </w:pPr>
          </w:p>
        </w:tc>
        <w:tc>
          <w:tcPr>
            <w:tcW w:w="228" w:type="dxa"/>
          </w:tcPr>
          <w:p w14:paraId="29612A6B" w14:textId="77777777" w:rsidR="00F96E30" w:rsidRPr="00F90AF9" w:rsidRDefault="00F96E30" w:rsidP="00F96E30"/>
        </w:tc>
        <w:tc>
          <w:tcPr>
            <w:tcW w:w="1605" w:type="dxa"/>
          </w:tcPr>
          <w:p w14:paraId="10109097" w14:textId="53D83B20" w:rsidR="00F96E30" w:rsidRPr="00F90AF9" w:rsidRDefault="00F96E30" w:rsidP="00F96E30">
            <w:pPr>
              <w:rPr>
                <w:spacing w:val="0"/>
                <w:sz w:val="20"/>
              </w:rPr>
            </w:pPr>
          </w:p>
        </w:tc>
        <w:tc>
          <w:tcPr>
            <w:tcW w:w="166" w:type="dxa"/>
          </w:tcPr>
          <w:p w14:paraId="07DA8418" w14:textId="77777777" w:rsidR="00F96E30" w:rsidRPr="007D4C49" w:rsidRDefault="00F96E30" w:rsidP="00F96E30"/>
        </w:tc>
        <w:tc>
          <w:tcPr>
            <w:tcW w:w="811" w:type="dxa"/>
          </w:tcPr>
          <w:p w14:paraId="33925CD3" w14:textId="5AB5B480" w:rsidR="00F96E30" w:rsidRPr="007D4C49" w:rsidRDefault="00F96E30" w:rsidP="00F96E30">
            <w:pPr>
              <w:rPr>
                <w:spacing w:val="0"/>
                <w:sz w:val="20"/>
              </w:rPr>
            </w:pPr>
            <w:r w:rsidRPr="007D4C49">
              <w:rPr>
                <w:spacing w:val="0"/>
                <w:sz w:val="20"/>
              </w:rPr>
              <w:t>2022</w:t>
            </w:r>
          </w:p>
        </w:tc>
        <w:tc>
          <w:tcPr>
            <w:tcW w:w="1513" w:type="dxa"/>
            <w:noWrap/>
          </w:tcPr>
          <w:p w14:paraId="10FFE94A" w14:textId="44728EB6" w:rsidR="00F96E30" w:rsidRPr="007D4C49" w:rsidRDefault="00F96E30" w:rsidP="00F96E30">
            <w:pPr>
              <w:rPr>
                <w:spacing w:val="0"/>
                <w:sz w:val="20"/>
              </w:rPr>
            </w:pPr>
            <w:r w:rsidRPr="007D4C49">
              <w:rPr>
                <w:spacing w:val="0"/>
                <w:sz w:val="20"/>
              </w:rPr>
              <w:t>0.052 ± 0.001</w:t>
            </w:r>
          </w:p>
        </w:tc>
        <w:tc>
          <w:tcPr>
            <w:tcW w:w="1340" w:type="dxa"/>
            <w:noWrap/>
          </w:tcPr>
          <w:p w14:paraId="44A57F2B" w14:textId="79D9BC3F" w:rsidR="00F96E30" w:rsidRPr="007D4C49" w:rsidRDefault="00F96E30" w:rsidP="00F96E30">
            <w:pPr>
              <w:rPr>
                <w:spacing w:val="0"/>
                <w:sz w:val="20"/>
              </w:rPr>
            </w:pPr>
            <w:r w:rsidRPr="007D4C49">
              <w:rPr>
                <w:spacing w:val="0"/>
                <w:sz w:val="20"/>
              </w:rPr>
              <w:t>0.053 ± 0.001</w:t>
            </w:r>
          </w:p>
        </w:tc>
        <w:tc>
          <w:tcPr>
            <w:tcW w:w="1450" w:type="dxa"/>
            <w:noWrap/>
          </w:tcPr>
          <w:p w14:paraId="1C0C72CF" w14:textId="08B69E1B" w:rsidR="00F96E30" w:rsidRPr="007D4C49" w:rsidRDefault="00F96E30" w:rsidP="00F96E30">
            <w:pPr>
              <w:rPr>
                <w:spacing w:val="0"/>
                <w:sz w:val="20"/>
              </w:rPr>
            </w:pPr>
            <w:r w:rsidRPr="007D4C49">
              <w:rPr>
                <w:spacing w:val="0"/>
                <w:sz w:val="20"/>
              </w:rPr>
              <w:t>0.052 ± 0</w:t>
            </w:r>
            <w:r>
              <w:rPr>
                <w:spacing w:val="0"/>
                <w:sz w:val="20"/>
              </w:rPr>
              <w:t>.000</w:t>
            </w:r>
          </w:p>
        </w:tc>
      </w:tr>
      <w:tr w:rsidR="00F96E30" w:rsidRPr="00A754DB" w14:paraId="45DD3055" w14:textId="77777777" w:rsidTr="00366FDC">
        <w:trPr>
          <w:trHeight w:val="290"/>
        </w:trPr>
        <w:tc>
          <w:tcPr>
            <w:tcW w:w="2952" w:type="dxa"/>
            <w:noWrap/>
          </w:tcPr>
          <w:p w14:paraId="186B7E5D" w14:textId="77777777" w:rsidR="00F96E30" w:rsidRPr="007D4C49" w:rsidRDefault="00F96E30" w:rsidP="00F96E30">
            <w:pPr>
              <w:rPr>
                <w:spacing w:val="0"/>
                <w:sz w:val="20"/>
              </w:rPr>
            </w:pPr>
          </w:p>
        </w:tc>
        <w:tc>
          <w:tcPr>
            <w:tcW w:w="228" w:type="dxa"/>
          </w:tcPr>
          <w:p w14:paraId="004863F8" w14:textId="77777777" w:rsidR="00F96E30" w:rsidRPr="00F90AF9" w:rsidRDefault="00F96E30" w:rsidP="00F96E30"/>
        </w:tc>
        <w:tc>
          <w:tcPr>
            <w:tcW w:w="1605" w:type="dxa"/>
          </w:tcPr>
          <w:p w14:paraId="14E5A642" w14:textId="357C6556" w:rsidR="00F96E30" w:rsidRPr="00F90AF9" w:rsidRDefault="00F96E30" w:rsidP="00F96E30">
            <w:pPr>
              <w:rPr>
                <w:spacing w:val="0"/>
                <w:sz w:val="20"/>
              </w:rPr>
            </w:pPr>
          </w:p>
        </w:tc>
        <w:tc>
          <w:tcPr>
            <w:tcW w:w="166" w:type="dxa"/>
          </w:tcPr>
          <w:p w14:paraId="7EC872B1" w14:textId="77777777" w:rsidR="00F96E30" w:rsidRPr="007D4C49" w:rsidRDefault="00F96E30" w:rsidP="00F96E30"/>
        </w:tc>
        <w:tc>
          <w:tcPr>
            <w:tcW w:w="811" w:type="dxa"/>
          </w:tcPr>
          <w:p w14:paraId="6EDB6BF5" w14:textId="1749A194" w:rsidR="00F96E30" w:rsidRPr="007D4C49" w:rsidRDefault="00F96E30" w:rsidP="00F96E30">
            <w:pPr>
              <w:rPr>
                <w:spacing w:val="0"/>
                <w:sz w:val="20"/>
              </w:rPr>
            </w:pPr>
          </w:p>
        </w:tc>
        <w:tc>
          <w:tcPr>
            <w:tcW w:w="1513" w:type="dxa"/>
            <w:noWrap/>
          </w:tcPr>
          <w:p w14:paraId="72C97C5A" w14:textId="77777777" w:rsidR="00F96E30" w:rsidRPr="007D4C49" w:rsidRDefault="00F96E30" w:rsidP="00F96E30">
            <w:pPr>
              <w:rPr>
                <w:spacing w:val="0"/>
                <w:sz w:val="20"/>
              </w:rPr>
            </w:pPr>
          </w:p>
        </w:tc>
        <w:tc>
          <w:tcPr>
            <w:tcW w:w="1340" w:type="dxa"/>
            <w:noWrap/>
          </w:tcPr>
          <w:p w14:paraId="36B48DB2" w14:textId="77777777" w:rsidR="00F96E30" w:rsidRPr="007D4C49" w:rsidRDefault="00F96E30" w:rsidP="00F96E30">
            <w:pPr>
              <w:rPr>
                <w:spacing w:val="0"/>
                <w:sz w:val="20"/>
              </w:rPr>
            </w:pPr>
          </w:p>
        </w:tc>
        <w:tc>
          <w:tcPr>
            <w:tcW w:w="1450" w:type="dxa"/>
            <w:noWrap/>
          </w:tcPr>
          <w:p w14:paraId="47ACA906" w14:textId="77777777" w:rsidR="00F96E30" w:rsidRPr="007D4C49" w:rsidRDefault="00F96E30" w:rsidP="00F96E30">
            <w:pPr>
              <w:rPr>
                <w:spacing w:val="0"/>
                <w:sz w:val="20"/>
              </w:rPr>
            </w:pPr>
          </w:p>
        </w:tc>
      </w:tr>
      <w:tr w:rsidR="00F96E30" w:rsidRPr="00A754DB" w14:paraId="6463AD99" w14:textId="77777777" w:rsidTr="00366FDC">
        <w:trPr>
          <w:trHeight w:val="290"/>
        </w:trPr>
        <w:tc>
          <w:tcPr>
            <w:tcW w:w="2952" w:type="dxa"/>
            <w:noWrap/>
            <w:hideMark/>
          </w:tcPr>
          <w:p w14:paraId="0949DC0E" w14:textId="56C147AF" w:rsidR="00F96E30" w:rsidRPr="007D4C49" w:rsidRDefault="00F96E30" w:rsidP="00F96E30">
            <w:pPr>
              <w:rPr>
                <w:spacing w:val="0"/>
                <w:sz w:val="20"/>
              </w:rPr>
            </w:pPr>
            <w:r w:rsidRPr="007D4C49">
              <w:rPr>
                <w:spacing w:val="0"/>
                <w:sz w:val="20"/>
              </w:rPr>
              <w:t>CWM eye protrusion : eye length ratio</w:t>
            </w:r>
          </w:p>
        </w:tc>
        <w:tc>
          <w:tcPr>
            <w:tcW w:w="228" w:type="dxa"/>
          </w:tcPr>
          <w:p w14:paraId="4836F546" w14:textId="77777777" w:rsidR="00F96E30" w:rsidRDefault="00F96E30" w:rsidP="00F96E30"/>
        </w:tc>
        <w:tc>
          <w:tcPr>
            <w:tcW w:w="1605" w:type="dxa"/>
          </w:tcPr>
          <w:p w14:paraId="54087B62" w14:textId="67A88D05" w:rsidR="00F96E30" w:rsidRPr="00F90AF9" w:rsidRDefault="00F96E30" w:rsidP="00F96E30">
            <w:pPr>
              <w:rPr>
                <w:spacing w:val="0"/>
                <w:sz w:val="20"/>
              </w:rPr>
            </w:pPr>
            <w:r>
              <w:rPr>
                <w:spacing w:val="0"/>
                <w:sz w:val="20"/>
              </w:rPr>
              <w:t>Fraction of eye length</w:t>
            </w:r>
          </w:p>
        </w:tc>
        <w:tc>
          <w:tcPr>
            <w:tcW w:w="166" w:type="dxa"/>
          </w:tcPr>
          <w:p w14:paraId="766326E2" w14:textId="77777777" w:rsidR="00F96E30" w:rsidRPr="007D4C49" w:rsidRDefault="00F96E30" w:rsidP="00F96E30"/>
        </w:tc>
        <w:tc>
          <w:tcPr>
            <w:tcW w:w="811" w:type="dxa"/>
          </w:tcPr>
          <w:p w14:paraId="25828A18" w14:textId="7335EA1C" w:rsidR="00F96E30" w:rsidRPr="007D4C49" w:rsidRDefault="00F96E30" w:rsidP="00F96E30">
            <w:pPr>
              <w:rPr>
                <w:spacing w:val="0"/>
                <w:sz w:val="20"/>
              </w:rPr>
            </w:pPr>
            <w:r w:rsidRPr="007D4C49">
              <w:rPr>
                <w:spacing w:val="0"/>
                <w:sz w:val="20"/>
              </w:rPr>
              <w:t>2015</w:t>
            </w:r>
          </w:p>
        </w:tc>
        <w:tc>
          <w:tcPr>
            <w:tcW w:w="1513" w:type="dxa"/>
            <w:noWrap/>
            <w:hideMark/>
          </w:tcPr>
          <w:p w14:paraId="718BB111" w14:textId="1C132516" w:rsidR="00F96E30" w:rsidRPr="007D4C49" w:rsidRDefault="00F96E30" w:rsidP="00F96E30">
            <w:pPr>
              <w:rPr>
                <w:spacing w:val="0"/>
                <w:sz w:val="20"/>
              </w:rPr>
            </w:pPr>
            <w:r w:rsidRPr="007D4C49">
              <w:rPr>
                <w:spacing w:val="0"/>
                <w:sz w:val="20"/>
              </w:rPr>
              <w:t>1.146 ± 0.007</w:t>
            </w:r>
          </w:p>
        </w:tc>
        <w:tc>
          <w:tcPr>
            <w:tcW w:w="1340" w:type="dxa"/>
            <w:noWrap/>
            <w:hideMark/>
          </w:tcPr>
          <w:p w14:paraId="1714CAEB" w14:textId="77777777" w:rsidR="00F96E30" w:rsidRPr="007D4C49" w:rsidRDefault="00F96E30" w:rsidP="00F96E30">
            <w:pPr>
              <w:rPr>
                <w:spacing w:val="0"/>
                <w:sz w:val="20"/>
              </w:rPr>
            </w:pPr>
            <w:r w:rsidRPr="007D4C49">
              <w:rPr>
                <w:spacing w:val="0"/>
                <w:sz w:val="20"/>
              </w:rPr>
              <w:t>1.096 ± 0.008</w:t>
            </w:r>
          </w:p>
        </w:tc>
        <w:tc>
          <w:tcPr>
            <w:tcW w:w="1450" w:type="dxa"/>
            <w:noWrap/>
            <w:hideMark/>
          </w:tcPr>
          <w:p w14:paraId="13B96906" w14:textId="77777777" w:rsidR="00F96E30" w:rsidRPr="007D4C49" w:rsidRDefault="00F96E30" w:rsidP="00F96E30">
            <w:pPr>
              <w:rPr>
                <w:spacing w:val="0"/>
                <w:sz w:val="20"/>
              </w:rPr>
            </w:pPr>
            <w:r w:rsidRPr="007D4C49">
              <w:rPr>
                <w:spacing w:val="0"/>
                <w:sz w:val="20"/>
              </w:rPr>
              <w:t>1.119 ± 0.012</w:t>
            </w:r>
          </w:p>
        </w:tc>
      </w:tr>
      <w:tr w:rsidR="00F96E30" w:rsidRPr="00A754DB" w14:paraId="41AD27DA" w14:textId="77777777" w:rsidTr="00366FDC">
        <w:trPr>
          <w:trHeight w:val="290"/>
        </w:trPr>
        <w:tc>
          <w:tcPr>
            <w:tcW w:w="2952" w:type="dxa"/>
            <w:noWrap/>
          </w:tcPr>
          <w:p w14:paraId="7BE66E4B" w14:textId="77777777" w:rsidR="00F96E30" w:rsidRPr="007D4C49" w:rsidRDefault="00F96E30" w:rsidP="00F96E30">
            <w:pPr>
              <w:rPr>
                <w:spacing w:val="0"/>
                <w:sz w:val="20"/>
              </w:rPr>
            </w:pPr>
          </w:p>
        </w:tc>
        <w:tc>
          <w:tcPr>
            <w:tcW w:w="228" w:type="dxa"/>
          </w:tcPr>
          <w:p w14:paraId="031F6E48" w14:textId="77777777" w:rsidR="00F96E30" w:rsidRPr="00F90AF9" w:rsidRDefault="00F96E30" w:rsidP="00F96E30"/>
        </w:tc>
        <w:tc>
          <w:tcPr>
            <w:tcW w:w="1605" w:type="dxa"/>
          </w:tcPr>
          <w:p w14:paraId="68E0BF01" w14:textId="080356A3" w:rsidR="00F96E30" w:rsidRPr="00F90AF9" w:rsidRDefault="00F96E30" w:rsidP="00F96E30">
            <w:pPr>
              <w:rPr>
                <w:spacing w:val="0"/>
                <w:sz w:val="20"/>
              </w:rPr>
            </w:pPr>
          </w:p>
        </w:tc>
        <w:tc>
          <w:tcPr>
            <w:tcW w:w="166" w:type="dxa"/>
          </w:tcPr>
          <w:p w14:paraId="35DFFCE6" w14:textId="77777777" w:rsidR="00F96E30" w:rsidRPr="007D4C49" w:rsidRDefault="00F96E30" w:rsidP="00F96E30"/>
        </w:tc>
        <w:tc>
          <w:tcPr>
            <w:tcW w:w="811" w:type="dxa"/>
          </w:tcPr>
          <w:p w14:paraId="52222609" w14:textId="6EC926BC" w:rsidR="00F96E30" w:rsidRPr="007D4C49" w:rsidRDefault="00F96E30" w:rsidP="00F96E30">
            <w:pPr>
              <w:rPr>
                <w:spacing w:val="0"/>
                <w:sz w:val="20"/>
              </w:rPr>
            </w:pPr>
            <w:r w:rsidRPr="007D4C49">
              <w:rPr>
                <w:spacing w:val="0"/>
                <w:sz w:val="20"/>
              </w:rPr>
              <w:t>2022</w:t>
            </w:r>
          </w:p>
        </w:tc>
        <w:tc>
          <w:tcPr>
            <w:tcW w:w="1513" w:type="dxa"/>
            <w:noWrap/>
          </w:tcPr>
          <w:p w14:paraId="031A0B9A" w14:textId="3ED9A290" w:rsidR="00F96E30" w:rsidRPr="007D4C49" w:rsidRDefault="00F96E30" w:rsidP="00F96E30">
            <w:pPr>
              <w:rPr>
                <w:spacing w:val="0"/>
                <w:sz w:val="20"/>
              </w:rPr>
            </w:pPr>
            <w:r w:rsidRPr="007D4C49">
              <w:rPr>
                <w:spacing w:val="0"/>
                <w:sz w:val="20"/>
              </w:rPr>
              <w:t>1.126 ± 0.007</w:t>
            </w:r>
          </w:p>
        </w:tc>
        <w:tc>
          <w:tcPr>
            <w:tcW w:w="1340" w:type="dxa"/>
            <w:noWrap/>
          </w:tcPr>
          <w:p w14:paraId="193BCEBE" w14:textId="3E3E32DF" w:rsidR="00F96E30" w:rsidRPr="007D4C49" w:rsidRDefault="00F96E30" w:rsidP="00F96E30">
            <w:pPr>
              <w:rPr>
                <w:spacing w:val="0"/>
                <w:sz w:val="20"/>
              </w:rPr>
            </w:pPr>
            <w:r w:rsidRPr="007D4C49">
              <w:rPr>
                <w:spacing w:val="0"/>
                <w:sz w:val="20"/>
              </w:rPr>
              <w:t>1.087 ± 0.01</w:t>
            </w:r>
          </w:p>
        </w:tc>
        <w:tc>
          <w:tcPr>
            <w:tcW w:w="1450" w:type="dxa"/>
            <w:noWrap/>
          </w:tcPr>
          <w:p w14:paraId="2677008E" w14:textId="73327691" w:rsidR="00F96E30" w:rsidRPr="007D4C49" w:rsidRDefault="00F96E30" w:rsidP="00F96E30">
            <w:pPr>
              <w:rPr>
                <w:spacing w:val="0"/>
                <w:sz w:val="20"/>
              </w:rPr>
            </w:pPr>
            <w:r w:rsidRPr="007D4C49">
              <w:rPr>
                <w:spacing w:val="0"/>
                <w:sz w:val="20"/>
              </w:rPr>
              <w:t>1.115 ± 0.007</w:t>
            </w:r>
          </w:p>
        </w:tc>
      </w:tr>
      <w:tr w:rsidR="00F96E30" w:rsidRPr="00A754DB" w14:paraId="3557432F" w14:textId="77777777" w:rsidTr="00366FDC">
        <w:trPr>
          <w:trHeight w:val="290"/>
        </w:trPr>
        <w:tc>
          <w:tcPr>
            <w:tcW w:w="2952" w:type="dxa"/>
            <w:noWrap/>
          </w:tcPr>
          <w:p w14:paraId="7D560D0E" w14:textId="77777777" w:rsidR="00F96E30" w:rsidRPr="007D4C49" w:rsidRDefault="00F96E30" w:rsidP="00F96E30">
            <w:pPr>
              <w:rPr>
                <w:spacing w:val="0"/>
                <w:sz w:val="20"/>
              </w:rPr>
            </w:pPr>
          </w:p>
        </w:tc>
        <w:tc>
          <w:tcPr>
            <w:tcW w:w="228" w:type="dxa"/>
          </w:tcPr>
          <w:p w14:paraId="78CB493F" w14:textId="77777777" w:rsidR="00F96E30" w:rsidRPr="00F90AF9" w:rsidRDefault="00F96E30" w:rsidP="00F96E30"/>
        </w:tc>
        <w:tc>
          <w:tcPr>
            <w:tcW w:w="1605" w:type="dxa"/>
          </w:tcPr>
          <w:p w14:paraId="40C15E4A" w14:textId="6DA89E3C" w:rsidR="00F96E30" w:rsidRPr="00F90AF9" w:rsidRDefault="00F96E30" w:rsidP="00F96E30">
            <w:pPr>
              <w:rPr>
                <w:spacing w:val="0"/>
                <w:sz w:val="20"/>
              </w:rPr>
            </w:pPr>
          </w:p>
        </w:tc>
        <w:tc>
          <w:tcPr>
            <w:tcW w:w="166" w:type="dxa"/>
          </w:tcPr>
          <w:p w14:paraId="21664CF4" w14:textId="77777777" w:rsidR="00F96E30" w:rsidRPr="007D4C49" w:rsidRDefault="00F96E30" w:rsidP="00F96E30"/>
        </w:tc>
        <w:tc>
          <w:tcPr>
            <w:tcW w:w="811" w:type="dxa"/>
          </w:tcPr>
          <w:p w14:paraId="693FC134" w14:textId="2E9190A1" w:rsidR="00F96E30" w:rsidRPr="007D4C49" w:rsidRDefault="00F96E30" w:rsidP="00F96E30">
            <w:pPr>
              <w:rPr>
                <w:spacing w:val="0"/>
                <w:sz w:val="20"/>
              </w:rPr>
            </w:pPr>
          </w:p>
        </w:tc>
        <w:tc>
          <w:tcPr>
            <w:tcW w:w="1513" w:type="dxa"/>
            <w:noWrap/>
          </w:tcPr>
          <w:p w14:paraId="4DE3D01E" w14:textId="77777777" w:rsidR="00F96E30" w:rsidRPr="007D4C49" w:rsidRDefault="00F96E30" w:rsidP="00F96E30">
            <w:pPr>
              <w:rPr>
                <w:spacing w:val="0"/>
                <w:sz w:val="20"/>
              </w:rPr>
            </w:pPr>
          </w:p>
        </w:tc>
        <w:tc>
          <w:tcPr>
            <w:tcW w:w="1340" w:type="dxa"/>
            <w:noWrap/>
          </w:tcPr>
          <w:p w14:paraId="37B3DBC7" w14:textId="77777777" w:rsidR="00F96E30" w:rsidRPr="007D4C49" w:rsidRDefault="00F96E30" w:rsidP="00F96E30">
            <w:pPr>
              <w:rPr>
                <w:spacing w:val="0"/>
                <w:sz w:val="20"/>
              </w:rPr>
            </w:pPr>
          </w:p>
        </w:tc>
        <w:tc>
          <w:tcPr>
            <w:tcW w:w="1450" w:type="dxa"/>
            <w:noWrap/>
          </w:tcPr>
          <w:p w14:paraId="0A0322B6" w14:textId="77777777" w:rsidR="00F96E30" w:rsidRPr="007D4C49" w:rsidRDefault="00F96E30" w:rsidP="00F96E30">
            <w:pPr>
              <w:rPr>
                <w:spacing w:val="0"/>
                <w:sz w:val="20"/>
              </w:rPr>
            </w:pPr>
          </w:p>
        </w:tc>
      </w:tr>
      <w:tr w:rsidR="00F96E30" w:rsidRPr="00A754DB" w14:paraId="491C960E" w14:textId="77777777" w:rsidTr="00366FDC">
        <w:trPr>
          <w:trHeight w:val="290"/>
        </w:trPr>
        <w:tc>
          <w:tcPr>
            <w:tcW w:w="2952" w:type="dxa"/>
            <w:noWrap/>
            <w:hideMark/>
          </w:tcPr>
          <w:p w14:paraId="5F07BAB8" w14:textId="0E3E7677" w:rsidR="00F96E30" w:rsidRPr="007D4C49" w:rsidRDefault="00F96E30" w:rsidP="00F96E30">
            <w:pPr>
              <w:rPr>
                <w:spacing w:val="0"/>
                <w:sz w:val="20"/>
              </w:rPr>
            </w:pPr>
            <w:r w:rsidRPr="007D4C49">
              <w:rPr>
                <w:spacing w:val="0"/>
                <w:sz w:val="20"/>
              </w:rPr>
              <w:t>CWM Standardized pronotum width</w:t>
            </w:r>
          </w:p>
        </w:tc>
        <w:tc>
          <w:tcPr>
            <w:tcW w:w="228" w:type="dxa"/>
          </w:tcPr>
          <w:p w14:paraId="4A2FA643" w14:textId="77777777" w:rsidR="00F96E30" w:rsidRPr="00F90AF9" w:rsidRDefault="00F96E30" w:rsidP="00F96E30"/>
        </w:tc>
        <w:tc>
          <w:tcPr>
            <w:tcW w:w="1605" w:type="dxa"/>
          </w:tcPr>
          <w:p w14:paraId="2409DE86" w14:textId="476A0ADD" w:rsidR="00F96E30" w:rsidRPr="00F90AF9" w:rsidRDefault="00F96E30" w:rsidP="00F96E30">
            <w:pPr>
              <w:rPr>
                <w:spacing w:val="0"/>
                <w:sz w:val="20"/>
              </w:rPr>
            </w:pPr>
            <w:r w:rsidRPr="00F90AF9">
              <w:rPr>
                <w:spacing w:val="0"/>
                <w:sz w:val="20"/>
              </w:rPr>
              <w:t>Fraction of body length</w:t>
            </w:r>
          </w:p>
        </w:tc>
        <w:tc>
          <w:tcPr>
            <w:tcW w:w="166" w:type="dxa"/>
          </w:tcPr>
          <w:p w14:paraId="493C3B31" w14:textId="77777777" w:rsidR="00F96E30" w:rsidRPr="007D4C49" w:rsidRDefault="00F96E30" w:rsidP="00F96E30"/>
        </w:tc>
        <w:tc>
          <w:tcPr>
            <w:tcW w:w="811" w:type="dxa"/>
          </w:tcPr>
          <w:p w14:paraId="20F220DE" w14:textId="0DE94657" w:rsidR="00F96E30" w:rsidRPr="007D4C49" w:rsidRDefault="00F96E30" w:rsidP="00F96E30">
            <w:pPr>
              <w:rPr>
                <w:spacing w:val="0"/>
                <w:sz w:val="20"/>
              </w:rPr>
            </w:pPr>
            <w:r w:rsidRPr="007D4C49">
              <w:rPr>
                <w:spacing w:val="0"/>
                <w:sz w:val="20"/>
              </w:rPr>
              <w:t>2015</w:t>
            </w:r>
          </w:p>
        </w:tc>
        <w:tc>
          <w:tcPr>
            <w:tcW w:w="1513" w:type="dxa"/>
            <w:noWrap/>
            <w:hideMark/>
          </w:tcPr>
          <w:p w14:paraId="46931383" w14:textId="3472534B" w:rsidR="00F96E30" w:rsidRPr="007D4C49" w:rsidRDefault="00F96E30" w:rsidP="00F96E30">
            <w:pPr>
              <w:rPr>
                <w:spacing w:val="0"/>
                <w:sz w:val="20"/>
              </w:rPr>
            </w:pPr>
            <w:r w:rsidRPr="007D4C49">
              <w:rPr>
                <w:spacing w:val="0"/>
                <w:sz w:val="20"/>
              </w:rPr>
              <w:t>0.262 ± 0.003</w:t>
            </w:r>
          </w:p>
        </w:tc>
        <w:tc>
          <w:tcPr>
            <w:tcW w:w="1340" w:type="dxa"/>
            <w:noWrap/>
            <w:hideMark/>
          </w:tcPr>
          <w:p w14:paraId="13606D4C" w14:textId="77777777" w:rsidR="00F96E30" w:rsidRPr="007D4C49" w:rsidRDefault="00F96E30" w:rsidP="00F96E30">
            <w:pPr>
              <w:rPr>
                <w:spacing w:val="0"/>
                <w:sz w:val="20"/>
              </w:rPr>
            </w:pPr>
            <w:r w:rsidRPr="007D4C49">
              <w:rPr>
                <w:spacing w:val="0"/>
                <w:sz w:val="20"/>
              </w:rPr>
              <w:t>0.265 ± 0.002</w:t>
            </w:r>
          </w:p>
        </w:tc>
        <w:tc>
          <w:tcPr>
            <w:tcW w:w="1450" w:type="dxa"/>
            <w:noWrap/>
            <w:hideMark/>
          </w:tcPr>
          <w:p w14:paraId="754DB4E1" w14:textId="77777777" w:rsidR="00F96E30" w:rsidRPr="007D4C49" w:rsidRDefault="00F96E30" w:rsidP="00F96E30">
            <w:pPr>
              <w:rPr>
                <w:spacing w:val="0"/>
                <w:sz w:val="20"/>
              </w:rPr>
            </w:pPr>
            <w:r w:rsidRPr="007D4C49">
              <w:rPr>
                <w:spacing w:val="0"/>
                <w:sz w:val="20"/>
              </w:rPr>
              <w:t>0.263 ± 0.002</w:t>
            </w:r>
          </w:p>
        </w:tc>
      </w:tr>
      <w:tr w:rsidR="00F96E30" w:rsidRPr="00A754DB" w14:paraId="3BB00800" w14:textId="77777777" w:rsidTr="00366FDC">
        <w:trPr>
          <w:trHeight w:val="290"/>
        </w:trPr>
        <w:tc>
          <w:tcPr>
            <w:tcW w:w="2952" w:type="dxa"/>
            <w:noWrap/>
          </w:tcPr>
          <w:p w14:paraId="246E469F" w14:textId="77777777" w:rsidR="00F96E30" w:rsidRPr="007D4C49" w:rsidRDefault="00F96E30" w:rsidP="00F96E30">
            <w:pPr>
              <w:rPr>
                <w:spacing w:val="0"/>
                <w:sz w:val="20"/>
              </w:rPr>
            </w:pPr>
          </w:p>
        </w:tc>
        <w:tc>
          <w:tcPr>
            <w:tcW w:w="228" w:type="dxa"/>
          </w:tcPr>
          <w:p w14:paraId="5DFC4C99" w14:textId="77777777" w:rsidR="00F96E30" w:rsidRPr="00F90AF9" w:rsidRDefault="00F96E30" w:rsidP="00F96E30"/>
        </w:tc>
        <w:tc>
          <w:tcPr>
            <w:tcW w:w="1605" w:type="dxa"/>
          </w:tcPr>
          <w:p w14:paraId="5596D71E" w14:textId="182EFF13" w:rsidR="00F96E30" w:rsidRPr="00F90AF9" w:rsidRDefault="00F96E30" w:rsidP="00F96E30">
            <w:pPr>
              <w:rPr>
                <w:spacing w:val="0"/>
                <w:sz w:val="20"/>
              </w:rPr>
            </w:pPr>
          </w:p>
        </w:tc>
        <w:tc>
          <w:tcPr>
            <w:tcW w:w="166" w:type="dxa"/>
          </w:tcPr>
          <w:p w14:paraId="15FDCE41" w14:textId="77777777" w:rsidR="00F96E30" w:rsidRPr="007D4C49" w:rsidRDefault="00F96E30" w:rsidP="00F96E30"/>
        </w:tc>
        <w:tc>
          <w:tcPr>
            <w:tcW w:w="811" w:type="dxa"/>
          </w:tcPr>
          <w:p w14:paraId="3597FF21" w14:textId="0968D69C" w:rsidR="00F96E30" w:rsidRPr="007D4C49" w:rsidRDefault="00F96E30" w:rsidP="00F96E30">
            <w:pPr>
              <w:rPr>
                <w:spacing w:val="0"/>
                <w:sz w:val="20"/>
              </w:rPr>
            </w:pPr>
            <w:r w:rsidRPr="007D4C49">
              <w:rPr>
                <w:spacing w:val="0"/>
                <w:sz w:val="20"/>
              </w:rPr>
              <w:t>2022</w:t>
            </w:r>
          </w:p>
        </w:tc>
        <w:tc>
          <w:tcPr>
            <w:tcW w:w="1513" w:type="dxa"/>
            <w:noWrap/>
          </w:tcPr>
          <w:p w14:paraId="232365C3" w14:textId="4736DFB0" w:rsidR="00F96E30" w:rsidRPr="007D4C49" w:rsidRDefault="00F96E30" w:rsidP="00F96E30">
            <w:pPr>
              <w:rPr>
                <w:spacing w:val="0"/>
                <w:sz w:val="20"/>
              </w:rPr>
            </w:pPr>
            <w:r w:rsidRPr="007D4C49">
              <w:rPr>
                <w:spacing w:val="0"/>
                <w:sz w:val="20"/>
              </w:rPr>
              <w:t>0.264 ± 0.001</w:t>
            </w:r>
          </w:p>
        </w:tc>
        <w:tc>
          <w:tcPr>
            <w:tcW w:w="1340" w:type="dxa"/>
            <w:noWrap/>
          </w:tcPr>
          <w:p w14:paraId="2003BC57" w14:textId="1F302ADF" w:rsidR="00F96E30" w:rsidRPr="007D4C49" w:rsidRDefault="00F96E30" w:rsidP="00F96E30">
            <w:pPr>
              <w:rPr>
                <w:spacing w:val="0"/>
                <w:sz w:val="20"/>
              </w:rPr>
            </w:pPr>
            <w:r w:rsidRPr="007D4C49">
              <w:rPr>
                <w:spacing w:val="0"/>
                <w:sz w:val="20"/>
              </w:rPr>
              <w:t>0.268 ± 0.002</w:t>
            </w:r>
          </w:p>
        </w:tc>
        <w:tc>
          <w:tcPr>
            <w:tcW w:w="1450" w:type="dxa"/>
            <w:noWrap/>
          </w:tcPr>
          <w:p w14:paraId="4A5D088E" w14:textId="15E96EE0" w:rsidR="00F96E30" w:rsidRPr="007D4C49" w:rsidRDefault="00F96E30" w:rsidP="00F96E30">
            <w:pPr>
              <w:rPr>
                <w:spacing w:val="0"/>
                <w:sz w:val="20"/>
              </w:rPr>
            </w:pPr>
            <w:r w:rsidRPr="007D4C49">
              <w:rPr>
                <w:spacing w:val="0"/>
                <w:sz w:val="20"/>
              </w:rPr>
              <w:t>0.265 ± 0.001</w:t>
            </w:r>
          </w:p>
        </w:tc>
      </w:tr>
      <w:tr w:rsidR="00F96E30" w:rsidRPr="00A754DB" w14:paraId="29F32B6F" w14:textId="77777777" w:rsidTr="00366FDC">
        <w:trPr>
          <w:trHeight w:val="290"/>
        </w:trPr>
        <w:tc>
          <w:tcPr>
            <w:tcW w:w="2952" w:type="dxa"/>
            <w:noWrap/>
          </w:tcPr>
          <w:p w14:paraId="1F15F0AC" w14:textId="77777777" w:rsidR="00F96E30" w:rsidRPr="007D4C49" w:rsidRDefault="00F96E30" w:rsidP="00F96E30">
            <w:pPr>
              <w:rPr>
                <w:spacing w:val="0"/>
                <w:sz w:val="20"/>
              </w:rPr>
            </w:pPr>
          </w:p>
        </w:tc>
        <w:tc>
          <w:tcPr>
            <w:tcW w:w="228" w:type="dxa"/>
          </w:tcPr>
          <w:p w14:paraId="1FEF1DCD" w14:textId="77777777" w:rsidR="00F96E30" w:rsidRPr="00F90AF9" w:rsidRDefault="00F96E30" w:rsidP="00F96E30"/>
        </w:tc>
        <w:tc>
          <w:tcPr>
            <w:tcW w:w="1605" w:type="dxa"/>
          </w:tcPr>
          <w:p w14:paraId="3EAB8B9F" w14:textId="50531F93" w:rsidR="00F96E30" w:rsidRPr="00F90AF9" w:rsidRDefault="00F96E30" w:rsidP="00F96E30">
            <w:pPr>
              <w:rPr>
                <w:spacing w:val="0"/>
                <w:sz w:val="20"/>
              </w:rPr>
            </w:pPr>
          </w:p>
        </w:tc>
        <w:tc>
          <w:tcPr>
            <w:tcW w:w="166" w:type="dxa"/>
          </w:tcPr>
          <w:p w14:paraId="432E6A89" w14:textId="77777777" w:rsidR="00F96E30" w:rsidRPr="007D4C49" w:rsidRDefault="00F96E30" w:rsidP="00F96E30"/>
        </w:tc>
        <w:tc>
          <w:tcPr>
            <w:tcW w:w="811" w:type="dxa"/>
          </w:tcPr>
          <w:p w14:paraId="27BEB174" w14:textId="6221BBCC" w:rsidR="00F96E30" w:rsidRPr="007D4C49" w:rsidRDefault="00F96E30" w:rsidP="00F96E30">
            <w:pPr>
              <w:rPr>
                <w:spacing w:val="0"/>
                <w:sz w:val="20"/>
              </w:rPr>
            </w:pPr>
          </w:p>
        </w:tc>
        <w:tc>
          <w:tcPr>
            <w:tcW w:w="1513" w:type="dxa"/>
            <w:noWrap/>
          </w:tcPr>
          <w:p w14:paraId="59AA871B" w14:textId="77777777" w:rsidR="00F96E30" w:rsidRPr="007D4C49" w:rsidRDefault="00F96E30" w:rsidP="00F96E30">
            <w:pPr>
              <w:rPr>
                <w:spacing w:val="0"/>
                <w:sz w:val="20"/>
              </w:rPr>
            </w:pPr>
          </w:p>
        </w:tc>
        <w:tc>
          <w:tcPr>
            <w:tcW w:w="1340" w:type="dxa"/>
            <w:noWrap/>
          </w:tcPr>
          <w:p w14:paraId="7E0DFA16" w14:textId="77777777" w:rsidR="00F96E30" w:rsidRPr="007D4C49" w:rsidRDefault="00F96E30" w:rsidP="00F96E30">
            <w:pPr>
              <w:rPr>
                <w:spacing w:val="0"/>
                <w:sz w:val="20"/>
              </w:rPr>
            </w:pPr>
          </w:p>
        </w:tc>
        <w:tc>
          <w:tcPr>
            <w:tcW w:w="1450" w:type="dxa"/>
            <w:noWrap/>
          </w:tcPr>
          <w:p w14:paraId="794011AE" w14:textId="77777777" w:rsidR="00F96E30" w:rsidRPr="007D4C49" w:rsidRDefault="00F96E30" w:rsidP="00F96E30">
            <w:pPr>
              <w:rPr>
                <w:spacing w:val="0"/>
                <w:sz w:val="20"/>
              </w:rPr>
            </w:pPr>
          </w:p>
        </w:tc>
      </w:tr>
      <w:tr w:rsidR="00F96E30" w:rsidRPr="00A754DB" w14:paraId="5E0C85D8" w14:textId="77777777" w:rsidTr="00366FDC">
        <w:trPr>
          <w:trHeight w:val="290"/>
        </w:trPr>
        <w:tc>
          <w:tcPr>
            <w:tcW w:w="2952" w:type="dxa"/>
            <w:noWrap/>
            <w:hideMark/>
          </w:tcPr>
          <w:p w14:paraId="68B57BCA" w14:textId="66A14AFF" w:rsidR="00F96E30" w:rsidRPr="007D4C49" w:rsidRDefault="00F96E30" w:rsidP="00F96E30">
            <w:pPr>
              <w:rPr>
                <w:spacing w:val="0"/>
                <w:sz w:val="20"/>
              </w:rPr>
            </w:pPr>
            <w:r w:rsidRPr="007D4C49">
              <w:rPr>
                <w:spacing w:val="0"/>
                <w:sz w:val="20"/>
              </w:rPr>
              <w:t>CWM Standardized abdomen width</w:t>
            </w:r>
          </w:p>
        </w:tc>
        <w:tc>
          <w:tcPr>
            <w:tcW w:w="228" w:type="dxa"/>
          </w:tcPr>
          <w:p w14:paraId="26DD7D95" w14:textId="77777777" w:rsidR="00F96E30" w:rsidRPr="00F90AF9" w:rsidRDefault="00F96E30" w:rsidP="00F96E30"/>
        </w:tc>
        <w:tc>
          <w:tcPr>
            <w:tcW w:w="1605" w:type="dxa"/>
          </w:tcPr>
          <w:p w14:paraId="059EA5B1" w14:textId="75A06F5F" w:rsidR="00F96E30" w:rsidRPr="00F90AF9" w:rsidRDefault="00F96E30" w:rsidP="00F96E30">
            <w:pPr>
              <w:rPr>
                <w:spacing w:val="0"/>
                <w:sz w:val="20"/>
              </w:rPr>
            </w:pPr>
            <w:r w:rsidRPr="00F90AF9">
              <w:rPr>
                <w:spacing w:val="0"/>
                <w:sz w:val="20"/>
              </w:rPr>
              <w:t>Fraction of body length</w:t>
            </w:r>
          </w:p>
        </w:tc>
        <w:tc>
          <w:tcPr>
            <w:tcW w:w="166" w:type="dxa"/>
          </w:tcPr>
          <w:p w14:paraId="225350D7" w14:textId="77777777" w:rsidR="00F96E30" w:rsidRPr="007D4C49" w:rsidRDefault="00F96E30" w:rsidP="00F96E30"/>
        </w:tc>
        <w:tc>
          <w:tcPr>
            <w:tcW w:w="811" w:type="dxa"/>
          </w:tcPr>
          <w:p w14:paraId="41CBBEC0" w14:textId="656D0485" w:rsidR="00F96E30" w:rsidRPr="007D4C49" w:rsidRDefault="00F96E30" w:rsidP="00F96E30">
            <w:pPr>
              <w:rPr>
                <w:spacing w:val="0"/>
                <w:sz w:val="20"/>
              </w:rPr>
            </w:pPr>
            <w:r w:rsidRPr="007D4C49">
              <w:rPr>
                <w:spacing w:val="0"/>
                <w:sz w:val="20"/>
              </w:rPr>
              <w:t>2015</w:t>
            </w:r>
          </w:p>
        </w:tc>
        <w:tc>
          <w:tcPr>
            <w:tcW w:w="1513" w:type="dxa"/>
            <w:noWrap/>
            <w:hideMark/>
          </w:tcPr>
          <w:p w14:paraId="155AD305" w14:textId="694972F3" w:rsidR="00F96E30" w:rsidRPr="007D4C49" w:rsidRDefault="00F96E30" w:rsidP="00F96E30">
            <w:pPr>
              <w:rPr>
                <w:spacing w:val="0"/>
                <w:sz w:val="20"/>
              </w:rPr>
            </w:pPr>
            <w:r w:rsidRPr="007D4C49">
              <w:rPr>
                <w:spacing w:val="0"/>
                <w:sz w:val="20"/>
              </w:rPr>
              <w:t>0.353 ± 0.004</w:t>
            </w:r>
          </w:p>
        </w:tc>
        <w:tc>
          <w:tcPr>
            <w:tcW w:w="1340" w:type="dxa"/>
            <w:noWrap/>
            <w:hideMark/>
          </w:tcPr>
          <w:p w14:paraId="585E2A1A" w14:textId="77777777" w:rsidR="00F96E30" w:rsidRPr="007D4C49" w:rsidRDefault="00F96E30" w:rsidP="00F96E30">
            <w:pPr>
              <w:rPr>
                <w:spacing w:val="0"/>
                <w:sz w:val="20"/>
              </w:rPr>
            </w:pPr>
            <w:r w:rsidRPr="007D4C49">
              <w:rPr>
                <w:spacing w:val="0"/>
                <w:sz w:val="20"/>
              </w:rPr>
              <w:t>0.351 ± 0.005</w:t>
            </w:r>
          </w:p>
        </w:tc>
        <w:tc>
          <w:tcPr>
            <w:tcW w:w="1450" w:type="dxa"/>
            <w:noWrap/>
            <w:hideMark/>
          </w:tcPr>
          <w:p w14:paraId="2F8205A2" w14:textId="77777777" w:rsidR="00F96E30" w:rsidRPr="007D4C49" w:rsidRDefault="00F96E30" w:rsidP="00F96E30">
            <w:pPr>
              <w:rPr>
                <w:spacing w:val="0"/>
                <w:sz w:val="20"/>
              </w:rPr>
            </w:pPr>
            <w:r w:rsidRPr="007D4C49">
              <w:rPr>
                <w:spacing w:val="0"/>
                <w:sz w:val="20"/>
              </w:rPr>
              <w:t>0.349 ± 0.006</w:t>
            </w:r>
          </w:p>
        </w:tc>
      </w:tr>
      <w:tr w:rsidR="00F96E30" w:rsidRPr="00A754DB" w14:paraId="7C42F927" w14:textId="77777777" w:rsidTr="00366FDC">
        <w:trPr>
          <w:trHeight w:val="290"/>
        </w:trPr>
        <w:tc>
          <w:tcPr>
            <w:tcW w:w="2952" w:type="dxa"/>
            <w:noWrap/>
          </w:tcPr>
          <w:p w14:paraId="017C75A4" w14:textId="77777777" w:rsidR="00F96E30" w:rsidRPr="007D4C49" w:rsidRDefault="00F96E30" w:rsidP="00F96E30">
            <w:pPr>
              <w:rPr>
                <w:spacing w:val="0"/>
                <w:sz w:val="20"/>
              </w:rPr>
            </w:pPr>
          </w:p>
        </w:tc>
        <w:tc>
          <w:tcPr>
            <w:tcW w:w="228" w:type="dxa"/>
          </w:tcPr>
          <w:p w14:paraId="39A9FD15" w14:textId="77777777" w:rsidR="00F96E30" w:rsidRPr="00F90AF9" w:rsidRDefault="00F96E30" w:rsidP="00F96E30"/>
        </w:tc>
        <w:tc>
          <w:tcPr>
            <w:tcW w:w="1605" w:type="dxa"/>
          </w:tcPr>
          <w:p w14:paraId="4FB40F1C" w14:textId="08BF9B00" w:rsidR="00F96E30" w:rsidRPr="00F90AF9" w:rsidRDefault="00F96E30" w:rsidP="00F96E30">
            <w:pPr>
              <w:rPr>
                <w:spacing w:val="0"/>
                <w:sz w:val="20"/>
              </w:rPr>
            </w:pPr>
          </w:p>
        </w:tc>
        <w:tc>
          <w:tcPr>
            <w:tcW w:w="166" w:type="dxa"/>
          </w:tcPr>
          <w:p w14:paraId="1668E373" w14:textId="77777777" w:rsidR="00F96E30" w:rsidRPr="007D4C49" w:rsidRDefault="00F96E30" w:rsidP="00F96E30"/>
        </w:tc>
        <w:tc>
          <w:tcPr>
            <w:tcW w:w="811" w:type="dxa"/>
          </w:tcPr>
          <w:p w14:paraId="1EB9B759" w14:textId="4A7C1CC7" w:rsidR="00F96E30" w:rsidRPr="007D4C49" w:rsidRDefault="00F96E30" w:rsidP="00F96E30">
            <w:pPr>
              <w:rPr>
                <w:spacing w:val="0"/>
                <w:sz w:val="20"/>
              </w:rPr>
            </w:pPr>
            <w:r w:rsidRPr="007D4C49">
              <w:rPr>
                <w:spacing w:val="0"/>
                <w:sz w:val="20"/>
              </w:rPr>
              <w:t>2022</w:t>
            </w:r>
          </w:p>
        </w:tc>
        <w:tc>
          <w:tcPr>
            <w:tcW w:w="1513" w:type="dxa"/>
            <w:noWrap/>
          </w:tcPr>
          <w:p w14:paraId="55BB8F99" w14:textId="3BF601D3" w:rsidR="00F96E30" w:rsidRPr="007D4C49" w:rsidRDefault="00F96E30" w:rsidP="00F96E30">
            <w:pPr>
              <w:rPr>
                <w:spacing w:val="0"/>
                <w:sz w:val="20"/>
              </w:rPr>
            </w:pPr>
            <w:r w:rsidRPr="007D4C49">
              <w:rPr>
                <w:spacing w:val="0"/>
                <w:sz w:val="20"/>
              </w:rPr>
              <w:t>0.354 ± 0.003</w:t>
            </w:r>
          </w:p>
        </w:tc>
        <w:tc>
          <w:tcPr>
            <w:tcW w:w="1340" w:type="dxa"/>
            <w:noWrap/>
          </w:tcPr>
          <w:p w14:paraId="1780C3C1" w14:textId="67B0D677" w:rsidR="00F96E30" w:rsidRPr="007D4C49" w:rsidRDefault="00F96E30" w:rsidP="00F96E30">
            <w:pPr>
              <w:rPr>
                <w:spacing w:val="0"/>
                <w:sz w:val="20"/>
              </w:rPr>
            </w:pPr>
            <w:r w:rsidRPr="007D4C49">
              <w:rPr>
                <w:spacing w:val="0"/>
                <w:sz w:val="20"/>
              </w:rPr>
              <w:t>0.349 ± 0.003</w:t>
            </w:r>
          </w:p>
        </w:tc>
        <w:tc>
          <w:tcPr>
            <w:tcW w:w="1450" w:type="dxa"/>
            <w:noWrap/>
          </w:tcPr>
          <w:p w14:paraId="41E272C5" w14:textId="062072C5" w:rsidR="00F96E30" w:rsidRPr="007D4C49" w:rsidRDefault="00F96E30" w:rsidP="00F96E30">
            <w:pPr>
              <w:rPr>
                <w:spacing w:val="0"/>
                <w:sz w:val="20"/>
              </w:rPr>
            </w:pPr>
            <w:r w:rsidRPr="007D4C49">
              <w:rPr>
                <w:spacing w:val="0"/>
                <w:sz w:val="20"/>
              </w:rPr>
              <w:t>0.357 ± 0.003</w:t>
            </w:r>
          </w:p>
        </w:tc>
      </w:tr>
      <w:tr w:rsidR="00F96E30" w:rsidRPr="00A754DB" w14:paraId="113E4818" w14:textId="77777777" w:rsidTr="00366FDC">
        <w:trPr>
          <w:trHeight w:val="290"/>
        </w:trPr>
        <w:tc>
          <w:tcPr>
            <w:tcW w:w="2952" w:type="dxa"/>
            <w:noWrap/>
          </w:tcPr>
          <w:p w14:paraId="08492AAA" w14:textId="77777777" w:rsidR="00F96E30" w:rsidRPr="007D4C49" w:rsidRDefault="00F96E30" w:rsidP="00F96E30">
            <w:pPr>
              <w:rPr>
                <w:spacing w:val="0"/>
                <w:sz w:val="20"/>
              </w:rPr>
            </w:pPr>
          </w:p>
        </w:tc>
        <w:tc>
          <w:tcPr>
            <w:tcW w:w="228" w:type="dxa"/>
          </w:tcPr>
          <w:p w14:paraId="3A22D7BB" w14:textId="77777777" w:rsidR="00F96E30" w:rsidRPr="00F90AF9" w:rsidRDefault="00F96E30" w:rsidP="00F96E30"/>
        </w:tc>
        <w:tc>
          <w:tcPr>
            <w:tcW w:w="1605" w:type="dxa"/>
          </w:tcPr>
          <w:p w14:paraId="6AADEBCD" w14:textId="1D860963" w:rsidR="00F96E30" w:rsidRPr="00F90AF9" w:rsidRDefault="00F96E30" w:rsidP="00F96E30">
            <w:pPr>
              <w:rPr>
                <w:spacing w:val="0"/>
                <w:sz w:val="20"/>
              </w:rPr>
            </w:pPr>
          </w:p>
        </w:tc>
        <w:tc>
          <w:tcPr>
            <w:tcW w:w="166" w:type="dxa"/>
          </w:tcPr>
          <w:p w14:paraId="4901792C" w14:textId="77777777" w:rsidR="00F96E30" w:rsidRPr="007D4C49" w:rsidRDefault="00F96E30" w:rsidP="00F96E30"/>
        </w:tc>
        <w:tc>
          <w:tcPr>
            <w:tcW w:w="811" w:type="dxa"/>
          </w:tcPr>
          <w:p w14:paraId="79F67885" w14:textId="5D1D52E1" w:rsidR="00F96E30" w:rsidRPr="007D4C49" w:rsidRDefault="00F96E30" w:rsidP="00F96E30">
            <w:pPr>
              <w:rPr>
                <w:spacing w:val="0"/>
                <w:sz w:val="20"/>
              </w:rPr>
            </w:pPr>
          </w:p>
        </w:tc>
        <w:tc>
          <w:tcPr>
            <w:tcW w:w="1513" w:type="dxa"/>
            <w:noWrap/>
          </w:tcPr>
          <w:p w14:paraId="7F7A926E" w14:textId="77777777" w:rsidR="00F96E30" w:rsidRPr="007D4C49" w:rsidRDefault="00F96E30" w:rsidP="00F96E30">
            <w:pPr>
              <w:rPr>
                <w:spacing w:val="0"/>
                <w:sz w:val="20"/>
              </w:rPr>
            </w:pPr>
          </w:p>
        </w:tc>
        <w:tc>
          <w:tcPr>
            <w:tcW w:w="1340" w:type="dxa"/>
            <w:noWrap/>
          </w:tcPr>
          <w:p w14:paraId="1C507994" w14:textId="77777777" w:rsidR="00F96E30" w:rsidRPr="007D4C49" w:rsidRDefault="00F96E30" w:rsidP="00F96E30">
            <w:pPr>
              <w:rPr>
                <w:spacing w:val="0"/>
                <w:sz w:val="20"/>
              </w:rPr>
            </w:pPr>
          </w:p>
        </w:tc>
        <w:tc>
          <w:tcPr>
            <w:tcW w:w="1450" w:type="dxa"/>
            <w:noWrap/>
          </w:tcPr>
          <w:p w14:paraId="5654E0BB" w14:textId="77777777" w:rsidR="00F96E30" w:rsidRPr="007D4C49" w:rsidRDefault="00F96E30" w:rsidP="00F96E30">
            <w:pPr>
              <w:rPr>
                <w:spacing w:val="0"/>
                <w:sz w:val="20"/>
              </w:rPr>
            </w:pPr>
          </w:p>
        </w:tc>
      </w:tr>
      <w:tr w:rsidR="00F96E30" w:rsidRPr="00A754DB" w14:paraId="5640A76F" w14:textId="77777777" w:rsidTr="00366FDC">
        <w:trPr>
          <w:trHeight w:val="290"/>
        </w:trPr>
        <w:tc>
          <w:tcPr>
            <w:tcW w:w="2952" w:type="dxa"/>
            <w:noWrap/>
            <w:hideMark/>
          </w:tcPr>
          <w:p w14:paraId="2177A9E7" w14:textId="67EA1457" w:rsidR="00F96E30" w:rsidRPr="007D4C49" w:rsidRDefault="00F96E30" w:rsidP="00F96E30">
            <w:pPr>
              <w:rPr>
                <w:spacing w:val="0"/>
                <w:sz w:val="20"/>
              </w:rPr>
            </w:pPr>
            <w:r w:rsidRPr="007D4C49">
              <w:rPr>
                <w:spacing w:val="0"/>
                <w:sz w:val="20"/>
              </w:rPr>
              <w:t>CWM Standardized rear trochanter length</w:t>
            </w:r>
          </w:p>
        </w:tc>
        <w:tc>
          <w:tcPr>
            <w:tcW w:w="228" w:type="dxa"/>
          </w:tcPr>
          <w:p w14:paraId="6C56A1B4" w14:textId="77777777" w:rsidR="00F96E30" w:rsidRPr="00F90AF9" w:rsidRDefault="00F96E30" w:rsidP="00F96E30"/>
        </w:tc>
        <w:tc>
          <w:tcPr>
            <w:tcW w:w="1605" w:type="dxa"/>
          </w:tcPr>
          <w:p w14:paraId="50BEB3CD" w14:textId="363D64F3" w:rsidR="00F96E30" w:rsidRPr="00F90AF9" w:rsidRDefault="00F96E30" w:rsidP="00F96E30">
            <w:pPr>
              <w:rPr>
                <w:spacing w:val="0"/>
                <w:sz w:val="20"/>
              </w:rPr>
            </w:pPr>
            <w:r w:rsidRPr="00F90AF9">
              <w:rPr>
                <w:spacing w:val="0"/>
                <w:sz w:val="20"/>
              </w:rPr>
              <w:t>Fraction of body length</w:t>
            </w:r>
          </w:p>
        </w:tc>
        <w:tc>
          <w:tcPr>
            <w:tcW w:w="166" w:type="dxa"/>
          </w:tcPr>
          <w:p w14:paraId="1CF4ED48" w14:textId="77777777" w:rsidR="00F96E30" w:rsidRPr="007D4C49" w:rsidRDefault="00F96E30" w:rsidP="00F96E30"/>
        </w:tc>
        <w:tc>
          <w:tcPr>
            <w:tcW w:w="811" w:type="dxa"/>
          </w:tcPr>
          <w:p w14:paraId="2CE64B42" w14:textId="547B6595" w:rsidR="00F96E30" w:rsidRPr="007D4C49" w:rsidRDefault="00F96E30" w:rsidP="00F96E30">
            <w:pPr>
              <w:rPr>
                <w:spacing w:val="0"/>
                <w:sz w:val="20"/>
              </w:rPr>
            </w:pPr>
            <w:r w:rsidRPr="007D4C49">
              <w:rPr>
                <w:spacing w:val="0"/>
                <w:sz w:val="20"/>
              </w:rPr>
              <w:t>2015</w:t>
            </w:r>
          </w:p>
        </w:tc>
        <w:tc>
          <w:tcPr>
            <w:tcW w:w="1513" w:type="dxa"/>
            <w:noWrap/>
            <w:hideMark/>
          </w:tcPr>
          <w:p w14:paraId="06BDD51E" w14:textId="06169F34" w:rsidR="00F96E30" w:rsidRPr="007D4C49" w:rsidRDefault="00F96E30" w:rsidP="00F96E30">
            <w:pPr>
              <w:rPr>
                <w:spacing w:val="0"/>
                <w:sz w:val="20"/>
              </w:rPr>
            </w:pPr>
            <w:r w:rsidRPr="007D4C49">
              <w:rPr>
                <w:spacing w:val="0"/>
                <w:sz w:val="20"/>
              </w:rPr>
              <w:t>0.098 ± 0.002</w:t>
            </w:r>
          </w:p>
        </w:tc>
        <w:tc>
          <w:tcPr>
            <w:tcW w:w="1340" w:type="dxa"/>
            <w:noWrap/>
            <w:hideMark/>
          </w:tcPr>
          <w:p w14:paraId="3BA59D57" w14:textId="77777777" w:rsidR="00F96E30" w:rsidRPr="007D4C49" w:rsidRDefault="00F96E30" w:rsidP="00F96E30">
            <w:pPr>
              <w:rPr>
                <w:spacing w:val="0"/>
                <w:sz w:val="20"/>
              </w:rPr>
            </w:pPr>
            <w:r w:rsidRPr="007D4C49">
              <w:rPr>
                <w:spacing w:val="0"/>
                <w:sz w:val="20"/>
              </w:rPr>
              <w:t>0.113 ± 0.003</w:t>
            </w:r>
          </w:p>
        </w:tc>
        <w:tc>
          <w:tcPr>
            <w:tcW w:w="1450" w:type="dxa"/>
            <w:noWrap/>
            <w:hideMark/>
          </w:tcPr>
          <w:p w14:paraId="5B91EA58" w14:textId="77777777" w:rsidR="00F96E30" w:rsidRPr="007D4C49" w:rsidRDefault="00F96E30" w:rsidP="00F96E30">
            <w:pPr>
              <w:rPr>
                <w:spacing w:val="0"/>
                <w:sz w:val="20"/>
              </w:rPr>
            </w:pPr>
            <w:r w:rsidRPr="007D4C49">
              <w:rPr>
                <w:spacing w:val="0"/>
                <w:sz w:val="20"/>
              </w:rPr>
              <w:t>0.103 ± 0.003</w:t>
            </w:r>
          </w:p>
        </w:tc>
      </w:tr>
      <w:tr w:rsidR="00F96E30" w:rsidRPr="00A754DB" w14:paraId="2038C8E4" w14:textId="77777777" w:rsidTr="00366FDC">
        <w:trPr>
          <w:trHeight w:val="290"/>
        </w:trPr>
        <w:tc>
          <w:tcPr>
            <w:tcW w:w="2952" w:type="dxa"/>
            <w:noWrap/>
          </w:tcPr>
          <w:p w14:paraId="49EB5E9A" w14:textId="77777777" w:rsidR="00F96E30" w:rsidRPr="007D4C49" w:rsidRDefault="00F96E30" w:rsidP="00F96E30">
            <w:pPr>
              <w:rPr>
                <w:spacing w:val="0"/>
                <w:sz w:val="20"/>
              </w:rPr>
            </w:pPr>
          </w:p>
        </w:tc>
        <w:tc>
          <w:tcPr>
            <w:tcW w:w="228" w:type="dxa"/>
          </w:tcPr>
          <w:p w14:paraId="79F31433" w14:textId="77777777" w:rsidR="00F96E30" w:rsidRPr="00F90AF9" w:rsidRDefault="00F96E30" w:rsidP="00F96E30"/>
        </w:tc>
        <w:tc>
          <w:tcPr>
            <w:tcW w:w="1605" w:type="dxa"/>
          </w:tcPr>
          <w:p w14:paraId="09A66D48" w14:textId="099D7DE3" w:rsidR="00F96E30" w:rsidRPr="00F90AF9" w:rsidRDefault="00F96E30" w:rsidP="00F96E30">
            <w:pPr>
              <w:rPr>
                <w:spacing w:val="0"/>
                <w:sz w:val="20"/>
              </w:rPr>
            </w:pPr>
          </w:p>
        </w:tc>
        <w:tc>
          <w:tcPr>
            <w:tcW w:w="166" w:type="dxa"/>
          </w:tcPr>
          <w:p w14:paraId="56F4CEA5" w14:textId="77777777" w:rsidR="00F96E30" w:rsidRPr="007D4C49" w:rsidRDefault="00F96E30" w:rsidP="00F96E30"/>
        </w:tc>
        <w:tc>
          <w:tcPr>
            <w:tcW w:w="811" w:type="dxa"/>
          </w:tcPr>
          <w:p w14:paraId="6599053F" w14:textId="117F2D2D" w:rsidR="00F96E30" w:rsidRPr="007D4C49" w:rsidRDefault="00F96E30" w:rsidP="00F96E30">
            <w:pPr>
              <w:rPr>
                <w:spacing w:val="0"/>
                <w:sz w:val="20"/>
              </w:rPr>
            </w:pPr>
            <w:r w:rsidRPr="007D4C49">
              <w:rPr>
                <w:spacing w:val="0"/>
                <w:sz w:val="20"/>
              </w:rPr>
              <w:t>2022</w:t>
            </w:r>
          </w:p>
        </w:tc>
        <w:tc>
          <w:tcPr>
            <w:tcW w:w="1513" w:type="dxa"/>
            <w:noWrap/>
          </w:tcPr>
          <w:p w14:paraId="3A6B30C8" w14:textId="1D4F901D" w:rsidR="00F96E30" w:rsidRPr="007D4C49" w:rsidRDefault="00F96E30" w:rsidP="00F96E30">
            <w:pPr>
              <w:rPr>
                <w:spacing w:val="0"/>
                <w:sz w:val="20"/>
              </w:rPr>
            </w:pPr>
            <w:r w:rsidRPr="007D4C49">
              <w:rPr>
                <w:spacing w:val="0"/>
                <w:sz w:val="20"/>
              </w:rPr>
              <w:t>0.102 ± 0.002</w:t>
            </w:r>
          </w:p>
        </w:tc>
        <w:tc>
          <w:tcPr>
            <w:tcW w:w="1340" w:type="dxa"/>
            <w:noWrap/>
          </w:tcPr>
          <w:p w14:paraId="3D3B3BE7" w14:textId="10585EB6" w:rsidR="00F96E30" w:rsidRPr="007D4C49" w:rsidRDefault="00F96E30" w:rsidP="00F96E30">
            <w:pPr>
              <w:rPr>
                <w:spacing w:val="0"/>
                <w:sz w:val="20"/>
              </w:rPr>
            </w:pPr>
            <w:r w:rsidRPr="007D4C49">
              <w:rPr>
                <w:spacing w:val="0"/>
                <w:sz w:val="20"/>
              </w:rPr>
              <w:t>0.109 ± 0.003</w:t>
            </w:r>
          </w:p>
        </w:tc>
        <w:tc>
          <w:tcPr>
            <w:tcW w:w="1450" w:type="dxa"/>
            <w:noWrap/>
          </w:tcPr>
          <w:p w14:paraId="2475DF31" w14:textId="29362C1C" w:rsidR="00F96E30" w:rsidRPr="007D4C49" w:rsidRDefault="00F96E30" w:rsidP="00F96E30">
            <w:pPr>
              <w:rPr>
                <w:spacing w:val="0"/>
                <w:sz w:val="20"/>
              </w:rPr>
            </w:pPr>
            <w:r w:rsidRPr="007D4C49">
              <w:rPr>
                <w:spacing w:val="0"/>
                <w:sz w:val="20"/>
              </w:rPr>
              <w:t>0.103 ± 0.002</w:t>
            </w:r>
          </w:p>
        </w:tc>
      </w:tr>
      <w:tr w:rsidR="00F96E30" w:rsidRPr="00A754DB" w14:paraId="37F77630" w14:textId="77777777" w:rsidTr="00366FDC">
        <w:trPr>
          <w:trHeight w:val="290"/>
        </w:trPr>
        <w:tc>
          <w:tcPr>
            <w:tcW w:w="2952" w:type="dxa"/>
            <w:noWrap/>
          </w:tcPr>
          <w:p w14:paraId="369573BA" w14:textId="77777777" w:rsidR="00F96E30" w:rsidRPr="007D4C49" w:rsidRDefault="00F96E30" w:rsidP="00F96E30">
            <w:pPr>
              <w:rPr>
                <w:spacing w:val="0"/>
                <w:sz w:val="20"/>
              </w:rPr>
            </w:pPr>
          </w:p>
        </w:tc>
        <w:tc>
          <w:tcPr>
            <w:tcW w:w="228" w:type="dxa"/>
          </w:tcPr>
          <w:p w14:paraId="49E70598" w14:textId="77777777" w:rsidR="00F96E30" w:rsidRPr="00F90AF9" w:rsidRDefault="00F96E30" w:rsidP="00F96E30"/>
        </w:tc>
        <w:tc>
          <w:tcPr>
            <w:tcW w:w="1605" w:type="dxa"/>
          </w:tcPr>
          <w:p w14:paraId="75E50683" w14:textId="6B9EE5E9" w:rsidR="00F96E30" w:rsidRPr="00F90AF9" w:rsidRDefault="00F96E30" w:rsidP="00F96E30">
            <w:pPr>
              <w:rPr>
                <w:spacing w:val="0"/>
                <w:sz w:val="20"/>
              </w:rPr>
            </w:pPr>
          </w:p>
        </w:tc>
        <w:tc>
          <w:tcPr>
            <w:tcW w:w="166" w:type="dxa"/>
          </w:tcPr>
          <w:p w14:paraId="79B3B1C6" w14:textId="77777777" w:rsidR="00F96E30" w:rsidRPr="007D4C49" w:rsidRDefault="00F96E30" w:rsidP="00F96E30"/>
        </w:tc>
        <w:tc>
          <w:tcPr>
            <w:tcW w:w="811" w:type="dxa"/>
          </w:tcPr>
          <w:p w14:paraId="1E857D1D" w14:textId="7F87040F" w:rsidR="00F96E30" w:rsidRPr="007D4C49" w:rsidRDefault="00F96E30" w:rsidP="00F96E30">
            <w:pPr>
              <w:rPr>
                <w:spacing w:val="0"/>
                <w:sz w:val="20"/>
              </w:rPr>
            </w:pPr>
          </w:p>
        </w:tc>
        <w:tc>
          <w:tcPr>
            <w:tcW w:w="1513" w:type="dxa"/>
            <w:noWrap/>
          </w:tcPr>
          <w:p w14:paraId="021D9383" w14:textId="77777777" w:rsidR="00F96E30" w:rsidRPr="007D4C49" w:rsidRDefault="00F96E30" w:rsidP="00F96E30">
            <w:pPr>
              <w:rPr>
                <w:spacing w:val="0"/>
                <w:sz w:val="20"/>
              </w:rPr>
            </w:pPr>
          </w:p>
        </w:tc>
        <w:tc>
          <w:tcPr>
            <w:tcW w:w="1340" w:type="dxa"/>
            <w:noWrap/>
          </w:tcPr>
          <w:p w14:paraId="43B0B120" w14:textId="77777777" w:rsidR="00F96E30" w:rsidRPr="007D4C49" w:rsidRDefault="00F96E30" w:rsidP="00F96E30">
            <w:pPr>
              <w:rPr>
                <w:spacing w:val="0"/>
                <w:sz w:val="20"/>
              </w:rPr>
            </w:pPr>
          </w:p>
        </w:tc>
        <w:tc>
          <w:tcPr>
            <w:tcW w:w="1450" w:type="dxa"/>
            <w:noWrap/>
          </w:tcPr>
          <w:p w14:paraId="6C87FCBB" w14:textId="77777777" w:rsidR="00F96E30" w:rsidRPr="007D4C49" w:rsidRDefault="00F96E30" w:rsidP="00F96E30">
            <w:pPr>
              <w:rPr>
                <w:spacing w:val="0"/>
                <w:sz w:val="20"/>
              </w:rPr>
            </w:pPr>
          </w:p>
        </w:tc>
      </w:tr>
      <w:tr w:rsidR="00F96E30" w:rsidRPr="00A754DB" w14:paraId="4DD2D4FB" w14:textId="77777777" w:rsidTr="00366FDC">
        <w:trPr>
          <w:trHeight w:val="290"/>
        </w:trPr>
        <w:tc>
          <w:tcPr>
            <w:tcW w:w="2952" w:type="dxa"/>
            <w:noWrap/>
            <w:hideMark/>
          </w:tcPr>
          <w:p w14:paraId="0964413E" w14:textId="1CE76E4C" w:rsidR="00F96E30" w:rsidRPr="007D4C49" w:rsidRDefault="00F96E30" w:rsidP="00F96E30">
            <w:pPr>
              <w:rPr>
                <w:spacing w:val="0"/>
                <w:sz w:val="20"/>
              </w:rPr>
            </w:pPr>
            <w:r w:rsidRPr="007D4C49">
              <w:rPr>
                <w:spacing w:val="0"/>
                <w:sz w:val="20"/>
              </w:rPr>
              <w:t>CWM Water affinity</w:t>
            </w:r>
          </w:p>
        </w:tc>
        <w:tc>
          <w:tcPr>
            <w:tcW w:w="228" w:type="dxa"/>
          </w:tcPr>
          <w:p w14:paraId="07D51DAD" w14:textId="77777777" w:rsidR="00F96E30" w:rsidRPr="00F90AF9" w:rsidRDefault="00F96E30" w:rsidP="00F96E30"/>
        </w:tc>
        <w:tc>
          <w:tcPr>
            <w:tcW w:w="1605" w:type="dxa"/>
          </w:tcPr>
          <w:p w14:paraId="119B83A9" w14:textId="7E511665" w:rsidR="00F96E30" w:rsidRPr="00F90AF9" w:rsidRDefault="00F96E30" w:rsidP="00F96E30">
            <w:pPr>
              <w:rPr>
                <w:spacing w:val="0"/>
                <w:sz w:val="20"/>
              </w:rPr>
            </w:pPr>
            <w:r w:rsidRPr="00F90AF9">
              <w:rPr>
                <w:spacing w:val="0"/>
                <w:sz w:val="20"/>
              </w:rPr>
              <w:t>0, 0.5, or 1</w:t>
            </w:r>
          </w:p>
        </w:tc>
        <w:tc>
          <w:tcPr>
            <w:tcW w:w="166" w:type="dxa"/>
          </w:tcPr>
          <w:p w14:paraId="08DF0CFC" w14:textId="77777777" w:rsidR="00F96E30" w:rsidRPr="007D4C49" w:rsidRDefault="00F96E30" w:rsidP="00F96E30"/>
        </w:tc>
        <w:tc>
          <w:tcPr>
            <w:tcW w:w="811" w:type="dxa"/>
          </w:tcPr>
          <w:p w14:paraId="024B8B27" w14:textId="0BCB1486" w:rsidR="00F96E30" w:rsidRPr="007D4C49" w:rsidRDefault="00F96E30" w:rsidP="00F96E30">
            <w:pPr>
              <w:rPr>
                <w:spacing w:val="0"/>
                <w:sz w:val="20"/>
              </w:rPr>
            </w:pPr>
            <w:r w:rsidRPr="007D4C49">
              <w:rPr>
                <w:spacing w:val="0"/>
                <w:sz w:val="20"/>
              </w:rPr>
              <w:t>2015</w:t>
            </w:r>
          </w:p>
        </w:tc>
        <w:tc>
          <w:tcPr>
            <w:tcW w:w="1513" w:type="dxa"/>
            <w:noWrap/>
            <w:hideMark/>
          </w:tcPr>
          <w:p w14:paraId="66279AEC" w14:textId="016E9BAC" w:rsidR="00F96E30" w:rsidRPr="007D4C49" w:rsidRDefault="00F96E30" w:rsidP="00F96E30">
            <w:pPr>
              <w:rPr>
                <w:spacing w:val="0"/>
                <w:sz w:val="20"/>
              </w:rPr>
            </w:pPr>
            <w:r w:rsidRPr="007D4C49">
              <w:rPr>
                <w:spacing w:val="0"/>
                <w:sz w:val="20"/>
              </w:rPr>
              <w:t>0.79 ± 0.0</w:t>
            </w:r>
            <w:r>
              <w:rPr>
                <w:spacing w:val="0"/>
                <w:sz w:val="20"/>
              </w:rPr>
              <w:t>3</w:t>
            </w:r>
          </w:p>
        </w:tc>
        <w:tc>
          <w:tcPr>
            <w:tcW w:w="1340" w:type="dxa"/>
            <w:noWrap/>
            <w:hideMark/>
          </w:tcPr>
          <w:p w14:paraId="186F40CE" w14:textId="1B2EB09A" w:rsidR="00F96E30" w:rsidRPr="007D4C49" w:rsidRDefault="00F96E30" w:rsidP="00F96E30">
            <w:pPr>
              <w:rPr>
                <w:spacing w:val="0"/>
                <w:sz w:val="20"/>
              </w:rPr>
            </w:pPr>
            <w:r w:rsidRPr="007D4C49">
              <w:rPr>
                <w:spacing w:val="0"/>
                <w:sz w:val="20"/>
              </w:rPr>
              <w:t>0.</w:t>
            </w:r>
            <w:r>
              <w:rPr>
                <w:spacing w:val="0"/>
                <w:sz w:val="20"/>
              </w:rPr>
              <w:t>80</w:t>
            </w:r>
            <w:r w:rsidRPr="007D4C49">
              <w:rPr>
                <w:spacing w:val="0"/>
                <w:sz w:val="20"/>
              </w:rPr>
              <w:t xml:space="preserve"> ± 0.05</w:t>
            </w:r>
          </w:p>
        </w:tc>
        <w:tc>
          <w:tcPr>
            <w:tcW w:w="1450" w:type="dxa"/>
            <w:noWrap/>
            <w:hideMark/>
          </w:tcPr>
          <w:p w14:paraId="7F15D5FB" w14:textId="731C4FDE" w:rsidR="00F96E30" w:rsidRPr="007D4C49" w:rsidRDefault="00F96E30" w:rsidP="00F96E30">
            <w:pPr>
              <w:rPr>
                <w:spacing w:val="0"/>
                <w:sz w:val="20"/>
              </w:rPr>
            </w:pPr>
            <w:r w:rsidRPr="007D4C49">
              <w:rPr>
                <w:spacing w:val="0"/>
                <w:sz w:val="20"/>
              </w:rPr>
              <w:t>0.7</w:t>
            </w:r>
            <w:r>
              <w:rPr>
                <w:spacing w:val="0"/>
                <w:sz w:val="20"/>
              </w:rPr>
              <w:t>1</w:t>
            </w:r>
            <w:r w:rsidRPr="007D4C49">
              <w:rPr>
                <w:spacing w:val="0"/>
                <w:sz w:val="20"/>
              </w:rPr>
              <w:t xml:space="preserve"> ± 0.03</w:t>
            </w:r>
          </w:p>
        </w:tc>
      </w:tr>
      <w:tr w:rsidR="00F96E30" w:rsidRPr="00A754DB" w14:paraId="3830E31A" w14:textId="77777777" w:rsidTr="00366FDC">
        <w:trPr>
          <w:trHeight w:val="290"/>
        </w:trPr>
        <w:tc>
          <w:tcPr>
            <w:tcW w:w="2952" w:type="dxa"/>
            <w:noWrap/>
          </w:tcPr>
          <w:p w14:paraId="32FFD68D" w14:textId="77777777" w:rsidR="00F96E30" w:rsidRPr="007D4C49" w:rsidRDefault="00F96E30" w:rsidP="00F96E30">
            <w:pPr>
              <w:rPr>
                <w:spacing w:val="0"/>
                <w:sz w:val="20"/>
              </w:rPr>
            </w:pPr>
          </w:p>
        </w:tc>
        <w:tc>
          <w:tcPr>
            <w:tcW w:w="228" w:type="dxa"/>
          </w:tcPr>
          <w:p w14:paraId="2FAC1FCA" w14:textId="77777777" w:rsidR="00F96E30" w:rsidRPr="00F90AF9" w:rsidRDefault="00F96E30" w:rsidP="00F96E30"/>
        </w:tc>
        <w:tc>
          <w:tcPr>
            <w:tcW w:w="1605" w:type="dxa"/>
          </w:tcPr>
          <w:p w14:paraId="7ED500EB" w14:textId="49F74F5B" w:rsidR="00F96E30" w:rsidRPr="00F90AF9" w:rsidRDefault="00F96E30" w:rsidP="00F96E30">
            <w:pPr>
              <w:rPr>
                <w:spacing w:val="0"/>
                <w:sz w:val="20"/>
              </w:rPr>
            </w:pPr>
          </w:p>
        </w:tc>
        <w:tc>
          <w:tcPr>
            <w:tcW w:w="166" w:type="dxa"/>
          </w:tcPr>
          <w:p w14:paraId="3E3A946A" w14:textId="77777777" w:rsidR="00F96E30" w:rsidRPr="007D4C49" w:rsidRDefault="00F96E30" w:rsidP="00F96E30"/>
        </w:tc>
        <w:tc>
          <w:tcPr>
            <w:tcW w:w="811" w:type="dxa"/>
          </w:tcPr>
          <w:p w14:paraId="1BD6AFEC" w14:textId="4D472A9D" w:rsidR="00F96E30" w:rsidRPr="007D4C49" w:rsidRDefault="00F96E30" w:rsidP="00F96E30">
            <w:pPr>
              <w:rPr>
                <w:spacing w:val="0"/>
                <w:sz w:val="20"/>
              </w:rPr>
            </w:pPr>
            <w:r w:rsidRPr="007D4C49">
              <w:rPr>
                <w:spacing w:val="0"/>
                <w:sz w:val="20"/>
              </w:rPr>
              <w:t>2022</w:t>
            </w:r>
          </w:p>
        </w:tc>
        <w:tc>
          <w:tcPr>
            <w:tcW w:w="1513" w:type="dxa"/>
            <w:noWrap/>
          </w:tcPr>
          <w:p w14:paraId="1627BC44" w14:textId="1CE6A5D8" w:rsidR="00F96E30" w:rsidRPr="007D4C49" w:rsidRDefault="00F96E30" w:rsidP="00F96E30">
            <w:pPr>
              <w:rPr>
                <w:spacing w:val="0"/>
                <w:sz w:val="20"/>
              </w:rPr>
            </w:pPr>
            <w:r w:rsidRPr="007D4C49">
              <w:rPr>
                <w:spacing w:val="0"/>
                <w:sz w:val="20"/>
              </w:rPr>
              <w:t>0.74 ± 0.03</w:t>
            </w:r>
          </w:p>
        </w:tc>
        <w:tc>
          <w:tcPr>
            <w:tcW w:w="1340" w:type="dxa"/>
            <w:noWrap/>
          </w:tcPr>
          <w:p w14:paraId="0D6E33C7" w14:textId="3B0DC539" w:rsidR="00F96E30" w:rsidRPr="007D4C49" w:rsidRDefault="00F96E30" w:rsidP="00F96E30">
            <w:pPr>
              <w:rPr>
                <w:spacing w:val="0"/>
                <w:sz w:val="20"/>
              </w:rPr>
            </w:pPr>
            <w:r w:rsidRPr="007D4C49">
              <w:rPr>
                <w:spacing w:val="0"/>
                <w:sz w:val="20"/>
              </w:rPr>
              <w:t>0.7</w:t>
            </w:r>
            <w:r>
              <w:rPr>
                <w:spacing w:val="0"/>
                <w:sz w:val="20"/>
              </w:rPr>
              <w:t>6</w:t>
            </w:r>
            <w:r w:rsidRPr="007D4C49">
              <w:rPr>
                <w:spacing w:val="0"/>
                <w:sz w:val="20"/>
              </w:rPr>
              <w:t xml:space="preserve"> ± 0.0</w:t>
            </w:r>
            <w:r>
              <w:rPr>
                <w:spacing w:val="0"/>
                <w:sz w:val="20"/>
              </w:rPr>
              <w:t>3</w:t>
            </w:r>
          </w:p>
        </w:tc>
        <w:tc>
          <w:tcPr>
            <w:tcW w:w="1450" w:type="dxa"/>
            <w:noWrap/>
          </w:tcPr>
          <w:p w14:paraId="57C5202D" w14:textId="18024197" w:rsidR="00F96E30" w:rsidRPr="007D4C49" w:rsidRDefault="00F96E30" w:rsidP="00F96E30">
            <w:pPr>
              <w:rPr>
                <w:spacing w:val="0"/>
                <w:sz w:val="20"/>
              </w:rPr>
            </w:pPr>
            <w:r w:rsidRPr="007D4C49">
              <w:rPr>
                <w:spacing w:val="0"/>
                <w:sz w:val="20"/>
              </w:rPr>
              <w:t>0.8</w:t>
            </w:r>
            <w:r>
              <w:rPr>
                <w:spacing w:val="0"/>
                <w:sz w:val="20"/>
              </w:rPr>
              <w:t>1</w:t>
            </w:r>
            <w:r w:rsidRPr="007D4C49">
              <w:rPr>
                <w:spacing w:val="0"/>
                <w:sz w:val="20"/>
              </w:rPr>
              <w:t xml:space="preserve"> ± 0.03</w:t>
            </w:r>
          </w:p>
        </w:tc>
      </w:tr>
      <w:tr w:rsidR="00F96E30" w:rsidRPr="00A754DB" w14:paraId="0AE15216" w14:textId="77777777" w:rsidTr="00366FDC">
        <w:trPr>
          <w:trHeight w:val="290"/>
        </w:trPr>
        <w:tc>
          <w:tcPr>
            <w:tcW w:w="2952" w:type="dxa"/>
            <w:noWrap/>
          </w:tcPr>
          <w:p w14:paraId="557C49DD" w14:textId="77777777" w:rsidR="00F96E30" w:rsidRPr="007D4C49" w:rsidRDefault="00F96E30" w:rsidP="00F96E30">
            <w:pPr>
              <w:rPr>
                <w:spacing w:val="0"/>
                <w:sz w:val="20"/>
              </w:rPr>
            </w:pPr>
          </w:p>
        </w:tc>
        <w:tc>
          <w:tcPr>
            <w:tcW w:w="228" w:type="dxa"/>
          </w:tcPr>
          <w:p w14:paraId="41DDD2E1" w14:textId="77777777" w:rsidR="00F96E30" w:rsidRPr="00F90AF9" w:rsidRDefault="00F96E30" w:rsidP="00F96E30"/>
        </w:tc>
        <w:tc>
          <w:tcPr>
            <w:tcW w:w="1605" w:type="dxa"/>
          </w:tcPr>
          <w:p w14:paraId="1730C44C" w14:textId="47707FA6" w:rsidR="00F96E30" w:rsidRPr="00F90AF9" w:rsidRDefault="00F96E30" w:rsidP="00F96E30">
            <w:pPr>
              <w:rPr>
                <w:spacing w:val="0"/>
                <w:sz w:val="20"/>
              </w:rPr>
            </w:pPr>
          </w:p>
        </w:tc>
        <w:tc>
          <w:tcPr>
            <w:tcW w:w="166" w:type="dxa"/>
          </w:tcPr>
          <w:p w14:paraId="5279095B" w14:textId="77777777" w:rsidR="00F96E30" w:rsidRPr="007D4C49" w:rsidRDefault="00F96E30" w:rsidP="00F96E30"/>
        </w:tc>
        <w:tc>
          <w:tcPr>
            <w:tcW w:w="811" w:type="dxa"/>
          </w:tcPr>
          <w:p w14:paraId="1C2A8345" w14:textId="1EA8F2D8" w:rsidR="00F96E30" w:rsidRPr="007D4C49" w:rsidRDefault="00F96E30" w:rsidP="00F96E30">
            <w:pPr>
              <w:rPr>
                <w:spacing w:val="0"/>
                <w:sz w:val="20"/>
              </w:rPr>
            </w:pPr>
          </w:p>
        </w:tc>
        <w:tc>
          <w:tcPr>
            <w:tcW w:w="1513" w:type="dxa"/>
            <w:noWrap/>
          </w:tcPr>
          <w:p w14:paraId="25FABBB2" w14:textId="77777777" w:rsidR="00F96E30" w:rsidRPr="007D4C49" w:rsidRDefault="00F96E30" w:rsidP="00F96E30">
            <w:pPr>
              <w:rPr>
                <w:spacing w:val="0"/>
                <w:sz w:val="20"/>
              </w:rPr>
            </w:pPr>
          </w:p>
        </w:tc>
        <w:tc>
          <w:tcPr>
            <w:tcW w:w="1340" w:type="dxa"/>
            <w:noWrap/>
          </w:tcPr>
          <w:p w14:paraId="1EFF5609" w14:textId="77777777" w:rsidR="00F96E30" w:rsidRPr="007D4C49" w:rsidRDefault="00F96E30" w:rsidP="00F96E30">
            <w:pPr>
              <w:rPr>
                <w:spacing w:val="0"/>
                <w:sz w:val="20"/>
              </w:rPr>
            </w:pPr>
          </w:p>
        </w:tc>
        <w:tc>
          <w:tcPr>
            <w:tcW w:w="1450" w:type="dxa"/>
            <w:noWrap/>
          </w:tcPr>
          <w:p w14:paraId="44945DDA" w14:textId="77777777" w:rsidR="00F96E30" w:rsidRPr="007D4C49" w:rsidRDefault="00F96E30" w:rsidP="00F96E30">
            <w:pPr>
              <w:rPr>
                <w:spacing w:val="0"/>
                <w:sz w:val="20"/>
              </w:rPr>
            </w:pPr>
          </w:p>
        </w:tc>
      </w:tr>
      <w:tr w:rsidR="00F96E30" w:rsidRPr="00D845C2" w14:paraId="36A226C6" w14:textId="77777777" w:rsidTr="00366FDC">
        <w:trPr>
          <w:trHeight w:val="290"/>
        </w:trPr>
        <w:tc>
          <w:tcPr>
            <w:tcW w:w="2952" w:type="dxa"/>
            <w:noWrap/>
            <w:hideMark/>
          </w:tcPr>
          <w:p w14:paraId="2C4187B0" w14:textId="0466E0C9" w:rsidR="00F96E30" w:rsidRPr="00D845C2" w:rsidRDefault="00F96E30" w:rsidP="00F96E30">
            <w:pPr>
              <w:rPr>
                <w:spacing w:val="0"/>
                <w:sz w:val="20"/>
              </w:rPr>
            </w:pPr>
            <w:r w:rsidRPr="00D845C2">
              <w:rPr>
                <w:spacing w:val="0"/>
                <w:sz w:val="20"/>
              </w:rPr>
              <w:t>CWM Flight capability</w:t>
            </w:r>
          </w:p>
        </w:tc>
        <w:tc>
          <w:tcPr>
            <w:tcW w:w="228" w:type="dxa"/>
          </w:tcPr>
          <w:p w14:paraId="461B4A3F" w14:textId="77777777" w:rsidR="00F96E30" w:rsidRPr="00F90AF9" w:rsidRDefault="00F96E30" w:rsidP="00F96E30"/>
        </w:tc>
        <w:tc>
          <w:tcPr>
            <w:tcW w:w="1605" w:type="dxa"/>
          </w:tcPr>
          <w:p w14:paraId="36A7216D" w14:textId="1A04D2E5" w:rsidR="00F96E30" w:rsidRPr="00F90AF9" w:rsidRDefault="00F96E30" w:rsidP="00F96E30">
            <w:pPr>
              <w:rPr>
                <w:spacing w:val="0"/>
                <w:sz w:val="20"/>
              </w:rPr>
            </w:pPr>
            <w:r w:rsidRPr="00F90AF9">
              <w:rPr>
                <w:spacing w:val="0"/>
                <w:sz w:val="20"/>
              </w:rPr>
              <w:t>0, 0.5, or 1</w:t>
            </w:r>
          </w:p>
        </w:tc>
        <w:tc>
          <w:tcPr>
            <w:tcW w:w="166" w:type="dxa"/>
          </w:tcPr>
          <w:p w14:paraId="6C2EF451" w14:textId="77777777" w:rsidR="00F96E30" w:rsidRPr="00D845C2" w:rsidRDefault="00F96E30" w:rsidP="00F96E30"/>
        </w:tc>
        <w:tc>
          <w:tcPr>
            <w:tcW w:w="811" w:type="dxa"/>
          </w:tcPr>
          <w:p w14:paraId="2108263B" w14:textId="46314B9F" w:rsidR="00F96E30" w:rsidRPr="00D845C2" w:rsidRDefault="00F96E30" w:rsidP="00F96E30">
            <w:pPr>
              <w:rPr>
                <w:spacing w:val="0"/>
                <w:sz w:val="20"/>
              </w:rPr>
            </w:pPr>
            <w:r w:rsidRPr="00D845C2">
              <w:rPr>
                <w:spacing w:val="0"/>
                <w:sz w:val="20"/>
              </w:rPr>
              <w:t>2015</w:t>
            </w:r>
          </w:p>
        </w:tc>
        <w:tc>
          <w:tcPr>
            <w:tcW w:w="1513" w:type="dxa"/>
            <w:noWrap/>
            <w:hideMark/>
          </w:tcPr>
          <w:p w14:paraId="68FF30FE" w14:textId="036BB29A" w:rsidR="00F96E30" w:rsidRPr="00D845C2" w:rsidRDefault="00F96E30" w:rsidP="00F96E30">
            <w:pPr>
              <w:rPr>
                <w:spacing w:val="0"/>
                <w:sz w:val="20"/>
              </w:rPr>
            </w:pPr>
            <w:r w:rsidRPr="00D845C2">
              <w:rPr>
                <w:spacing w:val="0"/>
                <w:sz w:val="20"/>
              </w:rPr>
              <w:t>0.08 ± 0.04</w:t>
            </w:r>
          </w:p>
        </w:tc>
        <w:tc>
          <w:tcPr>
            <w:tcW w:w="1340" w:type="dxa"/>
            <w:noWrap/>
            <w:hideMark/>
          </w:tcPr>
          <w:p w14:paraId="21077A1C" w14:textId="626D821E" w:rsidR="00F96E30" w:rsidRPr="00D845C2" w:rsidRDefault="00F96E30" w:rsidP="00F96E30">
            <w:pPr>
              <w:rPr>
                <w:spacing w:val="0"/>
                <w:sz w:val="20"/>
              </w:rPr>
            </w:pPr>
            <w:r w:rsidRPr="00D845C2">
              <w:rPr>
                <w:spacing w:val="0"/>
                <w:sz w:val="20"/>
              </w:rPr>
              <w:t>0.30 ± 0.07</w:t>
            </w:r>
          </w:p>
        </w:tc>
        <w:tc>
          <w:tcPr>
            <w:tcW w:w="1450" w:type="dxa"/>
            <w:noWrap/>
            <w:hideMark/>
          </w:tcPr>
          <w:p w14:paraId="36E444FC" w14:textId="259DBC28" w:rsidR="00F96E30" w:rsidRPr="00D845C2" w:rsidRDefault="00F96E30" w:rsidP="00F96E30">
            <w:pPr>
              <w:rPr>
                <w:spacing w:val="0"/>
                <w:sz w:val="20"/>
              </w:rPr>
            </w:pPr>
            <w:r w:rsidRPr="00D845C2">
              <w:rPr>
                <w:spacing w:val="0"/>
                <w:sz w:val="20"/>
              </w:rPr>
              <w:t>0.08 ± 0.04</w:t>
            </w:r>
          </w:p>
        </w:tc>
      </w:tr>
      <w:tr w:rsidR="00F96E30" w:rsidRPr="00D845C2" w14:paraId="4BC52C6F" w14:textId="77777777" w:rsidTr="00366FDC">
        <w:trPr>
          <w:trHeight w:val="290"/>
        </w:trPr>
        <w:tc>
          <w:tcPr>
            <w:tcW w:w="2952" w:type="dxa"/>
            <w:tcBorders>
              <w:bottom w:val="single" w:sz="4" w:space="0" w:color="auto"/>
            </w:tcBorders>
            <w:noWrap/>
          </w:tcPr>
          <w:p w14:paraId="2495882B" w14:textId="77777777" w:rsidR="00F96E30" w:rsidRPr="00D2592B" w:rsidRDefault="00F96E30" w:rsidP="00F96E30">
            <w:pPr>
              <w:rPr>
                <w:spacing w:val="0"/>
                <w:sz w:val="20"/>
              </w:rPr>
            </w:pPr>
          </w:p>
        </w:tc>
        <w:tc>
          <w:tcPr>
            <w:tcW w:w="228" w:type="dxa"/>
            <w:tcBorders>
              <w:bottom w:val="single" w:sz="4" w:space="0" w:color="auto"/>
            </w:tcBorders>
          </w:tcPr>
          <w:p w14:paraId="0514B289" w14:textId="77777777" w:rsidR="00F96E30" w:rsidRPr="00F90AF9" w:rsidRDefault="00F96E30" w:rsidP="00F96E30"/>
        </w:tc>
        <w:tc>
          <w:tcPr>
            <w:tcW w:w="1605" w:type="dxa"/>
            <w:tcBorders>
              <w:bottom w:val="single" w:sz="4" w:space="0" w:color="auto"/>
            </w:tcBorders>
          </w:tcPr>
          <w:p w14:paraId="436E15C0" w14:textId="2285E0FB" w:rsidR="00F96E30" w:rsidRPr="00F90AF9" w:rsidRDefault="00F96E30" w:rsidP="00F96E30">
            <w:pPr>
              <w:rPr>
                <w:spacing w:val="0"/>
                <w:sz w:val="20"/>
              </w:rPr>
            </w:pPr>
          </w:p>
        </w:tc>
        <w:tc>
          <w:tcPr>
            <w:tcW w:w="166" w:type="dxa"/>
            <w:tcBorders>
              <w:bottom w:val="single" w:sz="4" w:space="0" w:color="auto"/>
            </w:tcBorders>
          </w:tcPr>
          <w:p w14:paraId="3D127F52" w14:textId="77777777" w:rsidR="00F96E30" w:rsidRPr="00D2592B" w:rsidRDefault="00F96E30" w:rsidP="00F96E30"/>
        </w:tc>
        <w:tc>
          <w:tcPr>
            <w:tcW w:w="811" w:type="dxa"/>
            <w:tcBorders>
              <w:bottom w:val="single" w:sz="4" w:space="0" w:color="auto"/>
            </w:tcBorders>
          </w:tcPr>
          <w:p w14:paraId="1795A36E" w14:textId="2A954F5D" w:rsidR="00F96E30" w:rsidRPr="00D2592B" w:rsidRDefault="00F96E30" w:rsidP="00F96E30">
            <w:pPr>
              <w:rPr>
                <w:spacing w:val="0"/>
                <w:sz w:val="20"/>
              </w:rPr>
            </w:pPr>
            <w:r w:rsidRPr="00D2592B">
              <w:rPr>
                <w:spacing w:val="0"/>
                <w:sz w:val="20"/>
              </w:rPr>
              <w:t>2022</w:t>
            </w:r>
          </w:p>
        </w:tc>
        <w:tc>
          <w:tcPr>
            <w:tcW w:w="1513" w:type="dxa"/>
            <w:tcBorders>
              <w:bottom w:val="single" w:sz="4" w:space="0" w:color="auto"/>
            </w:tcBorders>
            <w:noWrap/>
          </w:tcPr>
          <w:p w14:paraId="62AB6337" w14:textId="752630A4" w:rsidR="00F96E30" w:rsidRPr="00D2592B" w:rsidRDefault="00F96E30" w:rsidP="00F96E30">
            <w:pPr>
              <w:rPr>
                <w:spacing w:val="0"/>
                <w:sz w:val="20"/>
              </w:rPr>
            </w:pPr>
            <w:r w:rsidRPr="00D2592B">
              <w:rPr>
                <w:spacing w:val="0"/>
                <w:sz w:val="20"/>
              </w:rPr>
              <w:t>0.05 ± 0.01</w:t>
            </w:r>
          </w:p>
        </w:tc>
        <w:tc>
          <w:tcPr>
            <w:tcW w:w="1340" w:type="dxa"/>
            <w:tcBorders>
              <w:bottom w:val="single" w:sz="4" w:space="0" w:color="auto"/>
            </w:tcBorders>
            <w:noWrap/>
          </w:tcPr>
          <w:p w14:paraId="640A0DEB" w14:textId="7BB9B86D" w:rsidR="00F96E30" w:rsidRPr="00D2592B" w:rsidRDefault="00F96E30" w:rsidP="00F96E30">
            <w:pPr>
              <w:rPr>
                <w:spacing w:val="0"/>
                <w:sz w:val="20"/>
              </w:rPr>
            </w:pPr>
            <w:r w:rsidRPr="00D2592B">
              <w:rPr>
                <w:spacing w:val="0"/>
                <w:sz w:val="20"/>
              </w:rPr>
              <w:t>0.08 ± 0.04</w:t>
            </w:r>
          </w:p>
        </w:tc>
        <w:tc>
          <w:tcPr>
            <w:tcW w:w="1450" w:type="dxa"/>
            <w:tcBorders>
              <w:bottom w:val="single" w:sz="4" w:space="0" w:color="auto"/>
            </w:tcBorders>
            <w:noWrap/>
          </w:tcPr>
          <w:p w14:paraId="70C4E183" w14:textId="1EE51946" w:rsidR="00F96E30" w:rsidRPr="00D2592B" w:rsidRDefault="00F96E30" w:rsidP="00F96E30">
            <w:pPr>
              <w:rPr>
                <w:spacing w:val="0"/>
                <w:sz w:val="20"/>
              </w:rPr>
            </w:pPr>
            <w:r w:rsidRPr="00D2592B">
              <w:rPr>
                <w:spacing w:val="0"/>
                <w:sz w:val="20"/>
              </w:rPr>
              <w:t>0.09 ± 0.03</w:t>
            </w:r>
          </w:p>
        </w:tc>
      </w:tr>
    </w:tbl>
    <w:p w14:paraId="64F3AD95" w14:textId="77777777" w:rsidR="00FD42B7" w:rsidRDefault="00FD42B7" w:rsidP="00E34238"/>
    <w:p w14:paraId="1F0C5684" w14:textId="77777777" w:rsidR="009A6B9F" w:rsidRDefault="009A6B9F" w:rsidP="00E34238"/>
    <w:p w14:paraId="7247955E" w14:textId="77777777" w:rsidR="009A6B9F" w:rsidRDefault="009A6B9F" w:rsidP="00E34238"/>
    <w:p w14:paraId="33E971CB" w14:textId="77777777" w:rsidR="009A6B9F" w:rsidRDefault="009A6B9F" w:rsidP="00E34238"/>
    <w:p w14:paraId="4E014AFC" w14:textId="77777777" w:rsidR="009A6B9F" w:rsidRDefault="009A6B9F" w:rsidP="00E34238"/>
    <w:p w14:paraId="6A1297E2" w14:textId="77777777" w:rsidR="009A6B9F" w:rsidRDefault="009A6B9F" w:rsidP="00E34238"/>
    <w:p w14:paraId="17C57DF0" w14:textId="77777777" w:rsidR="009A6B9F" w:rsidRDefault="009A6B9F" w:rsidP="00E34238"/>
    <w:p w14:paraId="71427D17" w14:textId="77777777" w:rsidR="009A6B9F" w:rsidRDefault="009A6B9F" w:rsidP="00E34238"/>
    <w:p w14:paraId="23491F87" w14:textId="77777777" w:rsidR="009A6B9F" w:rsidRDefault="009A6B9F" w:rsidP="00E34238"/>
    <w:p w14:paraId="2F99F4BC" w14:textId="77777777" w:rsidR="009A6B9F" w:rsidRDefault="009A6B9F" w:rsidP="00E34238"/>
    <w:p w14:paraId="20A06367" w14:textId="77777777" w:rsidR="009A6B9F" w:rsidRDefault="009A6B9F" w:rsidP="00E34238"/>
    <w:p w14:paraId="09802970" w14:textId="77777777" w:rsidR="009A6B9F" w:rsidRDefault="009A6B9F" w:rsidP="00E34238"/>
    <w:p w14:paraId="02861DDF" w14:textId="77777777" w:rsidR="009A6B9F" w:rsidRDefault="009A6B9F" w:rsidP="00E34238"/>
    <w:p w14:paraId="732FED6C" w14:textId="77777777" w:rsidR="009A6B9F" w:rsidRDefault="009A6B9F" w:rsidP="00E34238"/>
    <w:p w14:paraId="6B57EFF4" w14:textId="77777777" w:rsidR="009A6B9F" w:rsidRDefault="009A6B9F" w:rsidP="00E34238"/>
    <w:p w14:paraId="5BF24874" w14:textId="77777777" w:rsidR="009A6B9F" w:rsidRDefault="009A6B9F" w:rsidP="00E34238"/>
    <w:p w14:paraId="3C26F0C7" w14:textId="77777777" w:rsidR="009A6B9F" w:rsidRDefault="009A6B9F" w:rsidP="00E34238"/>
    <w:p w14:paraId="55E0386C" w14:textId="77777777" w:rsidR="009A6B9F" w:rsidRDefault="009A6B9F" w:rsidP="00E34238"/>
    <w:p w14:paraId="0591C255" w14:textId="77777777" w:rsidR="009A6B9F" w:rsidRDefault="009A6B9F" w:rsidP="00E34238"/>
    <w:p w14:paraId="41C8C31C" w14:textId="77777777" w:rsidR="009A6B9F" w:rsidRDefault="009A6B9F" w:rsidP="00E34238"/>
    <w:p w14:paraId="4109FFCC" w14:textId="0CEF2EFB" w:rsidR="00A97A86" w:rsidRDefault="00A97A86" w:rsidP="00A97A86">
      <w:pPr>
        <w:rPr>
          <w:sz w:val="24"/>
          <w:szCs w:val="24"/>
        </w:rPr>
      </w:pPr>
      <w:r w:rsidRPr="0032352A">
        <w:rPr>
          <w:b/>
          <w:bCs/>
          <w:sz w:val="24"/>
          <w:szCs w:val="24"/>
        </w:rPr>
        <w:t>Table ______.</w:t>
      </w:r>
      <w:r>
        <w:rPr>
          <w:sz w:val="24"/>
          <w:szCs w:val="24"/>
        </w:rPr>
        <w:t xml:space="preserve"> Means (</w:t>
      </w:r>
      <w:r w:rsidRPr="00A754DB">
        <w:rPr>
          <w:sz w:val="24"/>
          <w:szCs w:val="24"/>
        </w:rPr>
        <w:t>±</w:t>
      </w:r>
      <w:r>
        <w:rPr>
          <w:sz w:val="24"/>
          <w:szCs w:val="24"/>
        </w:rPr>
        <w:t xml:space="preserve"> standard errors) of the </w:t>
      </w:r>
      <w:r w:rsidR="00FA2AB9">
        <w:rPr>
          <w:sz w:val="24"/>
          <w:szCs w:val="24"/>
        </w:rPr>
        <w:t xml:space="preserve">environmental variables </w:t>
      </w:r>
      <w:r w:rsidR="009A6B9F">
        <w:rPr>
          <w:sz w:val="24"/>
          <w:szCs w:val="24"/>
        </w:rPr>
        <w:t>in the understory</w:t>
      </w:r>
      <w:r>
        <w:rPr>
          <w:sz w:val="24"/>
          <w:szCs w:val="24"/>
        </w:rPr>
        <w:t>.</w:t>
      </w:r>
    </w:p>
    <w:p w14:paraId="5D5FD383" w14:textId="77777777" w:rsidR="00366447" w:rsidRDefault="00366447" w:rsidP="00E34238"/>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204"/>
        <w:gridCol w:w="1497"/>
        <w:gridCol w:w="150"/>
        <w:gridCol w:w="767"/>
        <w:gridCol w:w="1561"/>
        <w:gridCol w:w="1388"/>
        <w:gridCol w:w="1498"/>
      </w:tblGrid>
      <w:tr w:rsidR="00A97A86" w:rsidRPr="00D2592B" w14:paraId="31E6D5C9" w14:textId="77777777" w:rsidTr="00A97A86">
        <w:trPr>
          <w:trHeight w:val="290"/>
        </w:trPr>
        <w:tc>
          <w:tcPr>
            <w:tcW w:w="2984" w:type="dxa"/>
            <w:tcBorders>
              <w:top w:val="single" w:sz="4" w:space="0" w:color="auto"/>
            </w:tcBorders>
            <w:noWrap/>
          </w:tcPr>
          <w:p w14:paraId="243FDAE2" w14:textId="77777777" w:rsidR="00A97A86" w:rsidRPr="00A97A86" w:rsidRDefault="00A97A86" w:rsidP="00A97A86">
            <w:pPr>
              <w:rPr>
                <w:sz w:val="20"/>
              </w:rPr>
            </w:pPr>
          </w:p>
        </w:tc>
        <w:tc>
          <w:tcPr>
            <w:tcW w:w="215" w:type="dxa"/>
            <w:tcBorders>
              <w:top w:val="single" w:sz="4" w:space="0" w:color="auto"/>
            </w:tcBorders>
          </w:tcPr>
          <w:p w14:paraId="40BCD9C2" w14:textId="77777777" w:rsidR="00A97A86" w:rsidRPr="00F90AF9" w:rsidRDefault="00A97A86" w:rsidP="00A97A86">
            <w:pPr>
              <w:rPr>
                <w:color w:val="FF0000"/>
              </w:rPr>
            </w:pPr>
          </w:p>
        </w:tc>
        <w:tc>
          <w:tcPr>
            <w:tcW w:w="1525" w:type="dxa"/>
            <w:tcBorders>
              <w:top w:val="single" w:sz="4" w:space="0" w:color="auto"/>
            </w:tcBorders>
          </w:tcPr>
          <w:p w14:paraId="27FAB029" w14:textId="7313BB08" w:rsidR="00A97A86" w:rsidRPr="00B756E6" w:rsidRDefault="00A97A86" w:rsidP="00A97A86">
            <w:pPr>
              <w:rPr>
                <w:color w:val="FF0000"/>
              </w:rPr>
            </w:pPr>
            <w:r w:rsidRPr="00F90AF9">
              <w:rPr>
                <w:spacing w:val="0"/>
                <w:sz w:val="20"/>
              </w:rPr>
              <w:t>Unit</w:t>
            </w:r>
          </w:p>
        </w:tc>
        <w:tc>
          <w:tcPr>
            <w:tcW w:w="157" w:type="dxa"/>
            <w:tcBorders>
              <w:top w:val="single" w:sz="4" w:space="0" w:color="auto"/>
            </w:tcBorders>
          </w:tcPr>
          <w:p w14:paraId="5744CFB6" w14:textId="77777777" w:rsidR="00A97A86" w:rsidRPr="00D2592B" w:rsidRDefault="00A97A86" w:rsidP="00A97A86"/>
        </w:tc>
        <w:tc>
          <w:tcPr>
            <w:tcW w:w="785" w:type="dxa"/>
            <w:tcBorders>
              <w:top w:val="single" w:sz="4" w:space="0" w:color="auto"/>
              <w:left w:val="nil"/>
              <w:bottom w:val="nil"/>
              <w:right w:val="nil"/>
            </w:tcBorders>
            <w:shd w:val="clear" w:color="auto" w:fill="auto"/>
          </w:tcPr>
          <w:p w14:paraId="05E16983" w14:textId="56FB0423" w:rsidR="00A97A86" w:rsidRPr="00D2592B" w:rsidRDefault="00A97A86" w:rsidP="00A97A86">
            <w:r w:rsidRPr="007D4C49">
              <w:rPr>
                <w:spacing w:val="0"/>
                <w:sz w:val="20"/>
              </w:rPr>
              <w:t>Year</w:t>
            </w:r>
          </w:p>
        </w:tc>
        <w:tc>
          <w:tcPr>
            <w:tcW w:w="1545" w:type="dxa"/>
            <w:tcBorders>
              <w:top w:val="single" w:sz="4" w:space="0" w:color="auto"/>
              <w:left w:val="nil"/>
              <w:bottom w:val="nil"/>
              <w:right w:val="nil"/>
            </w:tcBorders>
            <w:shd w:val="clear" w:color="auto" w:fill="auto"/>
            <w:noWrap/>
          </w:tcPr>
          <w:p w14:paraId="33998BC0" w14:textId="76DA91A5" w:rsidR="00A97A86" w:rsidRPr="00D2592B" w:rsidRDefault="00A97A86" w:rsidP="00A97A86">
            <w:pPr>
              <w:rPr>
                <w:color w:val="000000"/>
              </w:rPr>
            </w:pPr>
            <w:r w:rsidRPr="007D4C49">
              <w:rPr>
                <w:spacing w:val="0"/>
                <w:sz w:val="20"/>
              </w:rPr>
              <w:t>Forest</w:t>
            </w:r>
          </w:p>
        </w:tc>
        <w:tc>
          <w:tcPr>
            <w:tcW w:w="1372" w:type="dxa"/>
            <w:tcBorders>
              <w:top w:val="single" w:sz="4" w:space="0" w:color="auto"/>
              <w:left w:val="nil"/>
              <w:bottom w:val="nil"/>
              <w:right w:val="nil"/>
            </w:tcBorders>
            <w:shd w:val="clear" w:color="auto" w:fill="auto"/>
            <w:noWrap/>
          </w:tcPr>
          <w:p w14:paraId="24931154" w14:textId="3A126C77" w:rsidR="00A97A86" w:rsidRPr="00D2592B" w:rsidRDefault="00A97A86" w:rsidP="00A97A86">
            <w:pPr>
              <w:rPr>
                <w:color w:val="000000"/>
              </w:rPr>
            </w:pPr>
            <w:r w:rsidRPr="007D4C49">
              <w:rPr>
                <w:spacing w:val="0"/>
                <w:sz w:val="20"/>
              </w:rPr>
              <w:t>Salvaged</w:t>
            </w:r>
          </w:p>
        </w:tc>
        <w:tc>
          <w:tcPr>
            <w:tcW w:w="1482" w:type="dxa"/>
            <w:tcBorders>
              <w:top w:val="single" w:sz="4" w:space="0" w:color="auto"/>
              <w:left w:val="nil"/>
              <w:bottom w:val="nil"/>
              <w:right w:val="nil"/>
            </w:tcBorders>
            <w:shd w:val="clear" w:color="auto" w:fill="auto"/>
            <w:noWrap/>
          </w:tcPr>
          <w:p w14:paraId="390C8F6B" w14:textId="6FD7DF14" w:rsidR="00A97A86" w:rsidRPr="00D2592B" w:rsidRDefault="00A97A86" w:rsidP="00A97A86">
            <w:pPr>
              <w:rPr>
                <w:color w:val="000000"/>
              </w:rPr>
            </w:pPr>
            <w:r w:rsidRPr="007D4C49">
              <w:rPr>
                <w:spacing w:val="0"/>
                <w:sz w:val="20"/>
              </w:rPr>
              <w:t>Windthrow</w:t>
            </w:r>
          </w:p>
        </w:tc>
      </w:tr>
      <w:tr w:rsidR="00A97A86" w:rsidRPr="00D2592B" w14:paraId="0D4A5DCF" w14:textId="77777777" w:rsidTr="00A97A86">
        <w:trPr>
          <w:trHeight w:val="290"/>
        </w:trPr>
        <w:tc>
          <w:tcPr>
            <w:tcW w:w="2984" w:type="dxa"/>
            <w:tcBorders>
              <w:top w:val="single" w:sz="4" w:space="0" w:color="auto"/>
            </w:tcBorders>
            <w:noWrap/>
          </w:tcPr>
          <w:p w14:paraId="64D0653C" w14:textId="77777777" w:rsidR="00A97A86" w:rsidRPr="00FD42B7" w:rsidRDefault="00A97A86" w:rsidP="00A97A86">
            <w:pPr>
              <w:rPr>
                <w:spacing w:val="0"/>
                <w:sz w:val="20"/>
                <w:vertAlign w:val="superscript"/>
              </w:rPr>
            </w:pPr>
            <w:r w:rsidRPr="00D2592B">
              <w:rPr>
                <w:spacing w:val="0"/>
                <w:sz w:val="20"/>
              </w:rPr>
              <w:t>Soil moisture</w:t>
            </w:r>
            <w:r>
              <w:rPr>
                <w:spacing w:val="0"/>
                <w:sz w:val="20"/>
                <w:vertAlign w:val="superscript"/>
              </w:rPr>
              <w:t>$</w:t>
            </w:r>
          </w:p>
        </w:tc>
        <w:tc>
          <w:tcPr>
            <w:tcW w:w="215" w:type="dxa"/>
            <w:tcBorders>
              <w:top w:val="single" w:sz="4" w:space="0" w:color="auto"/>
            </w:tcBorders>
          </w:tcPr>
          <w:p w14:paraId="29C89527" w14:textId="77777777" w:rsidR="00A97A86" w:rsidRPr="00F90AF9" w:rsidRDefault="00A97A86" w:rsidP="00A97A86">
            <w:pPr>
              <w:rPr>
                <w:color w:val="FF0000"/>
              </w:rPr>
            </w:pPr>
          </w:p>
        </w:tc>
        <w:tc>
          <w:tcPr>
            <w:tcW w:w="1525" w:type="dxa"/>
            <w:tcBorders>
              <w:top w:val="single" w:sz="4" w:space="0" w:color="auto"/>
            </w:tcBorders>
          </w:tcPr>
          <w:p w14:paraId="0F0EB14B" w14:textId="2E76AE6F" w:rsidR="00A97A86" w:rsidRPr="00B756E6" w:rsidRDefault="00A97A86" w:rsidP="00A97A86">
            <w:pPr>
              <w:rPr>
                <w:color w:val="FF0000"/>
                <w:spacing w:val="0"/>
                <w:sz w:val="20"/>
              </w:rPr>
            </w:pPr>
            <w:commentRangeStart w:id="114"/>
            <w:r w:rsidRPr="00B756E6">
              <w:rPr>
                <w:color w:val="FF0000"/>
                <w:spacing w:val="0"/>
                <w:sz w:val="20"/>
              </w:rPr>
              <w:t>0-1</w:t>
            </w:r>
            <w:r w:rsidR="005B5785">
              <w:rPr>
                <w:color w:val="FF0000"/>
                <w:spacing w:val="0"/>
                <w:sz w:val="20"/>
              </w:rPr>
              <w:t>.129</w:t>
            </w:r>
            <w:commentRangeEnd w:id="114"/>
            <w:r w:rsidR="005B5785">
              <w:rPr>
                <w:rStyle w:val="CommentReference"/>
                <w:spacing w:val="0"/>
              </w:rPr>
              <w:commentReference w:id="114"/>
            </w:r>
          </w:p>
        </w:tc>
        <w:tc>
          <w:tcPr>
            <w:tcW w:w="157" w:type="dxa"/>
            <w:tcBorders>
              <w:top w:val="single" w:sz="4" w:space="0" w:color="auto"/>
            </w:tcBorders>
          </w:tcPr>
          <w:p w14:paraId="41B43F98" w14:textId="77777777" w:rsidR="00A97A86" w:rsidRPr="00D2592B" w:rsidRDefault="00A97A86" w:rsidP="00A97A86"/>
        </w:tc>
        <w:tc>
          <w:tcPr>
            <w:tcW w:w="785" w:type="dxa"/>
            <w:tcBorders>
              <w:top w:val="single" w:sz="4" w:space="0" w:color="auto"/>
              <w:left w:val="nil"/>
              <w:bottom w:val="nil"/>
              <w:right w:val="nil"/>
            </w:tcBorders>
            <w:shd w:val="clear" w:color="auto" w:fill="auto"/>
          </w:tcPr>
          <w:p w14:paraId="3AF890A5" w14:textId="77777777" w:rsidR="00A97A86" w:rsidRPr="00D2592B" w:rsidRDefault="00A97A86" w:rsidP="00A97A86">
            <w:pPr>
              <w:rPr>
                <w:spacing w:val="0"/>
                <w:sz w:val="20"/>
              </w:rPr>
            </w:pPr>
            <w:r w:rsidRPr="00D2592B">
              <w:rPr>
                <w:spacing w:val="0"/>
                <w:sz w:val="20"/>
              </w:rPr>
              <w:t>2015</w:t>
            </w:r>
          </w:p>
        </w:tc>
        <w:tc>
          <w:tcPr>
            <w:tcW w:w="1545" w:type="dxa"/>
            <w:tcBorders>
              <w:top w:val="single" w:sz="4" w:space="0" w:color="auto"/>
              <w:left w:val="nil"/>
              <w:bottom w:val="nil"/>
              <w:right w:val="nil"/>
            </w:tcBorders>
            <w:shd w:val="clear" w:color="auto" w:fill="auto"/>
            <w:noWrap/>
          </w:tcPr>
          <w:p w14:paraId="6CD1EF64" w14:textId="77777777" w:rsidR="00A97A86" w:rsidRPr="00D2592B" w:rsidRDefault="00A97A86" w:rsidP="00A97A86">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72" w:type="dxa"/>
            <w:tcBorders>
              <w:top w:val="single" w:sz="4" w:space="0" w:color="auto"/>
              <w:left w:val="nil"/>
              <w:bottom w:val="nil"/>
              <w:right w:val="nil"/>
            </w:tcBorders>
            <w:shd w:val="clear" w:color="auto" w:fill="auto"/>
            <w:noWrap/>
          </w:tcPr>
          <w:p w14:paraId="4CD9CD48" w14:textId="77777777" w:rsidR="00A97A86" w:rsidRPr="00D2592B" w:rsidRDefault="00A97A86" w:rsidP="00A97A86">
            <w:pPr>
              <w:rPr>
                <w:spacing w:val="0"/>
                <w:sz w:val="20"/>
              </w:rPr>
            </w:pPr>
            <w:r w:rsidRPr="00D2592B">
              <w:rPr>
                <w:color w:val="000000"/>
                <w:spacing w:val="0"/>
                <w:sz w:val="20"/>
              </w:rPr>
              <w:t>0.61 ± 0.07</w:t>
            </w:r>
          </w:p>
        </w:tc>
        <w:tc>
          <w:tcPr>
            <w:tcW w:w="1482" w:type="dxa"/>
            <w:tcBorders>
              <w:top w:val="single" w:sz="4" w:space="0" w:color="auto"/>
              <w:left w:val="nil"/>
              <w:bottom w:val="nil"/>
              <w:right w:val="nil"/>
            </w:tcBorders>
            <w:shd w:val="clear" w:color="auto" w:fill="auto"/>
            <w:noWrap/>
          </w:tcPr>
          <w:p w14:paraId="5AA52A08" w14:textId="77777777" w:rsidR="00A97A86" w:rsidRPr="00D2592B" w:rsidRDefault="00A97A86" w:rsidP="00A97A86">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A97A86" w:rsidRPr="00D2592B" w14:paraId="605A3BCD" w14:textId="77777777" w:rsidTr="00A97A86">
        <w:trPr>
          <w:trHeight w:val="290"/>
        </w:trPr>
        <w:tc>
          <w:tcPr>
            <w:tcW w:w="2984" w:type="dxa"/>
            <w:noWrap/>
          </w:tcPr>
          <w:p w14:paraId="78FD8D10" w14:textId="77777777" w:rsidR="00A97A86" w:rsidRPr="00D2592B" w:rsidRDefault="00A97A86" w:rsidP="00A97A86">
            <w:pPr>
              <w:rPr>
                <w:spacing w:val="0"/>
                <w:sz w:val="20"/>
              </w:rPr>
            </w:pPr>
          </w:p>
        </w:tc>
        <w:tc>
          <w:tcPr>
            <w:tcW w:w="215" w:type="dxa"/>
          </w:tcPr>
          <w:p w14:paraId="321987DD" w14:textId="77777777" w:rsidR="00A97A86" w:rsidRPr="00F90AF9" w:rsidRDefault="00A97A86" w:rsidP="00A97A86">
            <w:pPr>
              <w:rPr>
                <w:color w:val="FF0000"/>
              </w:rPr>
            </w:pPr>
          </w:p>
        </w:tc>
        <w:tc>
          <w:tcPr>
            <w:tcW w:w="1525" w:type="dxa"/>
          </w:tcPr>
          <w:p w14:paraId="187DF63D" w14:textId="77777777" w:rsidR="00A97A86" w:rsidRPr="00B756E6" w:rsidRDefault="00A97A86" w:rsidP="00A97A86">
            <w:pPr>
              <w:rPr>
                <w:color w:val="FF0000"/>
                <w:spacing w:val="0"/>
                <w:sz w:val="20"/>
              </w:rPr>
            </w:pPr>
            <w:r w:rsidRPr="00B756E6">
              <w:rPr>
                <w:color w:val="FF0000"/>
                <w:spacing w:val="0"/>
                <w:sz w:val="20"/>
              </w:rPr>
              <w:t>0-100%</w:t>
            </w:r>
          </w:p>
        </w:tc>
        <w:tc>
          <w:tcPr>
            <w:tcW w:w="157" w:type="dxa"/>
          </w:tcPr>
          <w:p w14:paraId="335C4A8B" w14:textId="77777777" w:rsidR="00A97A86" w:rsidRPr="00D2592B" w:rsidRDefault="00A97A86" w:rsidP="00A97A86"/>
        </w:tc>
        <w:tc>
          <w:tcPr>
            <w:tcW w:w="785" w:type="dxa"/>
            <w:tcBorders>
              <w:top w:val="nil"/>
              <w:left w:val="nil"/>
              <w:bottom w:val="nil"/>
              <w:right w:val="nil"/>
            </w:tcBorders>
            <w:shd w:val="clear" w:color="auto" w:fill="auto"/>
          </w:tcPr>
          <w:p w14:paraId="76A47BCD" w14:textId="77777777" w:rsidR="00A97A86" w:rsidRPr="00D2592B" w:rsidRDefault="00A97A86" w:rsidP="00A97A86">
            <w:pPr>
              <w:rPr>
                <w:color w:val="000000"/>
                <w:spacing w:val="0"/>
                <w:sz w:val="20"/>
              </w:rPr>
            </w:pPr>
            <w:r w:rsidRPr="00D2592B">
              <w:rPr>
                <w:spacing w:val="0"/>
                <w:sz w:val="20"/>
              </w:rPr>
              <w:t>2022</w:t>
            </w:r>
          </w:p>
        </w:tc>
        <w:tc>
          <w:tcPr>
            <w:tcW w:w="1545" w:type="dxa"/>
            <w:tcBorders>
              <w:top w:val="nil"/>
              <w:left w:val="nil"/>
              <w:bottom w:val="nil"/>
              <w:right w:val="nil"/>
            </w:tcBorders>
            <w:shd w:val="clear" w:color="auto" w:fill="auto"/>
            <w:noWrap/>
          </w:tcPr>
          <w:p w14:paraId="1F2E685A" w14:textId="77777777" w:rsidR="00A97A86" w:rsidRPr="00D2592B" w:rsidRDefault="00A97A86" w:rsidP="00A97A86">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72" w:type="dxa"/>
            <w:tcBorders>
              <w:top w:val="nil"/>
              <w:left w:val="nil"/>
              <w:bottom w:val="nil"/>
              <w:right w:val="nil"/>
            </w:tcBorders>
            <w:shd w:val="clear" w:color="auto" w:fill="auto"/>
            <w:noWrap/>
          </w:tcPr>
          <w:p w14:paraId="5266085B" w14:textId="77777777" w:rsidR="00A97A86" w:rsidRPr="00D2592B" w:rsidRDefault="00A97A86" w:rsidP="00A97A86">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82" w:type="dxa"/>
            <w:tcBorders>
              <w:top w:val="nil"/>
              <w:left w:val="nil"/>
              <w:bottom w:val="nil"/>
              <w:right w:val="nil"/>
            </w:tcBorders>
            <w:shd w:val="clear" w:color="auto" w:fill="auto"/>
            <w:noWrap/>
          </w:tcPr>
          <w:p w14:paraId="2F5B65B9" w14:textId="77777777" w:rsidR="00A97A86" w:rsidRPr="00D2592B" w:rsidRDefault="00A97A86" w:rsidP="00A97A86">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A97A86" w:rsidRPr="00D2592B" w14:paraId="5E0A7DA9" w14:textId="77777777" w:rsidTr="00A97A86">
        <w:trPr>
          <w:trHeight w:val="290"/>
        </w:trPr>
        <w:tc>
          <w:tcPr>
            <w:tcW w:w="2984" w:type="dxa"/>
            <w:noWrap/>
          </w:tcPr>
          <w:p w14:paraId="00B52043" w14:textId="77777777" w:rsidR="00A97A86" w:rsidRPr="00D2592B" w:rsidRDefault="00A97A86" w:rsidP="00A97A86">
            <w:pPr>
              <w:rPr>
                <w:spacing w:val="0"/>
                <w:sz w:val="20"/>
              </w:rPr>
            </w:pPr>
          </w:p>
        </w:tc>
        <w:tc>
          <w:tcPr>
            <w:tcW w:w="215" w:type="dxa"/>
          </w:tcPr>
          <w:p w14:paraId="3FA35653" w14:textId="77777777" w:rsidR="00A97A86" w:rsidRPr="00F90AF9" w:rsidRDefault="00A97A86" w:rsidP="00A97A86">
            <w:pPr>
              <w:rPr>
                <w:color w:val="000000"/>
              </w:rPr>
            </w:pPr>
          </w:p>
        </w:tc>
        <w:tc>
          <w:tcPr>
            <w:tcW w:w="1525" w:type="dxa"/>
          </w:tcPr>
          <w:p w14:paraId="78337987" w14:textId="77777777" w:rsidR="00A97A86" w:rsidRPr="00F90AF9" w:rsidRDefault="00A97A86" w:rsidP="00A97A86">
            <w:pPr>
              <w:rPr>
                <w:color w:val="000000"/>
                <w:spacing w:val="0"/>
                <w:sz w:val="20"/>
              </w:rPr>
            </w:pPr>
          </w:p>
        </w:tc>
        <w:tc>
          <w:tcPr>
            <w:tcW w:w="157" w:type="dxa"/>
          </w:tcPr>
          <w:p w14:paraId="69CA315E" w14:textId="77777777" w:rsidR="00A97A86" w:rsidRPr="00D2592B" w:rsidRDefault="00A97A86" w:rsidP="00A97A86">
            <w:pPr>
              <w:rPr>
                <w:color w:val="000000"/>
              </w:rPr>
            </w:pPr>
          </w:p>
        </w:tc>
        <w:tc>
          <w:tcPr>
            <w:tcW w:w="785" w:type="dxa"/>
            <w:tcBorders>
              <w:top w:val="nil"/>
              <w:left w:val="nil"/>
              <w:bottom w:val="nil"/>
              <w:right w:val="nil"/>
            </w:tcBorders>
            <w:shd w:val="clear" w:color="auto" w:fill="auto"/>
          </w:tcPr>
          <w:p w14:paraId="0CD4D0C6" w14:textId="77777777" w:rsidR="00A97A86" w:rsidRPr="00D2592B" w:rsidRDefault="00A97A86" w:rsidP="00A97A86">
            <w:pPr>
              <w:rPr>
                <w:color w:val="000000"/>
                <w:spacing w:val="0"/>
                <w:sz w:val="20"/>
              </w:rPr>
            </w:pPr>
          </w:p>
        </w:tc>
        <w:tc>
          <w:tcPr>
            <w:tcW w:w="1545" w:type="dxa"/>
            <w:tcBorders>
              <w:top w:val="nil"/>
              <w:left w:val="nil"/>
              <w:bottom w:val="nil"/>
              <w:right w:val="nil"/>
            </w:tcBorders>
            <w:shd w:val="clear" w:color="auto" w:fill="auto"/>
            <w:noWrap/>
          </w:tcPr>
          <w:p w14:paraId="5B59E570" w14:textId="77777777" w:rsidR="00A97A86" w:rsidRPr="00D2592B" w:rsidRDefault="00A97A86" w:rsidP="00A97A86">
            <w:pPr>
              <w:rPr>
                <w:color w:val="000000"/>
                <w:spacing w:val="0"/>
                <w:sz w:val="20"/>
              </w:rPr>
            </w:pPr>
          </w:p>
        </w:tc>
        <w:tc>
          <w:tcPr>
            <w:tcW w:w="1372" w:type="dxa"/>
            <w:tcBorders>
              <w:top w:val="nil"/>
              <w:left w:val="nil"/>
              <w:bottom w:val="nil"/>
              <w:right w:val="nil"/>
            </w:tcBorders>
            <w:shd w:val="clear" w:color="auto" w:fill="auto"/>
            <w:noWrap/>
          </w:tcPr>
          <w:p w14:paraId="22C3EBA8" w14:textId="77777777" w:rsidR="00A97A86" w:rsidRPr="00D2592B" w:rsidRDefault="00A97A86" w:rsidP="00A97A86">
            <w:pPr>
              <w:rPr>
                <w:color w:val="000000"/>
                <w:spacing w:val="0"/>
                <w:sz w:val="20"/>
              </w:rPr>
            </w:pPr>
          </w:p>
        </w:tc>
        <w:tc>
          <w:tcPr>
            <w:tcW w:w="1482" w:type="dxa"/>
            <w:tcBorders>
              <w:top w:val="nil"/>
              <w:left w:val="nil"/>
              <w:bottom w:val="nil"/>
              <w:right w:val="nil"/>
            </w:tcBorders>
            <w:shd w:val="clear" w:color="auto" w:fill="auto"/>
            <w:noWrap/>
          </w:tcPr>
          <w:p w14:paraId="51344A12" w14:textId="77777777" w:rsidR="00A97A86" w:rsidRPr="00D2592B" w:rsidRDefault="00A97A86" w:rsidP="00A97A86">
            <w:pPr>
              <w:rPr>
                <w:color w:val="000000"/>
                <w:spacing w:val="0"/>
                <w:sz w:val="20"/>
              </w:rPr>
            </w:pPr>
          </w:p>
        </w:tc>
      </w:tr>
      <w:tr w:rsidR="00A97A86" w:rsidRPr="00D2592B" w14:paraId="7605547B" w14:textId="77777777" w:rsidTr="00A97A86">
        <w:trPr>
          <w:trHeight w:val="290"/>
        </w:trPr>
        <w:tc>
          <w:tcPr>
            <w:tcW w:w="2984" w:type="dxa"/>
            <w:noWrap/>
          </w:tcPr>
          <w:p w14:paraId="5383B687" w14:textId="77777777" w:rsidR="00A97A86" w:rsidRPr="00D2592B" w:rsidRDefault="00A97A86" w:rsidP="00A97A86">
            <w:pPr>
              <w:rPr>
                <w:spacing w:val="0"/>
                <w:sz w:val="20"/>
              </w:rPr>
            </w:pPr>
            <w:r w:rsidRPr="00D2592B">
              <w:rPr>
                <w:spacing w:val="0"/>
                <w:sz w:val="20"/>
              </w:rPr>
              <w:t>Ground-level vegetation percentage cover</w:t>
            </w:r>
          </w:p>
        </w:tc>
        <w:tc>
          <w:tcPr>
            <w:tcW w:w="215" w:type="dxa"/>
          </w:tcPr>
          <w:p w14:paraId="7EFE35BA" w14:textId="77777777" w:rsidR="00A97A86" w:rsidRPr="00F90AF9" w:rsidRDefault="00A97A86" w:rsidP="00A97A86"/>
        </w:tc>
        <w:tc>
          <w:tcPr>
            <w:tcW w:w="1525" w:type="dxa"/>
          </w:tcPr>
          <w:p w14:paraId="796014DB" w14:textId="77777777" w:rsidR="00A97A86" w:rsidRPr="00F90AF9" w:rsidRDefault="00A97A86" w:rsidP="00A97A86">
            <w:pPr>
              <w:rPr>
                <w:spacing w:val="0"/>
                <w:sz w:val="20"/>
              </w:rPr>
            </w:pPr>
            <w:r w:rsidRPr="00F90AF9">
              <w:rPr>
                <w:spacing w:val="0"/>
                <w:sz w:val="20"/>
              </w:rPr>
              <w:t>0-100%</w:t>
            </w:r>
          </w:p>
        </w:tc>
        <w:tc>
          <w:tcPr>
            <w:tcW w:w="157" w:type="dxa"/>
          </w:tcPr>
          <w:p w14:paraId="760D1229" w14:textId="77777777" w:rsidR="00A97A86" w:rsidRPr="00D2592B" w:rsidRDefault="00A97A86" w:rsidP="00A97A86"/>
        </w:tc>
        <w:tc>
          <w:tcPr>
            <w:tcW w:w="785" w:type="dxa"/>
            <w:tcBorders>
              <w:top w:val="nil"/>
              <w:left w:val="nil"/>
              <w:bottom w:val="nil"/>
              <w:right w:val="nil"/>
            </w:tcBorders>
            <w:shd w:val="clear" w:color="auto" w:fill="auto"/>
          </w:tcPr>
          <w:p w14:paraId="6E7EB1CB" w14:textId="77777777" w:rsidR="00A97A86" w:rsidRPr="00D2592B" w:rsidRDefault="00A97A86" w:rsidP="00A97A86">
            <w:pPr>
              <w:rPr>
                <w:spacing w:val="0"/>
                <w:sz w:val="20"/>
              </w:rPr>
            </w:pPr>
            <w:r w:rsidRPr="00D2592B">
              <w:rPr>
                <w:spacing w:val="0"/>
                <w:sz w:val="20"/>
              </w:rPr>
              <w:t>2015</w:t>
            </w:r>
          </w:p>
        </w:tc>
        <w:tc>
          <w:tcPr>
            <w:tcW w:w="1545" w:type="dxa"/>
            <w:tcBorders>
              <w:top w:val="nil"/>
              <w:left w:val="nil"/>
              <w:bottom w:val="nil"/>
              <w:right w:val="nil"/>
            </w:tcBorders>
            <w:shd w:val="clear" w:color="auto" w:fill="auto"/>
            <w:noWrap/>
          </w:tcPr>
          <w:p w14:paraId="0D779F2D" w14:textId="77777777" w:rsidR="00A97A86" w:rsidRPr="00D2592B" w:rsidRDefault="00A97A86" w:rsidP="00A97A86">
            <w:pPr>
              <w:rPr>
                <w:spacing w:val="0"/>
                <w:sz w:val="20"/>
              </w:rPr>
            </w:pPr>
            <w:r w:rsidRPr="00D2592B">
              <w:rPr>
                <w:color w:val="000000"/>
                <w:spacing w:val="0"/>
                <w:sz w:val="20"/>
              </w:rPr>
              <w:t>21.6 ± 2.</w:t>
            </w:r>
            <w:r>
              <w:rPr>
                <w:color w:val="000000"/>
                <w:spacing w:val="0"/>
                <w:sz w:val="20"/>
              </w:rPr>
              <w:t>8</w:t>
            </w:r>
          </w:p>
        </w:tc>
        <w:tc>
          <w:tcPr>
            <w:tcW w:w="1372" w:type="dxa"/>
            <w:tcBorders>
              <w:top w:val="nil"/>
              <w:left w:val="nil"/>
              <w:bottom w:val="nil"/>
              <w:right w:val="nil"/>
            </w:tcBorders>
            <w:shd w:val="clear" w:color="auto" w:fill="auto"/>
            <w:noWrap/>
          </w:tcPr>
          <w:p w14:paraId="41224083" w14:textId="77777777" w:rsidR="00A97A86" w:rsidRPr="00D2592B" w:rsidRDefault="00A97A86" w:rsidP="00A97A86">
            <w:pPr>
              <w:rPr>
                <w:spacing w:val="0"/>
                <w:sz w:val="20"/>
              </w:rPr>
            </w:pPr>
            <w:r w:rsidRPr="00D2592B">
              <w:rPr>
                <w:color w:val="000000"/>
                <w:spacing w:val="0"/>
                <w:sz w:val="20"/>
              </w:rPr>
              <w:t>73.0 ± 6.0</w:t>
            </w:r>
          </w:p>
        </w:tc>
        <w:tc>
          <w:tcPr>
            <w:tcW w:w="1482" w:type="dxa"/>
            <w:tcBorders>
              <w:top w:val="nil"/>
              <w:left w:val="nil"/>
              <w:bottom w:val="nil"/>
              <w:right w:val="nil"/>
            </w:tcBorders>
            <w:shd w:val="clear" w:color="auto" w:fill="auto"/>
            <w:noWrap/>
          </w:tcPr>
          <w:p w14:paraId="5A11C026" w14:textId="77777777" w:rsidR="00A97A86" w:rsidRPr="00D2592B" w:rsidRDefault="00A97A86" w:rsidP="00A97A86">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A97A86" w:rsidRPr="00D2592B" w14:paraId="33C57C57" w14:textId="77777777" w:rsidTr="00A97A86">
        <w:trPr>
          <w:trHeight w:val="290"/>
        </w:trPr>
        <w:tc>
          <w:tcPr>
            <w:tcW w:w="2984" w:type="dxa"/>
            <w:noWrap/>
          </w:tcPr>
          <w:p w14:paraId="4586FB5A" w14:textId="77777777" w:rsidR="00A97A86" w:rsidRPr="00D2592B" w:rsidRDefault="00A97A86" w:rsidP="00A97A86">
            <w:pPr>
              <w:rPr>
                <w:spacing w:val="0"/>
                <w:sz w:val="20"/>
              </w:rPr>
            </w:pPr>
          </w:p>
        </w:tc>
        <w:tc>
          <w:tcPr>
            <w:tcW w:w="215" w:type="dxa"/>
          </w:tcPr>
          <w:p w14:paraId="66659185" w14:textId="77777777" w:rsidR="00A97A86" w:rsidRPr="00F90AF9" w:rsidRDefault="00A97A86" w:rsidP="00A97A86"/>
        </w:tc>
        <w:tc>
          <w:tcPr>
            <w:tcW w:w="1525" w:type="dxa"/>
          </w:tcPr>
          <w:p w14:paraId="618C95BF" w14:textId="77777777" w:rsidR="00A97A86" w:rsidRPr="00F90AF9" w:rsidRDefault="00A97A86" w:rsidP="00A97A86">
            <w:pPr>
              <w:rPr>
                <w:spacing w:val="0"/>
                <w:sz w:val="20"/>
              </w:rPr>
            </w:pPr>
          </w:p>
        </w:tc>
        <w:tc>
          <w:tcPr>
            <w:tcW w:w="157" w:type="dxa"/>
          </w:tcPr>
          <w:p w14:paraId="6959B8F2" w14:textId="77777777" w:rsidR="00A97A86" w:rsidRPr="00D2592B" w:rsidRDefault="00A97A86" w:rsidP="00A97A86"/>
        </w:tc>
        <w:tc>
          <w:tcPr>
            <w:tcW w:w="785" w:type="dxa"/>
            <w:tcBorders>
              <w:top w:val="nil"/>
              <w:left w:val="nil"/>
              <w:bottom w:val="nil"/>
              <w:right w:val="nil"/>
            </w:tcBorders>
            <w:shd w:val="clear" w:color="auto" w:fill="auto"/>
          </w:tcPr>
          <w:p w14:paraId="3218FFB8" w14:textId="77777777" w:rsidR="00A97A86" w:rsidRPr="00D2592B" w:rsidRDefault="00A97A86" w:rsidP="00A97A86">
            <w:pPr>
              <w:rPr>
                <w:color w:val="000000"/>
                <w:spacing w:val="0"/>
                <w:sz w:val="20"/>
              </w:rPr>
            </w:pPr>
            <w:r w:rsidRPr="00D2592B">
              <w:rPr>
                <w:spacing w:val="0"/>
                <w:sz w:val="20"/>
              </w:rPr>
              <w:t>2022</w:t>
            </w:r>
          </w:p>
        </w:tc>
        <w:tc>
          <w:tcPr>
            <w:tcW w:w="1545" w:type="dxa"/>
            <w:tcBorders>
              <w:top w:val="nil"/>
              <w:left w:val="nil"/>
              <w:bottom w:val="nil"/>
              <w:right w:val="nil"/>
            </w:tcBorders>
            <w:shd w:val="clear" w:color="auto" w:fill="auto"/>
            <w:noWrap/>
          </w:tcPr>
          <w:p w14:paraId="04170D97" w14:textId="77777777" w:rsidR="00A97A86" w:rsidRPr="00D2592B" w:rsidRDefault="00A97A86" w:rsidP="00A97A86">
            <w:pPr>
              <w:rPr>
                <w:color w:val="000000"/>
                <w:spacing w:val="0"/>
                <w:sz w:val="20"/>
              </w:rPr>
            </w:pPr>
            <w:r w:rsidRPr="00D2592B">
              <w:rPr>
                <w:color w:val="000000"/>
                <w:spacing w:val="0"/>
                <w:sz w:val="20"/>
              </w:rPr>
              <w:t>35.1 ± 4.</w:t>
            </w:r>
            <w:r>
              <w:rPr>
                <w:color w:val="000000"/>
                <w:spacing w:val="0"/>
                <w:sz w:val="20"/>
              </w:rPr>
              <w:t>2</w:t>
            </w:r>
          </w:p>
        </w:tc>
        <w:tc>
          <w:tcPr>
            <w:tcW w:w="1372" w:type="dxa"/>
            <w:tcBorders>
              <w:top w:val="nil"/>
              <w:left w:val="nil"/>
              <w:bottom w:val="nil"/>
              <w:right w:val="nil"/>
            </w:tcBorders>
            <w:shd w:val="clear" w:color="auto" w:fill="auto"/>
            <w:noWrap/>
          </w:tcPr>
          <w:p w14:paraId="037101DF" w14:textId="77777777" w:rsidR="00A97A86" w:rsidRPr="00D2592B" w:rsidRDefault="00A97A86" w:rsidP="00A97A86">
            <w:pPr>
              <w:rPr>
                <w:color w:val="000000"/>
                <w:spacing w:val="0"/>
                <w:sz w:val="20"/>
              </w:rPr>
            </w:pPr>
            <w:r w:rsidRPr="00D2592B">
              <w:rPr>
                <w:color w:val="000000"/>
                <w:spacing w:val="0"/>
                <w:sz w:val="20"/>
              </w:rPr>
              <w:t>47.7 ± 11.3</w:t>
            </w:r>
          </w:p>
        </w:tc>
        <w:tc>
          <w:tcPr>
            <w:tcW w:w="1482" w:type="dxa"/>
            <w:tcBorders>
              <w:top w:val="nil"/>
              <w:left w:val="nil"/>
              <w:bottom w:val="nil"/>
              <w:right w:val="nil"/>
            </w:tcBorders>
            <w:shd w:val="clear" w:color="auto" w:fill="auto"/>
            <w:noWrap/>
          </w:tcPr>
          <w:p w14:paraId="21617B57" w14:textId="77777777" w:rsidR="00A97A86" w:rsidRPr="00D2592B" w:rsidRDefault="00A97A86" w:rsidP="00A97A86">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A97A86" w:rsidRPr="00D2592B" w14:paraId="663AA02F" w14:textId="77777777" w:rsidTr="00A97A86">
        <w:trPr>
          <w:trHeight w:val="290"/>
        </w:trPr>
        <w:tc>
          <w:tcPr>
            <w:tcW w:w="2984" w:type="dxa"/>
            <w:noWrap/>
          </w:tcPr>
          <w:p w14:paraId="3A3FF73D" w14:textId="77777777" w:rsidR="00A97A86" w:rsidRPr="00D2592B" w:rsidRDefault="00A97A86" w:rsidP="00A97A86">
            <w:pPr>
              <w:rPr>
                <w:spacing w:val="0"/>
                <w:sz w:val="20"/>
              </w:rPr>
            </w:pPr>
          </w:p>
        </w:tc>
        <w:tc>
          <w:tcPr>
            <w:tcW w:w="215" w:type="dxa"/>
          </w:tcPr>
          <w:p w14:paraId="42FCACA3" w14:textId="77777777" w:rsidR="00A97A86" w:rsidRPr="00F90AF9" w:rsidRDefault="00A97A86" w:rsidP="00A97A86">
            <w:pPr>
              <w:rPr>
                <w:color w:val="000000"/>
              </w:rPr>
            </w:pPr>
          </w:p>
        </w:tc>
        <w:tc>
          <w:tcPr>
            <w:tcW w:w="1525" w:type="dxa"/>
          </w:tcPr>
          <w:p w14:paraId="7277BC02" w14:textId="77777777" w:rsidR="00A97A86" w:rsidRPr="00F90AF9" w:rsidRDefault="00A97A86" w:rsidP="00A97A86">
            <w:pPr>
              <w:rPr>
                <w:color w:val="000000"/>
                <w:spacing w:val="0"/>
                <w:sz w:val="20"/>
              </w:rPr>
            </w:pPr>
          </w:p>
        </w:tc>
        <w:tc>
          <w:tcPr>
            <w:tcW w:w="157" w:type="dxa"/>
          </w:tcPr>
          <w:p w14:paraId="76748DE9" w14:textId="77777777" w:rsidR="00A97A86" w:rsidRPr="00D2592B" w:rsidRDefault="00A97A86" w:rsidP="00A97A86">
            <w:pPr>
              <w:rPr>
                <w:color w:val="000000"/>
              </w:rPr>
            </w:pPr>
          </w:p>
        </w:tc>
        <w:tc>
          <w:tcPr>
            <w:tcW w:w="785" w:type="dxa"/>
            <w:tcBorders>
              <w:top w:val="nil"/>
              <w:left w:val="nil"/>
              <w:bottom w:val="nil"/>
              <w:right w:val="nil"/>
            </w:tcBorders>
            <w:shd w:val="clear" w:color="auto" w:fill="auto"/>
          </w:tcPr>
          <w:p w14:paraId="70752724" w14:textId="77777777" w:rsidR="00A97A86" w:rsidRPr="00D2592B" w:rsidRDefault="00A97A86" w:rsidP="00A97A86">
            <w:pPr>
              <w:rPr>
                <w:color w:val="000000"/>
                <w:spacing w:val="0"/>
                <w:sz w:val="20"/>
              </w:rPr>
            </w:pPr>
          </w:p>
        </w:tc>
        <w:tc>
          <w:tcPr>
            <w:tcW w:w="1545" w:type="dxa"/>
            <w:tcBorders>
              <w:top w:val="nil"/>
              <w:left w:val="nil"/>
              <w:bottom w:val="nil"/>
              <w:right w:val="nil"/>
            </w:tcBorders>
            <w:shd w:val="clear" w:color="auto" w:fill="auto"/>
            <w:noWrap/>
          </w:tcPr>
          <w:p w14:paraId="596B87E3" w14:textId="77777777" w:rsidR="00A97A86" w:rsidRPr="00D2592B" w:rsidRDefault="00A97A86" w:rsidP="00A97A86">
            <w:pPr>
              <w:rPr>
                <w:color w:val="000000"/>
                <w:spacing w:val="0"/>
                <w:sz w:val="20"/>
              </w:rPr>
            </w:pPr>
          </w:p>
        </w:tc>
        <w:tc>
          <w:tcPr>
            <w:tcW w:w="1372" w:type="dxa"/>
            <w:tcBorders>
              <w:top w:val="nil"/>
              <w:left w:val="nil"/>
              <w:bottom w:val="nil"/>
              <w:right w:val="nil"/>
            </w:tcBorders>
            <w:shd w:val="clear" w:color="auto" w:fill="auto"/>
            <w:noWrap/>
          </w:tcPr>
          <w:p w14:paraId="0D48FA64" w14:textId="77777777" w:rsidR="00A97A86" w:rsidRPr="00D2592B" w:rsidRDefault="00A97A86" w:rsidP="00A97A86">
            <w:pPr>
              <w:rPr>
                <w:color w:val="000000"/>
                <w:spacing w:val="0"/>
                <w:sz w:val="20"/>
              </w:rPr>
            </w:pPr>
          </w:p>
        </w:tc>
        <w:tc>
          <w:tcPr>
            <w:tcW w:w="1482" w:type="dxa"/>
            <w:tcBorders>
              <w:top w:val="nil"/>
              <w:left w:val="nil"/>
              <w:bottom w:val="nil"/>
              <w:right w:val="nil"/>
            </w:tcBorders>
            <w:shd w:val="clear" w:color="auto" w:fill="auto"/>
            <w:noWrap/>
          </w:tcPr>
          <w:p w14:paraId="43BA8986" w14:textId="77777777" w:rsidR="00A97A86" w:rsidRPr="00D2592B" w:rsidRDefault="00A97A86" w:rsidP="00A97A86">
            <w:pPr>
              <w:rPr>
                <w:color w:val="000000"/>
                <w:spacing w:val="0"/>
                <w:sz w:val="20"/>
              </w:rPr>
            </w:pPr>
          </w:p>
        </w:tc>
      </w:tr>
      <w:tr w:rsidR="00A97A86" w:rsidRPr="00D2592B" w14:paraId="4266A21E" w14:textId="77777777" w:rsidTr="00A97A86">
        <w:trPr>
          <w:trHeight w:val="290"/>
        </w:trPr>
        <w:tc>
          <w:tcPr>
            <w:tcW w:w="2984" w:type="dxa"/>
            <w:noWrap/>
          </w:tcPr>
          <w:p w14:paraId="7220285A" w14:textId="77777777" w:rsidR="00A97A86" w:rsidRPr="00D2592B" w:rsidRDefault="00A97A86" w:rsidP="00A97A86">
            <w:pPr>
              <w:rPr>
                <w:spacing w:val="0"/>
                <w:sz w:val="20"/>
              </w:rPr>
            </w:pPr>
            <w:r w:rsidRPr="00D2592B">
              <w:rPr>
                <w:spacing w:val="0"/>
                <w:sz w:val="20"/>
              </w:rPr>
              <w:t>Leaf litter percentage cover</w:t>
            </w:r>
          </w:p>
        </w:tc>
        <w:tc>
          <w:tcPr>
            <w:tcW w:w="215" w:type="dxa"/>
          </w:tcPr>
          <w:p w14:paraId="56B8F982" w14:textId="77777777" w:rsidR="00A97A86" w:rsidRPr="00F90AF9" w:rsidRDefault="00A97A86" w:rsidP="00A97A86"/>
        </w:tc>
        <w:tc>
          <w:tcPr>
            <w:tcW w:w="1525" w:type="dxa"/>
          </w:tcPr>
          <w:p w14:paraId="1148D0F6" w14:textId="77777777" w:rsidR="00A97A86" w:rsidRPr="00F90AF9" w:rsidRDefault="00A97A86" w:rsidP="00A97A86">
            <w:pPr>
              <w:rPr>
                <w:spacing w:val="0"/>
                <w:sz w:val="20"/>
              </w:rPr>
            </w:pPr>
            <w:r w:rsidRPr="00F90AF9">
              <w:rPr>
                <w:spacing w:val="0"/>
                <w:sz w:val="20"/>
              </w:rPr>
              <w:t>0-100%</w:t>
            </w:r>
          </w:p>
        </w:tc>
        <w:tc>
          <w:tcPr>
            <w:tcW w:w="157" w:type="dxa"/>
          </w:tcPr>
          <w:p w14:paraId="318533F3" w14:textId="77777777" w:rsidR="00A97A86" w:rsidRPr="00D2592B" w:rsidRDefault="00A97A86" w:rsidP="00A97A86"/>
        </w:tc>
        <w:tc>
          <w:tcPr>
            <w:tcW w:w="785" w:type="dxa"/>
            <w:tcBorders>
              <w:top w:val="nil"/>
              <w:left w:val="nil"/>
              <w:bottom w:val="nil"/>
              <w:right w:val="nil"/>
            </w:tcBorders>
            <w:shd w:val="clear" w:color="auto" w:fill="auto"/>
          </w:tcPr>
          <w:p w14:paraId="5E26CF29" w14:textId="77777777" w:rsidR="00A97A86" w:rsidRPr="00D2592B" w:rsidRDefault="00A97A86" w:rsidP="00A97A86">
            <w:pPr>
              <w:rPr>
                <w:spacing w:val="0"/>
                <w:sz w:val="20"/>
              </w:rPr>
            </w:pPr>
            <w:r w:rsidRPr="00D2592B">
              <w:rPr>
                <w:spacing w:val="0"/>
                <w:sz w:val="20"/>
              </w:rPr>
              <w:t>2015</w:t>
            </w:r>
          </w:p>
        </w:tc>
        <w:tc>
          <w:tcPr>
            <w:tcW w:w="1545" w:type="dxa"/>
            <w:tcBorders>
              <w:top w:val="nil"/>
              <w:left w:val="nil"/>
              <w:bottom w:val="nil"/>
              <w:right w:val="nil"/>
            </w:tcBorders>
            <w:shd w:val="clear" w:color="auto" w:fill="auto"/>
            <w:noWrap/>
          </w:tcPr>
          <w:p w14:paraId="11E64897" w14:textId="77777777" w:rsidR="00A97A86" w:rsidRPr="00D2592B" w:rsidRDefault="00A97A86" w:rsidP="00A97A86">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72" w:type="dxa"/>
            <w:tcBorders>
              <w:top w:val="nil"/>
              <w:left w:val="nil"/>
              <w:bottom w:val="nil"/>
              <w:right w:val="nil"/>
            </w:tcBorders>
            <w:shd w:val="clear" w:color="auto" w:fill="auto"/>
            <w:noWrap/>
          </w:tcPr>
          <w:p w14:paraId="4A7B8386" w14:textId="77777777" w:rsidR="00A97A86" w:rsidRPr="00D2592B" w:rsidRDefault="00A97A86" w:rsidP="00A97A86">
            <w:pPr>
              <w:rPr>
                <w:spacing w:val="0"/>
                <w:sz w:val="20"/>
              </w:rPr>
            </w:pPr>
            <w:r w:rsidRPr="00D2592B">
              <w:rPr>
                <w:color w:val="000000"/>
                <w:spacing w:val="0"/>
                <w:sz w:val="20"/>
              </w:rPr>
              <w:t>5.2 ± 3.</w:t>
            </w:r>
            <w:r>
              <w:rPr>
                <w:color w:val="000000"/>
                <w:spacing w:val="0"/>
                <w:sz w:val="20"/>
              </w:rPr>
              <w:t>5</w:t>
            </w:r>
          </w:p>
        </w:tc>
        <w:tc>
          <w:tcPr>
            <w:tcW w:w="1482" w:type="dxa"/>
            <w:tcBorders>
              <w:top w:val="nil"/>
              <w:left w:val="nil"/>
              <w:bottom w:val="nil"/>
              <w:right w:val="nil"/>
            </w:tcBorders>
            <w:shd w:val="clear" w:color="auto" w:fill="auto"/>
            <w:noWrap/>
          </w:tcPr>
          <w:p w14:paraId="7F718E22" w14:textId="77777777" w:rsidR="00A97A86" w:rsidRPr="00D2592B" w:rsidRDefault="00A97A86" w:rsidP="00A97A86">
            <w:pPr>
              <w:rPr>
                <w:spacing w:val="0"/>
                <w:sz w:val="20"/>
              </w:rPr>
            </w:pPr>
            <w:r w:rsidRPr="00D2592B">
              <w:rPr>
                <w:color w:val="000000"/>
                <w:spacing w:val="0"/>
                <w:sz w:val="20"/>
              </w:rPr>
              <w:t>35.4 ± 7.</w:t>
            </w:r>
            <w:r>
              <w:rPr>
                <w:color w:val="000000"/>
                <w:spacing w:val="0"/>
                <w:sz w:val="20"/>
              </w:rPr>
              <w:t>3</w:t>
            </w:r>
          </w:p>
        </w:tc>
      </w:tr>
      <w:tr w:rsidR="00A97A86" w:rsidRPr="00D2592B" w14:paraId="72562EE4" w14:textId="77777777" w:rsidTr="00A97A86">
        <w:trPr>
          <w:trHeight w:val="290"/>
        </w:trPr>
        <w:tc>
          <w:tcPr>
            <w:tcW w:w="2984" w:type="dxa"/>
            <w:noWrap/>
          </w:tcPr>
          <w:p w14:paraId="766624CC" w14:textId="77777777" w:rsidR="00A97A86" w:rsidRPr="00D2592B" w:rsidRDefault="00A97A86" w:rsidP="00A97A86">
            <w:pPr>
              <w:rPr>
                <w:spacing w:val="0"/>
                <w:sz w:val="20"/>
              </w:rPr>
            </w:pPr>
          </w:p>
        </w:tc>
        <w:tc>
          <w:tcPr>
            <w:tcW w:w="215" w:type="dxa"/>
          </w:tcPr>
          <w:p w14:paraId="479EA663" w14:textId="77777777" w:rsidR="00A97A86" w:rsidRPr="00F90AF9" w:rsidRDefault="00A97A86" w:rsidP="00A97A86"/>
        </w:tc>
        <w:tc>
          <w:tcPr>
            <w:tcW w:w="1525" w:type="dxa"/>
          </w:tcPr>
          <w:p w14:paraId="2C61FC9B" w14:textId="77777777" w:rsidR="00A97A86" w:rsidRPr="00F90AF9" w:rsidRDefault="00A97A86" w:rsidP="00A97A86">
            <w:pPr>
              <w:rPr>
                <w:spacing w:val="0"/>
                <w:sz w:val="20"/>
              </w:rPr>
            </w:pPr>
          </w:p>
        </w:tc>
        <w:tc>
          <w:tcPr>
            <w:tcW w:w="157" w:type="dxa"/>
          </w:tcPr>
          <w:p w14:paraId="46249B94" w14:textId="77777777" w:rsidR="00A97A86" w:rsidRPr="00D2592B" w:rsidRDefault="00A97A86" w:rsidP="00A97A86"/>
        </w:tc>
        <w:tc>
          <w:tcPr>
            <w:tcW w:w="785" w:type="dxa"/>
            <w:tcBorders>
              <w:top w:val="nil"/>
              <w:left w:val="nil"/>
              <w:bottom w:val="nil"/>
              <w:right w:val="nil"/>
            </w:tcBorders>
            <w:shd w:val="clear" w:color="auto" w:fill="auto"/>
          </w:tcPr>
          <w:p w14:paraId="05714B5F" w14:textId="77777777" w:rsidR="00A97A86" w:rsidRPr="00D2592B" w:rsidRDefault="00A97A86" w:rsidP="00A97A86">
            <w:pPr>
              <w:rPr>
                <w:color w:val="000000"/>
                <w:spacing w:val="0"/>
                <w:sz w:val="20"/>
              </w:rPr>
            </w:pPr>
            <w:r w:rsidRPr="00D2592B">
              <w:rPr>
                <w:spacing w:val="0"/>
                <w:sz w:val="20"/>
              </w:rPr>
              <w:t>2022</w:t>
            </w:r>
          </w:p>
        </w:tc>
        <w:tc>
          <w:tcPr>
            <w:tcW w:w="1545" w:type="dxa"/>
            <w:tcBorders>
              <w:top w:val="nil"/>
              <w:left w:val="nil"/>
              <w:bottom w:val="nil"/>
              <w:right w:val="nil"/>
            </w:tcBorders>
            <w:shd w:val="clear" w:color="auto" w:fill="auto"/>
            <w:noWrap/>
          </w:tcPr>
          <w:p w14:paraId="66651D61" w14:textId="77777777" w:rsidR="00A97A86" w:rsidRPr="00D2592B" w:rsidRDefault="00A97A86" w:rsidP="00A97A86">
            <w:pPr>
              <w:rPr>
                <w:color w:val="000000"/>
                <w:spacing w:val="0"/>
                <w:sz w:val="20"/>
              </w:rPr>
            </w:pPr>
            <w:r w:rsidRPr="00D2592B">
              <w:rPr>
                <w:color w:val="000000"/>
                <w:spacing w:val="0"/>
                <w:sz w:val="20"/>
              </w:rPr>
              <w:t>43.1 ± 4.5</w:t>
            </w:r>
          </w:p>
        </w:tc>
        <w:tc>
          <w:tcPr>
            <w:tcW w:w="1372" w:type="dxa"/>
            <w:tcBorders>
              <w:top w:val="nil"/>
              <w:left w:val="nil"/>
              <w:bottom w:val="nil"/>
              <w:right w:val="nil"/>
            </w:tcBorders>
            <w:shd w:val="clear" w:color="auto" w:fill="auto"/>
            <w:noWrap/>
          </w:tcPr>
          <w:p w14:paraId="5024EFF9" w14:textId="77777777" w:rsidR="00A97A86" w:rsidRPr="00D2592B" w:rsidRDefault="00A97A86" w:rsidP="00A97A86">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82" w:type="dxa"/>
            <w:tcBorders>
              <w:top w:val="nil"/>
              <w:left w:val="nil"/>
              <w:bottom w:val="nil"/>
              <w:right w:val="nil"/>
            </w:tcBorders>
            <w:shd w:val="clear" w:color="auto" w:fill="auto"/>
            <w:noWrap/>
          </w:tcPr>
          <w:p w14:paraId="34170637" w14:textId="77777777" w:rsidR="00A97A86" w:rsidRPr="00D2592B" w:rsidRDefault="00A97A86" w:rsidP="00A97A86">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A97A86" w:rsidRPr="00D2592B" w14:paraId="06D80182" w14:textId="77777777" w:rsidTr="009A6B9F">
        <w:trPr>
          <w:trHeight w:val="290"/>
        </w:trPr>
        <w:tc>
          <w:tcPr>
            <w:tcW w:w="2984" w:type="dxa"/>
            <w:noWrap/>
          </w:tcPr>
          <w:p w14:paraId="6F51C288" w14:textId="77777777" w:rsidR="00A97A86" w:rsidRPr="00D2592B" w:rsidRDefault="00A97A86" w:rsidP="00A97A86">
            <w:pPr>
              <w:rPr>
                <w:spacing w:val="0"/>
                <w:sz w:val="20"/>
              </w:rPr>
            </w:pPr>
          </w:p>
        </w:tc>
        <w:tc>
          <w:tcPr>
            <w:tcW w:w="215" w:type="dxa"/>
          </w:tcPr>
          <w:p w14:paraId="2EA0D637" w14:textId="77777777" w:rsidR="00A97A86" w:rsidRPr="00F90AF9" w:rsidRDefault="00A97A86" w:rsidP="00A97A86">
            <w:pPr>
              <w:rPr>
                <w:color w:val="000000"/>
              </w:rPr>
            </w:pPr>
          </w:p>
        </w:tc>
        <w:tc>
          <w:tcPr>
            <w:tcW w:w="1525" w:type="dxa"/>
          </w:tcPr>
          <w:p w14:paraId="6B46CABA" w14:textId="77777777" w:rsidR="00A97A86" w:rsidRPr="00F90AF9" w:rsidRDefault="00A97A86" w:rsidP="00A97A86">
            <w:pPr>
              <w:rPr>
                <w:color w:val="000000"/>
                <w:spacing w:val="0"/>
                <w:sz w:val="20"/>
              </w:rPr>
            </w:pPr>
          </w:p>
        </w:tc>
        <w:tc>
          <w:tcPr>
            <w:tcW w:w="157" w:type="dxa"/>
          </w:tcPr>
          <w:p w14:paraId="15DC3E1B" w14:textId="77777777" w:rsidR="00A97A86" w:rsidRPr="00D2592B" w:rsidRDefault="00A97A86" w:rsidP="00A97A86">
            <w:pPr>
              <w:rPr>
                <w:color w:val="000000"/>
              </w:rPr>
            </w:pPr>
          </w:p>
        </w:tc>
        <w:tc>
          <w:tcPr>
            <w:tcW w:w="785" w:type="dxa"/>
            <w:tcBorders>
              <w:top w:val="nil"/>
              <w:left w:val="nil"/>
              <w:right w:val="nil"/>
            </w:tcBorders>
            <w:shd w:val="clear" w:color="auto" w:fill="auto"/>
          </w:tcPr>
          <w:p w14:paraId="3D474117" w14:textId="77777777" w:rsidR="00A97A86" w:rsidRPr="00D2592B" w:rsidRDefault="00A97A86" w:rsidP="00A97A86">
            <w:pPr>
              <w:rPr>
                <w:color w:val="000000"/>
                <w:spacing w:val="0"/>
                <w:sz w:val="20"/>
              </w:rPr>
            </w:pPr>
          </w:p>
        </w:tc>
        <w:tc>
          <w:tcPr>
            <w:tcW w:w="1545" w:type="dxa"/>
            <w:tcBorders>
              <w:top w:val="nil"/>
              <w:left w:val="nil"/>
              <w:right w:val="nil"/>
            </w:tcBorders>
            <w:shd w:val="clear" w:color="auto" w:fill="auto"/>
            <w:noWrap/>
          </w:tcPr>
          <w:p w14:paraId="7198DA6E" w14:textId="77777777" w:rsidR="00A97A86" w:rsidRPr="00D2592B" w:rsidRDefault="00A97A86" w:rsidP="00A97A86">
            <w:pPr>
              <w:rPr>
                <w:color w:val="000000"/>
                <w:spacing w:val="0"/>
                <w:sz w:val="20"/>
              </w:rPr>
            </w:pPr>
          </w:p>
        </w:tc>
        <w:tc>
          <w:tcPr>
            <w:tcW w:w="1372" w:type="dxa"/>
            <w:tcBorders>
              <w:top w:val="nil"/>
              <w:left w:val="nil"/>
              <w:right w:val="nil"/>
            </w:tcBorders>
            <w:shd w:val="clear" w:color="auto" w:fill="auto"/>
            <w:noWrap/>
          </w:tcPr>
          <w:p w14:paraId="1000AE51" w14:textId="77777777" w:rsidR="00A97A86" w:rsidRPr="00D2592B" w:rsidRDefault="00A97A86" w:rsidP="00A97A86">
            <w:pPr>
              <w:rPr>
                <w:color w:val="000000"/>
                <w:spacing w:val="0"/>
                <w:sz w:val="20"/>
              </w:rPr>
            </w:pPr>
          </w:p>
        </w:tc>
        <w:tc>
          <w:tcPr>
            <w:tcW w:w="1482" w:type="dxa"/>
            <w:tcBorders>
              <w:top w:val="nil"/>
              <w:left w:val="nil"/>
              <w:right w:val="nil"/>
            </w:tcBorders>
            <w:shd w:val="clear" w:color="auto" w:fill="auto"/>
            <w:noWrap/>
          </w:tcPr>
          <w:p w14:paraId="052C12C0" w14:textId="77777777" w:rsidR="00A97A86" w:rsidRPr="00D2592B" w:rsidRDefault="00A97A86" w:rsidP="00A97A86">
            <w:pPr>
              <w:rPr>
                <w:color w:val="000000"/>
                <w:spacing w:val="0"/>
                <w:sz w:val="20"/>
              </w:rPr>
            </w:pPr>
          </w:p>
        </w:tc>
      </w:tr>
      <w:tr w:rsidR="00A97A86" w:rsidRPr="00D2592B" w14:paraId="0B0D4945" w14:textId="77777777" w:rsidTr="009A6B9F">
        <w:trPr>
          <w:trHeight w:val="290"/>
        </w:trPr>
        <w:tc>
          <w:tcPr>
            <w:tcW w:w="2984" w:type="dxa"/>
            <w:noWrap/>
          </w:tcPr>
          <w:p w14:paraId="27BE7CB8" w14:textId="77777777" w:rsidR="00A97A86" w:rsidRPr="00D2592B" w:rsidRDefault="00A97A86" w:rsidP="00A97A86">
            <w:pPr>
              <w:rPr>
                <w:spacing w:val="0"/>
                <w:sz w:val="20"/>
              </w:rPr>
            </w:pPr>
            <w:r w:rsidRPr="00D2592B">
              <w:rPr>
                <w:spacing w:val="0"/>
                <w:sz w:val="20"/>
              </w:rPr>
              <w:t>Canopy openness</w:t>
            </w:r>
          </w:p>
        </w:tc>
        <w:tc>
          <w:tcPr>
            <w:tcW w:w="215" w:type="dxa"/>
          </w:tcPr>
          <w:p w14:paraId="51C363ED" w14:textId="77777777" w:rsidR="00A97A86" w:rsidRPr="00F90AF9" w:rsidRDefault="00A97A86" w:rsidP="00A97A86"/>
        </w:tc>
        <w:tc>
          <w:tcPr>
            <w:tcW w:w="1525" w:type="dxa"/>
          </w:tcPr>
          <w:p w14:paraId="4FDD6712" w14:textId="77777777" w:rsidR="00A97A86" w:rsidRPr="00F90AF9" w:rsidRDefault="00A97A86" w:rsidP="00A97A86">
            <w:pPr>
              <w:rPr>
                <w:spacing w:val="0"/>
                <w:sz w:val="20"/>
              </w:rPr>
            </w:pPr>
            <w:r w:rsidRPr="00F90AF9">
              <w:rPr>
                <w:spacing w:val="0"/>
                <w:sz w:val="20"/>
              </w:rPr>
              <w:t>0-100%</w:t>
            </w:r>
          </w:p>
        </w:tc>
        <w:tc>
          <w:tcPr>
            <w:tcW w:w="157" w:type="dxa"/>
          </w:tcPr>
          <w:p w14:paraId="7BC7ED8F" w14:textId="77777777" w:rsidR="00A97A86" w:rsidRPr="00D2592B" w:rsidRDefault="00A97A86" w:rsidP="00A97A86"/>
        </w:tc>
        <w:tc>
          <w:tcPr>
            <w:tcW w:w="785" w:type="dxa"/>
            <w:tcBorders>
              <w:top w:val="nil"/>
              <w:left w:val="nil"/>
              <w:right w:val="nil"/>
            </w:tcBorders>
            <w:shd w:val="clear" w:color="auto" w:fill="auto"/>
          </w:tcPr>
          <w:p w14:paraId="3FF186DA" w14:textId="77777777" w:rsidR="00A97A86" w:rsidRPr="00D2592B" w:rsidRDefault="00A97A86" w:rsidP="00A97A86">
            <w:pPr>
              <w:rPr>
                <w:spacing w:val="0"/>
                <w:sz w:val="20"/>
              </w:rPr>
            </w:pPr>
            <w:r w:rsidRPr="00D2592B">
              <w:rPr>
                <w:spacing w:val="0"/>
                <w:sz w:val="20"/>
              </w:rPr>
              <w:t>2015</w:t>
            </w:r>
          </w:p>
        </w:tc>
        <w:tc>
          <w:tcPr>
            <w:tcW w:w="1545" w:type="dxa"/>
            <w:tcBorders>
              <w:top w:val="nil"/>
              <w:left w:val="nil"/>
              <w:right w:val="nil"/>
            </w:tcBorders>
            <w:shd w:val="clear" w:color="auto" w:fill="auto"/>
            <w:noWrap/>
          </w:tcPr>
          <w:p w14:paraId="2FCF356F" w14:textId="77777777" w:rsidR="00A97A86" w:rsidRPr="00D2592B" w:rsidRDefault="00A97A86" w:rsidP="00A97A86">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72" w:type="dxa"/>
            <w:tcBorders>
              <w:top w:val="nil"/>
              <w:left w:val="nil"/>
              <w:right w:val="nil"/>
            </w:tcBorders>
            <w:shd w:val="clear" w:color="auto" w:fill="auto"/>
            <w:noWrap/>
          </w:tcPr>
          <w:p w14:paraId="3B41ADCE" w14:textId="77777777" w:rsidR="00A97A86" w:rsidRPr="00D2592B" w:rsidRDefault="00A97A86" w:rsidP="00A97A86">
            <w:pPr>
              <w:rPr>
                <w:spacing w:val="0"/>
                <w:sz w:val="20"/>
              </w:rPr>
            </w:pPr>
            <w:r w:rsidRPr="00D2592B">
              <w:rPr>
                <w:color w:val="000000"/>
                <w:spacing w:val="0"/>
                <w:sz w:val="20"/>
              </w:rPr>
              <w:t>82.3 ± 3.</w:t>
            </w:r>
            <w:r>
              <w:rPr>
                <w:color w:val="000000"/>
                <w:spacing w:val="0"/>
                <w:sz w:val="20"/>
              </w:rPr>
              <w:t>4</w:t>
            </w:r>
          </w:p>
        </w:tc>
        <w:tc>
          <w:tcPr>
            <w:tcW w:w="1482" w:type="dxa"/>
            <w:tcBorders>
              <w:top w:val="nil"/>
              <w:left w:val="nil"/>
              <w:right w:val="nil"/>
            </w:tcBorders>
            <w:shd w:val="clear" w:color="auto" w:fill="auto"/>
            <w:noWrap/>
          </w:tcPr>
          <w:p w14:paraId="61B58071" w14:textId="77777777" w:rsidR="00A97A86" w:rsidRPr="00D2592B" w:rsidRDefault="00A97A86" w:rsidP="00A97A86">
            <w:pPr>
              <w:rPr>
                <w:spacing w:val="0"/>
                <w:sz w:val="20"/>
              </w:rPr>
            </w:pPr>
            <w:r w:rsidRPr="00D2592B">
              <w:rPr>
                <w:color w:val="000000"/>
                <w:spacing w:val="0"/>
                <w:sz w:val="20"/>
              </w:rPr>
              <w:t>13.7 ± 2.</w:t>
            </w:r>
            <w:r>
              <w:rPr>
                <w:color w:val="000000"/>
                <w:spacing w:val="0"/>
                <w:sz w:val="20"/>
              </w:rPr>
              <w:t>5</w:t>
            </w:r>
          </w:p>
        </w:tc>
      </w:tr>
      <w:tr w:rsidR="00A97A86" w:rsidRPr="00D2592B" w14:paraId="3AF955D8" w14:textId="77777777" w:rsidTr="009A6B9F">
        <w:trPr>
          <w:trHeight w:val="290"/>
        </w:trPr>
        <w:tc>
          <w:tcPr>
            <w:tcW w:w="2984" w:type="dxa"/>
            <w:tcBorders>
              <w:bottom w:val="single" w:sz="4" w:space="0" w:color="auto"/>
            </w:tcBorders>
            <w:noWrap/>
          </w:tcPr>
          <w:p w14:paraId="17C083DB" w14:textId="77777777" w:rsidR="00A97A86" w:rsidRPr="00D2592B" w:rsidRDefault="00A97A86" w:rsidP="00A97A86">
            <w:pPr>
              <w:rPr>
                <w:spacing w:val="0"/>
                <w:sz w:val="20"/>
              </w:rPr>
            </w:pPr>
          </w:p>
        </w:tc>
        <w:tc>
          <w:tcPr>
            <w:tcW w:w="215" w:type="dxa"/>
            <w:tcBorders>
              <w:bottom w:val="single" w:sz="4" w:space="0" w:color="auto"/>
            </w:tcBorders>
          </w:tcPr>
          <w:p w14:paraId="4F8F2D58" w14:textId="77777777" w:rsidR="00A97A86" w:rsidRPr="00F90AF9" w:rsidRDefault="00A97A86" w:rsidP="00A97A86"/>
        </w:tc>
        <w:tc>
          <w:tcPr>
            <w:tcW w:w="1525" w:type="dxa"/>
            <w:tcBorders>
              <w:bottom w:val="single" w:sz="4" w:space="0" w:color="auto"/>
            </w:tcBorders>
          </w:tcPr>
          <w:p w14:paraId="42CB5911" w14:textId="77777777" w:rsidR="00A97A86" w:rsidRPr="00F90AF9" w:rsidRDefault="00A97A86" w:rsidP="00A97A86">
            <w:pPr>
              <w:rPr>
                <w:spacing w:val="0"/>
                <w:sz w:val="20"/>
              </w:rPr>
            </w:pPr>
          </w:p>
        </w:tc>
        <w:tc>
          <w:tcPr>
            <w:tcW w:w="157" w:type="dxa"/>
            <w:tcBorders>
              <w:bottom w:val="single" w:sz="4" w:space="0" w:color="auto"/>
            </w:tcBorders>
          </w:tcPr>
          <w:p w14:paraId="0E24C1B0" w14:textId="77777777" w:rsidR="00A97A86" w:rsidRPr="00D2592B" w:rsidRDefault="00A97A86" w:rsidP="00A97A86"/>
        </w:tc>
        <w:tc>
          <w:tcPr>
            <w:tcW w:w="785" w:type="dxa"/>
            <w:tcBorders>
              <w:left w:val="nil"/>
              <w:bottom w:val="single" w:sz="4" w:space="0" w:color="auto"/>
              <w:right w:val="nil"/>
            </w:tcBorders>
            <w:shd w:val="clear" w:color="auto" w:fill="auto"/>
          </w:tcPr>
          <w:p w14:paraId="33272E9E" w14:textId="77777777" w:rsidR="00A97A86" w:rsidRPr="00D2592B" w:rsidRDefault="00A97A86" w:rsidP="00A97A86">
            <w:pPr>
              <w:rPr>
                <w:color w:val="000000"/>
                <w:spacing w:val="0"/>
                <w:sz w:val="20"/>
              </w:rPr>
            </w:pPr>
            <w:r w:rsidRPr="00D2592B">
              <w:rPr>
                <w:spacing w:val="0"/>
                <w:sz w:val="20"/>
              </w:rPr>
              <w:t>2022</w:t>
            </w:r>
          </w:p>
        </w:tc>
        <w:tc>
          <w:tcPr>
            <w:tcW w:w="1545" w:type="dxa"/>
            <w:tcBorders>
              <w:left w:val="nil"/>
              <w:bottom w:val="single" w:sz="4" w:space="0" w:color="auto"/>
              <w:right w:val="nil"/>
            </w:tcBorders>
            <w:shd w:val="clear" w:color="auto" w:fill="auto"/>
            <w:noWrap/>
          </w:tcPr>
          <w:p w14:paraId="0134274A" w14:textId="77777777" w:rsidR="00A97A86" w:rsidRPr="00D2592B" w:rsidRDefault="00A97A86" w:rsidP="00A97A86">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72" w:type="dxa"/>
            <w:tcBorders>
              <w:left w:val="nil"/>
              <w:bottom w:val="single" w:sz="4" w:space="0" w:color="auto"/>
              <w:right w:val="nil"/>
            </w:tcBorders>
            <w:shd w:val="clear" w:color="auto" w:fill="auto"/>
            <w:noWrap/>
          </w:tcPr>
          <w:p w14:paraId="48D3E4B9" w14:textId="77777777" w:rsidR="00A97A86" w:rsidRPr="00D2592B" w:rsidRDefault="00A97A86" w:rsidP="00A97A86">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82" w:type="dxa"/>
            <w:tcBorders>
              <w:left w:val="nil"/>
              <w:bottom w:val="single" w:sz="4" w:space="0" w:color="auto"/>
              <w:right w:val="nil"/>
            </w:tcBorders>
            <w:shd w:val="clear" w:color="auto" w:fill="auto"/>
            <w:noWrap/>
          </w:tcPr>
          <w:p w14:paraId="03FA78CF" w14:textId="77777777" w:rsidR="00A97A86" w:rsidRPr="00D2592B" w:rsidRDefault="00A97A86" w:rsidP="00A97A86">
            <w:pPr>
              <w:rPr>
                <w:color w:val="000000"/>
                <w:spacing w:val="0"/>
                <w:sz w:val="20"/>
              </w:rPr>
            </w:pPr>
            <w:r w:rsidRPr="00D2592B">
              <w:rPr>
                <w:color w:val="000000"/>
                <w:spacing w:val="0"/>
                <w:sz w:val="20"/>
              </w:rPr>
              <w:t>9.1 ± 1.</w:t>
            </w:r>
            <w:r>
              <w:rPr>
                <w:color w:val="000000"/>
                <w:spacing w:val="0"/>
                <w:sz w:val="20"/>
              </w:rPr>
              <w:t>3</w:t>
            </w:r>
          </w:p>
        </w:tc>
      </w:tr>
    </w:tbl>
    <w:p w14:paraId="02D7E4A9" w14:textId="77777777" w:rsidR="00366447" w:rsidRDefault="00366447" w:rsidP="00366447">
      <w:r>
        <w:lastRenderedPageBreak/>
        <w:t>$: A different soil sensor was used in 2022 than was used in 2015, so readings are only comparable between treatments within a year.</w:t>
      </w:r>
    </w:p>
    <w:p w14:paraId="13775A50" w14:textId="77777777" w:rsidR="00366447" w:rsidRDefault="00366447" w:rsidP="00E34238"/>
    <w:p w14:paraId="70A9DC1C" w14:textId="77777777" w:rsidR="00FD42B7" w:rsidRPr="00D845C2" w:rsidRDefault="00FD42B7" w:rsidP="00E34238"/>
    <w:p w14:paraId="0DA0242A" w14:textId="3F21C9F3" w:rsidR="00082761" w:rsidRDefault="001D1172" w:rsidP="00E34238">
      <w:pPr>
        <w:rPr>
          <w:sz w:val="24"/>
          <w:szCs w:val="24"/>
        </w:rPr>
      </w:pPr>
      <w:r>
        <w:rPr>
          <w:sz w:val="24"/>
          <w:szCs w:val="24"/>
        </w:rPr>
        <w:tab/>
      </w:r>
      <w:ins w:id="115" w:author="Perry, Kayla" w:date="2025-08-22T15:54:00Z" w16du:dateUtc="2025-08-22T19:54:00Z">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w:t>
        </w:r>
      </w:ins>
      <w:ins w:id="116" w:author="Perry, Kayla" w:date="2025-08-22T15:55:00Z" w16du:dateUtc="2025-08-22T19:55:00Z">
        <w:r w:rsidR="004E2A2B">
          <w:rPr>
            <w:sz w:val="24"/>
            <w:szCs w:val="24"/>
          </w:rPr>
          <w:t>reatments.</w:t>
        </w:r>
        <w:commentRangeStart w:id="117"/>
        <w:r w:rsidR="00A95696">
          <w:rPr>
            <w:sz w:val="24"/>
            <w:szCs w:val="24"/>
          </w:rPr>
          <w:t xml:space="preserve"> </w:t>
        </w:r>
      </w:ins>
      <w:ins w:id="118" w:author="Perry, Kayla" w:date="2025-08-22T15:56:00Z" w16du:dateUtc="2025-08-22T19:56:00Z">
        <w:r w:rsidR="000E7FF9">
          <w:rPr>
            <w:sz w:val="24"/>
            <w:szCs w:val="24"/>
          </w:rPr>
          <w:t xml:space="preserve">Ground beetle communities in salvaged plots were taxonomically </w:t>
        </w:r>
        <w:r w:rsidR="00A975B6">
          <w:rPr>
            <w:sz w:val="24"/>
            <w:szCs w:val="24"/>
          </w:rPr>
          <w:t xml:space="preserve">(F=1.745, p=0.024) </w:t>
        </w:r>
        <w:r w:rsidR="000E7FF9">
          <w:rPr>
            <w:sz w:val="24"/>
            <w:szCs w:val="24"/>
          </w:rPr>
          <w:t>and functionally</w:t>
        </w:r>
      </w:ins>
      <w:commentRangeEnd w:id="117"/>
      <w:ins w:id="119" w:author="Perry, Kayla" w:date="2025-08-22T15:57:00Z" w16du:dateUtc="2025-08-22T19:57:00Z">
        <w:r w:rsidR="00A975B6">
          <w:rPr>
            <w:rStyle w:val="CommentReference"/>
          </w:rPr>
          <w:commentReference w:id="117"/>
        </w:r>
        <w:r w:rsidR="00A975B6">
          <w:rPr>
            <w:sz w:val="24"/>
            <w:szCs w:val="24"/>
          </w:rPr>
          <w:t xml:space="preserve"> (F=1.745, p=0.024)</w:t>
        </w:r>
      </w:ins>
      <w:ins w:id="120" w:author="Perry, Kayla" w:date="2025-08-22T15:56:00Z" w16du:dateUtc="2025-08-22T19:56:00Z">
        <w:r w:rsidR="000E7FF9">
          <w:rPr>
            <w:sz w:val="24"/>
            <w:szCs w:val="24"/>
          </w:rPr>
          <w:t xml:space="preserve"> distinct from</w:t>
        </w:r>
      </w:ins>
      <w:ins w:id="121" w:author="Perry, Kayla" w:date="2025-08-22T15:57:00Z" w16du:dateUtc="2025-08-22T19:57:00Z">
        <w:r w:rsidR="00A975B6">
          <w:rPr>
            <w:sz w:val="24"/>
            <w:szCs w:val="24"/>
          </w:rPr>
          <w:t xml:space="preserve"> windthrow and undisturbed forest</w:t>
        </w:r>
      </w:ins>
      <w:r w:rsidR="00847793">
        <w:rPr>
          <w:sz w:val="24"/>
          <w:szCs w:val="24"/>
        </w:rPr>
        <w:t xml:space="preserve"> (Fig. ___)</w:t>
      </w:r>
      <w:ins w:id="122" w:author="Perry, Kayla" w:date="2025-08-22T15:57:00Z" w16du:dateUtc="2025-08-22T19:57:00Z">
        <w:r w:rsidR="00A975B6">
          <w:rPr>
            <w:sz w:val="24"/>
            <w:szCs w:val="24"/>
          </w:rPr>
          <w:t>.</w:t>
        </w:r>
      </w:ins>
      <w:ins w:id="123" w:author="Perry, Kayla" w:date="2025-08-22T15:58:00Z" w16du:dateUtc="2025-08-22T19:58:00Z">
        <w:r w:rsidR="00023448">
          <w:rPr>
            <w:sz w:val="24"/>
            <w:szCs w:val="24"/>
          </w:rPr>
          <w:t xml:space="preserve"> Species composition changed over time from 2015 to 2022 (F=3.803, p=0.001), but a similar temporal change in functional composition was not detected (F=1.263, p=0.111). No inter</w:t>
        </w:r>
      </w:ins>
      <w:ins w:id="124" w:author="Perry, Kayla" w:date="2025-08-22T15:59:00Z" w16du:dateUtc="2025-08-22T19:59:00Z">
        <w:r w:rsidR="00023448">
          <w:rPr>
            <w:sz w:val="24"/>
            <w:szCs w:val="24"/>
          </w:rPr>
          <w:t xml:space="preserve">actions </w:t>
        </w:r>
        <w:r w:rsidR="00505786">
          <w:rPr>
            <w:sz w:val="24"/>
            <w:szCs w:val="24"/>
          </w:rPr>
          <w:t>among forest management treatments and year were detected.</w:t>
        </w:r>
      </w:ins>
      <w:ins w:id="125" w:author="Perry, Kayla" w:date="2025-08-22T15:56:00Z" w16du:dateUtc="2025-08-22T19:56:00Z">
        <w:r w:rsidR="000E7FF9">
          <w:rPr>
            <w:sz w:val="24"/>
            <w:szCs w:val="24"/>
          </w:rPr>
          <w:t xml:space="preserve"> </w:t>
        </w:r>
      </w:ins>
      <w:ins w:id="126" w:author="Perry, Kayla" w:date="2025-08-22T15:54:00Z" w16du:dateUtc="2025-08-22T19:54:00Z">
        <w:r w:rsidR="003D30E6">
          <w:rPr>
            <w:sz w:val="24"/>
            <w:szCs w:val="24"/>
          </w:rPr>
          <w:t xml:space="preserve"> </w:t>
        </w:r>
      </w:ins>
      <w:del w:id="127" w:author="Perry, Kayla" w:date="2025-08-22T15:57:00Z" w16du:dateUtc="2025-08-22T19:57:00Z">
        <w:r w:rsidR="00CA72E3" w:rsidDel="006F3FDD">
          <w:rPr>
            <w:sz w:val="24"/>
            <w:szCs w:val="24"/>
          </w:rPr>
          <w:delText xml:space="preserve">We found evidence </w:delText>
        </w:r>
        <w:r w:rsidR="00800521" w:rsidDel="006F3FDD">
          <w:rPr>
            <w:sz w:val="24"/>
            <w:szCs w:val="24"/>
          </w:rPr>
          <w:delText xml:space="preserve">of beta-diversity between the 24 plots, and that this </w:delText>
        </w:r>
        <w:r w:rsidR="004854CC" w:rsidDel="006F3FDD">
          <w:rPr>
            <w:sz w:val="24"/>
            <w:szCs w:val="24"/>
          </w:rPr>
          <w:delText>beta-diversity could be partially explained by forest management treatment</w:delText>
        </w:r>
        <w:r w:rsidR="000034B0" w:rsidDel="006F3FDD">
          <w:rPr>
            <w:sz w:val="24"/>
            <w:szCs w:val="24"/>
          </w:rPr>
          <w:delText xml:space="preserve"> (forest, salvaged, windthrow)</w:delText>
        </w:r>
        <w:r w:rsidR="004854CC" w:rsidDel="006F3FDD">
          <w:rPr>
            <w:sz w:val="24"/>
            <w:szCs w:val="24"/>
          </w:rPr>
          <w:delText xml:space="preserve">. </w:delText>
        </w:r>
        <w:r w:rsidR="0015190C" w:rsidDel="006F3FDD">
          <w:rPr>
            <w:sz w:val="24"/>
            <w:szCs w:val="24"/>
          </w:rPr>
          <w:delText>PERMANOVAs indicated that treatments differed significantly in species composition</w:delText>
        </w:r>
        <w:r w:rsidR="00E03BBE" w:rsidDel="006F3FDD">
          <w:rPr>
            <w:sz w:val="24"/>
            <w:szCs w:val="24"/>
          </w:rPr>
          <w:delText xml:space="preserve"> (F=1.745, p=0.024)</w:delText>
        </w:r>
        <w:r w:rsidR="0015190C" w:rsidDel="006F3FDD">
          <w:rPr>
            <w:sz w:val="24"/>
            <w:szCs w:val="24"/>
          </w:rPr>
          <w:delText xml:space="preserve"> and trait composition (</w:delText>
        </w:r>
        <w:r w:rsidR="00BE5A3A" w:rsidDel="006F3FDD">
          <w:rPr>
            <w:sz w:val="24"/>
            <w:szCs w:val="24"/>
          </w:rPr>
          <w:delText>F=1.789, p=0.001</w:delText>
        </w:r>
        <w:r w:rsidR="0015190C" w:rsidDel="006F3FDD">
          <w:rPr>
            <w:sz w:val="24"/>
            <w:szCs w:val="24"/>
          </w:rPr>
          <w:delText>).</w:delText>
        </w:r>
        <w:r w:rsidR="00AE66F1" w:rsidDel="006F3FDD">
          <w:rPr>
            <w:sz w:val="24"/>
            <w:szCs w:val="24"/>
          </w:rPr>
          <w:delText xml:space="preserve"> Salvaged plots differed in species composition </w:delText>
        </w:r>
        <w:r w:rsidR="004F56A8" w:rsidDel="006F3FDD">
          <w:rPr>
            <w:sz w:val="24"/>
            <w:szCs w:val="24"/>
          </w:rPr>
          <w:delText>from forest controls</w:delText>
        </w:r>
        <w:r w:rsidR="000707AD" w:rsidDel="006F3FDD">
          <w:rPr>
            <w:sz w:val="24"/>
            <w:szCs w:val="24"/>
          </w:rPr>
          <w:delText xml:space="preserve"> (</w:delText>
        </w:r>
        <w:r w:rsidR="003A1E15" w:rsidDel="006F3FDD">
          <w:rPr>
            <w:sz w:val="24"/>
            <w:szCs w:val="24"/>
          </w:rPr>
          <w:delText>F=2.414, p=</w:delText>
        </w:r>
        <w:r w:rsidR="007D7DBA" w:rsidDel="006F3FDD">
          <w:rPr>
            <w:sz w:val="24"/>
            <w:szCs w:val="24"/>
          </w:rPr>
          <w:delText>0.045</w:delText>
        </w:r>
        <w:r w:rsidR="000707AD" w:rsidDel="006F3FDD">
          <w:rPr>
            <w:sz w:val="24"/>
            <w:szCs w:val="24"/>
          </w:rPr>
          <w:delText>)</w:delText>
        </w:r>
        <w:r w:rsidR="004F56A8" w:rsidDel="006F3FDD">
          <w:rPr>
            <w:sz w:val="24"/>
            <w:szCs w:val="24"/>
          </w:rPr>
          <w:delText xml:space="preserve">, and in trait composition </w:delText>
        </w:r>
        <w:r w:rsidR="000707AD" w:rsidDel="006F3FDD">
          <w:rPr>
            <w:sz w:val="24"/>
            <w:szCs w:val="24"/>
          </w:rPr>
          <w:delText xml:space="preserve">from forest controls </w:delText>
        </w:r>
        <w:r w:rsidR="007D7DBA" w:rsidDel="006F3FDD">
          <w:rPr>
            <w:sz w:val="24"/>
            <w:szCs w:val="24"/>
          </w:rPr>
          <w:delText>(F=</w:delText>
        </w:r>
        <w:r w:rsidR="003F7F24" w:rsidDel="006F3FDD">
          <w:rPr>
            <w:sz w:val="24"/>
            <w:szCs w:val="24"/>
          </w:rPr>
          <w:delText>2.615, p=0.006</w:delText>
        </w:r>
        <w:r w:rsidR="007D7DBA" w:rsidDel="006F3FDD">
          <w:rPr>
            <w:sz w:val="24"/>
            <w:szCs w:val="24"/>
          </w:rPr>
          <w:delText xml:space="preserve">) </w:delText>
        </w:r>
        <w:r w:rsidR="000707AD" w:rsidDel="006F3FDD">
          <w:rPr>
            <w:sz w:val="24"/>
            <w:szCs w:val="24"/>
          </w:rPr>
          <w:delText>and windthrow plots</w:delText>
        </w:r>
        <w:r w:rsidR="003F7F24" w:rsidDel="006F3FDD">
          <w:rPr>
            <w:sz w:val="24"/>
            <w:szCs w:val="24"/>
          </w:rPr>
          <w:delText xml:space="preserve"> (F=1.613, p=0.045)</w:delText>
        </w:r>
        <w:r w:rsidR="000707AD" w:rsidDel="006F3FDD">
          <w:rPr>
            <w:sz w:val="24"/>
            <w:szCs w:val="24"/>
          </w:rPr>
          <w:delText>.</w:delText>
        </w:r>
        <w:r w:rsidR="00640FDF" w:rsidDel="006F3FDD">
          <w:rPr>
            <w:sz w:val="24"/>
            <w:szCs w:val="24"/>
          </w:rPr>
          <w:delText xml:space="preserve"> </w:delText>
        </w:r>
      </w:del>
      <w:del w:id="128" w:author="Perry, Kayla" w:date="2025-08-22T15:59:00Z" w16du:dateUtc="2025-08-22T19:59:00Z">
        <w:r w:rsidR="006F105D" w:rsidDel="00505786">
          <w:rPr>
            <w:sz w:val="24"/>
            <w:szCs w:val="24"/>
          </w:rPr>
          <w:delText xml:space="preserve">The species composition significantly differed between </w:delText>
        </w:r>
        <w:r w:rsidR="005364C9" w:rsidDel="00505786">
          <w:rPr>
            <w:sz w:val="24"/>
            <w:szCs w:val="24"/>
          </w:rPr>
          <w:delText>2015 and 2022 (</w:delText>
        </w:r>
        <w:r w:rsidR="004B4D3D" w:rsidDel="00505786">
          <w:rPr>
            <w:sz w:val="24"/>
            <w:szCs w:val="24"/>
          </w:rPr>
          <w:delText>F=3.803, p=0.001</w:delText>
        </w:r>
        <w:r w:rsidR="005364C9" w:rsidDel="00505786">
          <w:rPr>
            <w:sz w:val="24"/>
            <w:szCs w:val="24"/>
          </w:rPr>
          <w:delText xml:space="preserve">), but the trait composition did not differ significantly </w:delText>
        </w:r>
        <w:r w:rsidR="00806434" w:rsidDel="00505786">
          <w:rPr>
            <w:sz w:val="24"/>
            <w:szCs w:val="24"/>
          </w:rPr>
          <w:delText xml:space="preserve">between years </w:delText>
        </w:r>
        <w:r w:rsidR="005364C9" w:rsidDel="00505786">
          <w:rPr>
            <w:sz w:val="24"/>
            <w:szCs w:val="24"/>
          </w:rPr>
          <w:delText>(</w:delText>
        </w:r>
        <w:r w:rsidR="00806434" w:rsidDel="00505786">
          <w:rPr>
            <w:sz w:val="24"/>
            <w:szCs w:val="24"/>
          </w:rPr>
          <w:delText>F=1.263, p=0.111</w:delText>
        </w:r>
        <w:r w:rsidR="005364C9" w:rsidDel="00505786">
          <w:rPr>
            <w:sz w:val="24"/>
            <w:szCs w:val="24"/>
          </w:rPr>
          <w:delText>)</w:delText>
        </w:r>
        <w:r w:rsidR="00270CF7" w:rsidDel="00505786">
          <w:rPr>
            <w:sz w:val="24"/>
            <w:szCs w:val="24"/>
          </w:rPr>
          <w:delText>, and interactions between treatment and year were not significant.</w:delText>
        </w:r>
        <w:r w:rsidR="001C471D" w:rsidDel="00505786">
          <w:rPr>
            <w:sz w:val="24"/>
            <w:szCs w:val="24"/>
          </w:rPr>
          <w:delText xml:space="preserve"> Analysis of </w:delText>
        </w:r>
        <w:r w:rsidR="0022127E" w:rsidDel="00505786">
          <w:rPr>
            <w:sz w:val="24"/>
            <w:szCs w:val="24"/>
          </w:rPr>
          <w:delText xml:space="preserve">the dispersion from </w:delText>
        </w:r>
        <w:r w:rsidR="00300F4B" w:rsidDel="00505786">
          <w:rPr>
            <w:sz w:val="24"/>
            <w:szCs w:val="24"/>
          </w:rPr>
          <w:delText xml:space="preserve">group centers did not </w:delText>
        </w:r>
        <w:r w:rsidR="00540EB7" w:rsidDel="00505786">
          <w:rPr>
            <w:sz w:val="24"/>
            <w:szCs w:val="24"/>
          </w:rPr>
          <w:delText xml:space="preserve">find significant differences in dispersion by treatment </w:delText>
        </w:r>
        <w:r w:rsidR="00941065" w:rsidDel="00505786">
          <w:rPr>
            <w:sz w:val="24"/>
            <w:szCs w:val="24"/>
          </w:rPr>
          <w:delText xml:space="preserve">or year. </w:delText>
        </w:r>
        <w:commentRangeStart w:id="129"/>
        <w:r w:rsidR="00941065" w:rsidDel="00505786">
          <w:rPr>
            <w:sz w:val="24"/>
            <w:szCs w:val="24"/>
          </w:rPr>
          <w:delText xml:space="preserve">The NMDS ordinations </w:delText>
        </w:r>
        <w:r w:rsidR="00BC270D" w:rsidDel="00505786">
          <w:rPr>
            <w:sz w:val="24"/>
            <w:szCs w:val="24"/>
          </w:rPr>
          <w:delText xml:space="preserve">resulted in stress values of </w:delText>
        </w:r>
        <w:r w:rsidR="00A2081E" w:rsidDel="00505786">
          <w:rPr>
            <w:sz w:val="24"/>
            <w:szCs w:val="24"/>
          </w:rPr>
          <w:delText>0.224 for</w:delText>
        </w:r>
        <w:r w:rsidR="00D9462D" w:rsidDel="00505786">
          <w:rPr>
            <w:sz w:val="24"/>
            <w:szCs w:val="24"/>
          </w:rPr>
          <w:delText xml:space="preserve"> taxonomic beta-diversity and </w:delText>
        </w:r>
        <w:r w:rsidR="00A2081E" w:rsidDel="00505786">
          <w:rPr>
            <w:sz w:val="24"/>
            <w:szCs w:val="24"/>
          </w:rPr>
          <w:delText>0.186 for</w:delText>
        </w:r>
        <w:r w:rsidR="001776BB" w:rsidDel="00505786">
          <w:rPr>
            <w:sz w:val="24"/>
            <w:szCs w:val="24"/>
          </w:rPr>
          <w:delText xml:space="preserve"> functional beta-diversity.</w:delText>
        </w:r>
        <w:commentRangeEnd w:id="129"/>
        <w:r w:rsidR="00505786" w:rsidDel="00505786">
          <w:rPr>
            <w:rStyle w:val="CommentReference"/>
          </w:rPr>
          <w:commentReference w:id="129"/>
        </w:r>
      </w:del>
    </w:p>
    <w:p w14:paraId="62A99678" w14:textId="77777777" w:rsidR="00082761" w:rsidRDefault="00082761" w:rsidP="00E34238">
      <w:pPr>
        <w:rPr>
          <w:sz w:val="24"/>
          <w:szCs w:val="24"/>
        </w:rPr>
      </w:pPr>
    </w:p>
    <w:p w14:paraId="4348F49C" w14:textId="5ABC542F" w:rsidR="00847793" w:rsidRDefault="00870E31" w:rsidP="00E34238">
      <w:pPr>
        <w:rPr>
          <w:sz w:val="24"/>
          <w:szCs w:val="24"/>
        </w:rPr>
      </w:pPr>
      <w:r w:rsidRPr="00870E31">
        <w:rPr>
          <w:noProof/>
          <w:sz w:val="24"/>
          <w:szCs w:val="24"/>
        </w:rPr>
        <w:drawing>
          <wp:inline distT="0" distB="0" distL="0" distR="0" wp14:anchorId="784FFBA3" wp14:editId="2D23B67F">
            <wp:extent cx="5943600" cy="2164715"/>
            <wp:effectExtent l="0" t="0" r="0" b="6985"/>
            <wp:docPr id="47681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08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164715"/>
                    </a:xfrm>
                    <a:prstGeom prst="rect">
                      <a:avLst/>
                    </a:prstGeom>
                  </pic:spPr>
                </pic:pic>
              </a:graphicData>
            </a:graphic>
          </wp:inline>
        </w:drawing>
      </w:r>
    </w:p>
    <w:p w14:paraId="58F5ACBF" w14:textId="65E888FC" w:rsidR="00870E31" w:rsidRDefault="00870E31" w:rsidP="00E34238">
      <w:pPr>
        <w:rPr>
          <w:sz w:val="24"/>
          <w:szCs w:val="24"/>
        </w:rPr>
      </w:pPr>
      <w:r>
        <w:rPr>
          <w:sz w:val="24"/>
          <w:szCs w:val="24"/>
        </w:rPr>
        <w:t xml:space="preserve">Figure ___. </w:t>
      </w:r>
      <w:r w:rsidR="00073AF9">
        <w:rPr>
          <w:sz w:val="24"/>
          <w:szCs w:val="24"/>
        </w:rPr>
        <w:t>N</w:t>
      </w:r>
      <w:r w:rsidR="002F5702">
        <w:rPr>
          <w:sz w:val="24"/>
          <w:szCs w:val="24"/>
        </w:rPr>
        <w:t xml:space="preserve">onmetric multidimensional scaling 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in a </w:t>
      </w:r>
      <w:r w:rsidR="00057001">
        <w:rPr>
          <w:sz w:val="24"/>
          <w:szCs w:val="24"/>
        </w:rPr>
        <w:t>given year; shape of the point indicates the year</w:t>
      </w:r>
      <w:r w:rsidR="00F25DCF">
        <w:rPr>
          <w:sz w:val="24"/>
          <w:szCs w:val="24"/>
        </w:rPr>
        <w:t xml:space="preserve"> the community was sampled, while color indicates the forest management treatment. Stress ___________.</w:t>
      </w:r>
    </w:p>
    <w:p w14:paraId="12FDE886" w14:textId="77777777" w:rsidR="00847793" w:rsidRDefault="00847793" w:rsidP="00E34238">
      <w:pPr>
        <w:rPr>
          <w:sz w:val="24"/>
          <w:szCs w:val="24"/>
        </w:rPr>
      </w:pPr>
    </w:p>
    <w:p w14:paraId="78FED22C" w14:textId="26840025" w:rsidR="00337388" w:rsidRDefault="00FF4E31" w:rsidP="00E34238">
      <w:pPr>
        <w:rPr>
          <w:sz w:val="24"/>
          <w:szCs w:val="24"/>
        </w:rPr>
      </w:pPr>
      <w:r>
        <w:rPr>
          <w:sz w:val="24"/>
          <w:szCs w:val="24"/>
        </w:rPr>
        <w:tab/>
      </w:r>
      <w:ins w:id="130" w:author="Perry, Kayla" w:date="2025-08-22T16:00:00Z" w16du:dateUtc="2025-08-22T20:00:00Z">
        <w:r w:rsidR="006101C9">
          <w:rPr>
            <w:sz w:val="24"/>
            <w:szCs w:val="24"/>
          </w:rPr>
          <w:t>The forest floor enviro</w:t>
        </w:r>
      </w:ins>
      <w:ins w:id="131" w:author="Perry, Kayla" w:date="2025-08-22T16:01:00Z" w16du:dateUtc="2025-08-22T20:01:00Z">
        <w:r w:rsidR="006101C9">
          <w:rPr>
            <w:sz w:val="24"/>
            <w:szCs w:val="24"/>
          </w:rPr>
          <w:t xml:space="preserve">nment </w:t>
        </w:r>
        <w:r w:rsidR="00A626DE">
          <w:rPr>
            <w:sz w:val="24"/>
            <w:szCs w:val="24"/>
          </w:rPr>
          <w:t xml:space="preserve">changed among the forest management treatments over time </w:t>
        </w:r>
      </w:ins>
      <w:del w:id="132" w:author="Perry, Kayla" w:date="2025-08-22T16:02:00Z" w16du:dateUtc="2025-08-22T20:02:00Z">
        <w:r w:rsidR="00106B09" w:rsidDel="00A626DE">
          <w:rPr>
            <w:sz w:val="24"/>
            <w:szCs w:val="24"/>
          </w:rPr>
          <w:delText xml:space="preserve">Investigation of environmental variables on the forest floor </w:delText>
        </w:r>
        <w:r w:rsidR="00C13CC4" w:rsidDel="00A626DE">
          <w:rPr>
            <w:sz w:val="24"/>
            <w:szCs w:val="24"/>
          </w:rPr>
          <w:delText xml:space="preserve">found differences based on forest management treatment </w:delText>
        </w:r>
        <w:r w:rsidR="001D6983" w:rsidDel="00A626DE">
          <w:rPr>
            <w:sz w:val="24"/>
            <w:szCs w:val="24"/>
          </w:rPr>
          <w:delText>that also changed from 2015 to 2022</w:delText>
        </w:r>
      </w:del>
      <w:r w:rsidR="002326E3">
        <w:rPr>
          <w:sz w:val="24"/>
          <w:szCs w:val="24"/>
        </w:rPr>
        <w:t xml:space="preserve"> (Table ____)</w:t>
      </w:r>
      <w:r w:rsidR="001D6983">
        <w:rPr>
          <w:sz w:val="24"/>
          <w:szCs w:val="24"/>
        </w:rPr>
        <w:t xml:space="preserve">. </w:t>
      </w:r>
      <w:commentRangeStart w:id="133"/>
      <w:r w:rsidR="00383B21">
        <w:rPr>
          <w:sz w:val="24"/>
          <w:szCs w:val="24"/>
        </w:rPr>
        <w:t>Canopy openness</w:t>
      </w:r>
      <w:r w:rsidR="00477D94">
        <w:rPr>
          <w:sz w:val="24"/>
          <w:szCs w:val="24"/>
        </w:rPr>
        <w:t xml:space="preserve"> above the pitfall traps</w:t>
      </w:r>
      <w:r w:rsidR="00373A28">
        <w:rPr>
          <w:sz w:val="24"/>
          <w:szCs w:val="24"/>
        </w:rPr>
        <w:t xml:space="preserve"> diff</w:t>
      </w:r>
      <w:r w:rsidR="0035177F">
        <w:rPr>
          <w:sz w:val="24"/>
          <w:szCs w:val="24"/>
        </w:rPr>
        <w:t>ered by treatment (</w:t>
      </w:r>
      <w:r w:rsidR="00143161">
        <w:rPr>
          <w:sz w:val="24"/>
          <w:szCs w:val="24"/>
        </w:rPr>
        <w:t>F=</w:t>
      </w:r>
      <w:r w:rsidR="00143161" w:rsidRPr="00143161">
        <w:rPr>
          <w:sz w:val="24"/>
          <w:szCs w:val="24"/>
        </w:rPr>
        <w:t>47.169</w:t>
      </w:r>
      <w:r w:rsidR="00143161">
        <w:rPr>
          <w:sz w:val="24"/>
          <w:szCs w:val="24"/>
        </w:rPr>
        <w:t>, p</w:t>
      </w:r>
      <w:r w:rsidR="00143161" w:rsidRPr="00143161">
        <w:rPr>
          <w:sz w:val="24"/>
          <w:szCs w:val="24"/>
        </w:rPr>
        <w:t>&lt;0.001</w:t>
      </w:r>
      <w:r w:rsidR="0035177F">
        <w:rPr>
          <w:sz w:val="24"/>
          <w:szCs w:val="24"/>
        </w:rPr>
        <w:t>)</w:t>
      </w:r>
      <w:r w:rsidR="00143161">
        <w:rPr>
          <w:sz w:val="24"/>
          <w:szCs w:val="24"/>
        </w:rPr>
        <w:t xml:space="preserve">, </w:t>
      </w:r>
      <w:r w:rsidR="004C30AB">
        <w:rPr>
          <w:sz w:val="24"/>
          <w:szCs w:val="24"/>
        </w:rPr>
        <w:t>by year (</w:t>
      </w:r>
      <w:r w:rsidR="008E35C4">
        <w:rPr>
          <w:sz w:val="24"/>
          <w:szCs w:val="24"/>
        </w:rPr>
        <w:t>F=</w:t>
      </w:r>
      <w:r w:rsidR="008E35C4" w:rsidRPr="008E35C4">
        <w:rPr>
          <w:sz w:val="24"/>
          <w:szCs w:val="24"/>
        </w:rPr>
        <w:t>45.857</w:t>
      </w:r>
      <w:r w:rsidR="008E35C4">
        <w:rPr>
          <w:sz w:val="24"/>
          <w:szCs w:val="24"/>
        </w:rPr>
        <w:t>, p</w:t>
      </w:r>
      <w:r w:rsidR="008E35C4" w:rsidRPr="008E35C4">
        <w:rPr>
          <w:sz w:val="24"/>
          <w:szCs w:val="24"/>
        </w:rPr>
        <w:t>&lt;0.001</w:t>
      </w:r>
      <w:r w:rsidR="008E35C4">
        <w:rPr>
          <w:sz w:val="24"/>
          <w:szCs w:val="24"/>
        </w:rPr>
        <w:t>), and by treatment:year interaction (F=</w:t>
      </w:r>
      <w:r w:rsidR="0058348A" w:rsidRPr="0058348A">
        <w:rPr>
          <w:sz w:val="24"/>
          <w:szCs w:val="24"/>
        </w:rPr>
        <w:t>19.864</w:t>
      </w:r>
      <w:r w:rsidR="0058348A">
        <w:rPr>
          <w:sz w:val="24"/>
          <w:szCs w:val="24"/>
        </w:rPr>
        <w:t>, p</w:t>
      </w:r>
      <w:r w:rsidR="0058348A" w:rsidRPr="0058348A">
        <w:rPr>
          <w:sz w:val="24"/>
          <w:szCs w:val="24"/>
        </w:rPr>
        <w:t>&lt;0.001</w:t>
      </w:r>
      <w:r w:rsidR="0058348A">
        <w:rPr>
          <w:sz w:val="24"/>
          <w:szCs w:val="24"/>
        </w:rPr>
        <w:t xml:space="preserve">). </w:t>
      </w:r>
      <w:r w:rsidR="00A7400E">
        <w:rPr>
          <w:sz w:val="24"/>
          <w:szCs w:val="24"/>
        </w:rPr>
        <w:t>Salvaged plots</w:t>
      </w:r>
      <w:r w:rsidR="004E6467">
        <w:rPr>
          <w:sz w:val="24"/>
          <w:szCs w:val="24"/>
        </w:rPr>
        <w:t xml:space="preserve"> had higher canopy openness than forest controls in both years</w:t>
      </w:r>
      <w:r w:rsidR="006F0ACF">
        <w:rPr>
          <w:sz w:val="24"/>
          <w:szCs w:val="24"/>
        </w:rPr>
        <w:t xml:space="preserve"> (2015: t=</w:t>
      </w:r>
      <w:r w:rsidR="00601105">
        <w:rPr>
          <w:sz w:val="24"/>
          <w:szCs w:val="24"/>
        </w:rPr>
        <w:t>11.124, p&lt;0.001; 2022: t=2.44, p</w:t>
      </w:r>
      <w:r w:rsidR="0029132A">
        <w:rPr>
          <w:sz w:val="24"/>
          <w:szCs w:val="24"/>
        </w:rPr>
        <w:t xml:space="preserve">=0.050), and salvaged plots also had higher </w:t>
      </w:r>
      <w:r w:rsidR="00311D74">
        <w:rPr>
          <w:sz w:val="24"/>
          <w:szCs w:val="24"/>
        </w:rPr>
        <w:t>canopy openness than windthrow plots in 2015 (t=</w:t>
      </w:r>
      <w:r w:rsidR="00A66E1E">
        <w:rPr>
          <w:sz w:val="24"/>
          <w:szCs w:val="24"/>
        </w:rPr>
        <w:t>8.128, p&lt;0.001).</w:t>
      </w:r>
      <w:r w:rsidR="00997365">
        <w:rPr>
          <w:sz w:val="24"/>
          <w:szCs w:val="24"/>
        </w:rPr>
        <w:t xml:space="preserve"> Canopy openness decreased between 2015 and 2022 for the salvaged</w:t>
      </w:r>
      <w:r w:rsidR="0033397E">
        <w:rPr>
          <w:sz w:val="24"/>
          <w:szCs w:val="24"/>
        </w:rPr>
        <w:t xml:space="preserve"> plots (t=8.296</w:t>
      </w:r>
      <w:r w:rsidR="00866EEE">
        <w:rPr>
          <w:sz w:val="24"/>
          <w:szCs w:val="24"/>
        </w:rPr>
        <w:t xml:space="preserve">, </w:t>
      </w:r>
      <w:r w:rsidR="00866EEE">
        <w:rPr>
          <w:sz w:val="24"/>
          <w:szCs w:val="24"/>
        </w:rPr>
        <w:lastRenderedPageBreak/>
        <w:t>p&lt;0.001)</w:t>
      </w:r>
      <w:r w:rsidR="00281536">
        <w:rPr>
          <w:sz w:val="24"/>
          <w:szCs w:val="24"/>
        </w:rPr>
        <w:t>.</w:t>
      </w:r>
      <w:r w:rsidR="00394908">
        <w:rPr>
          <w:sz w:val="24"/>
          <w:szCs w:val="24"/>
        </w:rPr>
        <w:t xml:space="preserve"> </w:t>
      </w:r>
      <w:commentRangeEnd w:id="133"/>
      <w:r w:rsidR="005C1B3B">
        <w:rPr>
          <w:rStyle w:val="CommentReference"/>
        </w:rPr>
        <w:commentReference w:id="133"/>
      </w:r>
      <w:del w:id="134" w:author="Perry, Kayla" w:date="2025-08-22T16:03:00Z" w16du:dateUtc="2025-08-22T20:03:00Z">
        <w:r w:rsidR="000561AE" w:rsidDel="0016732E">
          <w:rPr>
            <w:sz w:val="24"/>
            <w:szCs w:val="24"/>
          </w:rPr>
          <w:delText xml:space="preserve">Ground cover on the forest floor </w:delText>
        </w:r>
        <w:r w:rsidR="002326E3" w:rsidDel="0016732E">
          <w:rPr>
            <w:sz w:val="24"/>
            <w:szCs w:val="24"/>
          </w:rPr>
          <w:delText>also differed by treatment and by treatment:year interaction.</w:delText>
        </w:r>
      </w:del>
      <w:r w:rsidR="002326E3">
        <w:rPr>
          <w:sz w:val="24"/>
          <w:szCs w:val="24"/>
        </w:rPr>
        <w:t xml:space="preserve"> </w:t>
      </w:r>
      <w:r w:rsidR="00F427F8">
        <w:rPr>
          <w:sz w:val="24"/>
          <w:szCs w:val="24"/>
        </w:rPr>
        <w:t>In 2015, the</w:t>
      </w:r>
      <w:r w:rsidR="00711FAF">
        <w:rPr>
          <w:sz w:val="24"/>
          <w:szCs w:val="24"/>
        </w:rPr>
        <w:t xml:space="preserve"> percentage cover of </w:t>
      </w:r>
      <w:r w:rsidR="005D4110">
        <w:rPr>
          <w:sz w:val="24"/>
          <w:szCs w:val="24"/>
        </w:rPr>
        <w:t xml:space="preserve">ground-level </w:t>
      </w:r>
      <w:r w:rsidR="00711FAF">
        <w:rPr>
          <w:sz w:val="24"/>
          <w:szCs w:val="24"/>
        </w:rPr>
        <w:t xml:space="preserve">vegetation was </w:t>
      </w:r>
      <w:r w:rsidR="00F427F8">
        <w:rPr>
          <w:sz w:val="24"/>
          <w:szCs w:val="24"/>
        </w:rPr>
        <w:t xml:space="preserve">highest in salvaged plots, intermediate in windthrow plots, and lowest in </w:t>
      </w:r>
      <w:ins w:id="135" w:author="Perry, Kayla" w:date="2025-08-22T16:03:00Z" w16du:dateUtc="2025-08-22T20:03:00Z">
        <w:r w:rsidR="0016732E">
          <w:rPr>
            <w:sz w:val="24"/>
            <w:szCs w:val="24"/>
          </w:rPr>
          <w:t xml:space="preserve">undisturbed </w:t>
        </w:r>
      </w:ins>
      <w:r w:rsidR="00F427F8">
        <w:rPr>
          <w:sz w:val="24"/>
          <w:szCs w:val="24"/>
        </w:rPr>
        <w:t>forest</w:t>
      </w:r>
      <w:del w:id="136" w:author="Perry, Kayla" w:date="2025-08-22T16:03:00Z" w16du:dateUtc="2025-08-22T20:03:00Z">
        <w:r w:rsidR="00F427F8" w:rsidDel="0016732E">
          <w:rPr>
            <w:sz w:val="24"/>
            <w:szCs w:val="24"/>
          </w:rPr>
          <w:delText xml:space="preserve"> controls</w:delText>
        </w:r>
      </w:del>
      <w:r w:rsidR="0061743C">
        <w:rPr>
          <w:sz w:val="24"/>
          <w:szCs w:val="24"/>
        </w:rPr>
        <w:t xml:space="preserve"> </w:t>
      </w:r>
      <w:commentRangeStart w:id="137"/>
      <w:r w:rsidR="0061743C">
        <w:rPr>
          <w:sz w:val="24"/>
          <w:szCs w:val="24"/>
        </w:rPr>
        <w:t>(F-S: t=6.307, p&lt;0.001; F-W</w:t>
      </w:r>
      <w:r w:rsidR="00515E00">
        <w:rPr>
          <w:sz w:val="24"/>
          <w:szCs w:val="24"/>
        </w:rPr>
        <w:t>: t=2.510, p=0.043; S-W: t=3.289, p=0.006</w:t>
      </w:r>
      <w:r w:rsidR="00C70BE5">
        <w:rPr>
          <w:sz w:val="24"/>
          <w:szCs w:val="24"/>
        </w:rPr>
        <w:t>)</w:t>
      </w:r>
      <w:commentRangeEnd w:id="137"/>
      <w:r w:rsidR="009359C5">
        <w:rPr>
          <w:rStyle w:val="CommentReference"/>
        </w:rPr>
        <w:commentReference w:id="137"/>
      </w:r>
      <w:ins w:id="138" w:author="Perry, Kayla" w:date="2025-08-22T16:04:00Z" w16du:dateUtc="2025-08-22T20:04:00Z">
        <w:r w:rsidR="009359C5">
          <w:rPr>
            <w:sz w:val="24"/>
            <w:szCs w:val="24"/>
          </w:rPr>
          <w:t xml:space="preserve">, but </w:t>
        </w:r>
      </w:ins>
      <w:ins w:id="139" w:author="Perry, Kayla" w:date="2025-08-22T16:05:00Z" w16du:dateUtc="2025-08-22T20:05:00Z">
        <w:r w:rsidR="002B4762">
          <w:rPr>
            <w:sz w:val="24"/>
            <w:szCs w:val="24"/>
          </w:rPr>
          <w:t xml:space="preserve">cover of vegetation decline over time in salvaged plots such that </w:t>
        </w:r>
      </w:ins>
      <w:ins w:id="140" w:author="Perry, Kayla" w:date="2025-08-22T16:04:00Z" w16du:dateUtc="2025-08-22T20:04:00Z">
        <w:r w:rsidR="009359C5">
          <w:rPr>
            <w:sz w:val="24"/>
            <w:szCs w:val="24"/>
          </w:rPr>
          <w:t>these differences disappeared in 2022</w:t>
        </w:r>
      </w:ins>
      <w:r w:rsidR="00614F7D">
        <w:rPr>
          <w:sz w:val="24"/>
          <w:szCs w:val="24"/>
        </w:rPr>
        <w:t>.</w:t>
      </w:r>
      <w:r w:rsidR="005D4110">
        <w:rPr>
          <w:sz w:val="24"/>
          <w:szCs w:val="24"/>
        </w:rPr>
        <w:t xml:space="preserve"> </w:t>
      </w:r>
      <w:del w:id="141" w:author="Perry, Kayla" w:date="2025-08-22T16:05:00Z" w16du:dateUtc="2025-08-22T20:05:00Z">
        <w:r w:rsidR="005D4110" w:rsidDel="002B4762">
          <w:rPr>
            <w:sz w:val="24"/>
            <w:szCs w:val="24"/>
          </w:rPr>
          <w:delText xml:space="preserve">Between 2015 and 2022, ground-level vegetation percentage decreased </w:delText>
        </w:r>
        <w:r w:rsidR="00A15FCC" w:rsidDel="002B4762">
          <w:rPr>
            <w:sz w:val="24"/>
            <w:szCs w:val="24"/>
          </w:rPr>
          <w:delText>in salvaged plots (</w:delText>
        </w:r>
        <w:r w:rsidR="00B12ADF" w:rsidDel="002B4762">
          <w:rPr>
            <w:sz w:val="24"/>
            <w:szCs w:val="24"/>
          </w:rPr>
          <w:delText>t=2.691, p=0.011</w:delText>
        </w:r>
        <w:r w:rsidR="00A15FCC" w:rsidDel="002B4762">
          <w:rPr>
            <w:sz w:val="24"/>
            <w:szCs w:val="24"/>
          </w:rPr>
          <w:delText>), such that there were no significant treatment differences in 2022.</w:delText>
        </w:r>
        <w:r w:rsidR="00C21656" w:rsidDel="002B4762">
          <w:rPr>
            <w:sz w:val="24"/>
            <w:szCs w:val="24"/>
          </w:rPr>
          <w:delText xml:space="preserve"> </w:delText>
        </w:r>
      </w:del>
      <w:ins w:id="142" w:author="Perry, Kayla" w:date="2025-08-22T16:05:00Z" w16du:dateUtc="2025-08-22T20:05:00Z">
        <w:r w:rsidR="001B0ED3">
          <w:rPr>
            <w:sz w:val="24"/>
            <w:szCs w:val="24"/>
          </w:rPr>
          <w:t xml:space="preserve"> In contrast, percentage cover of l</w:t>
        </w:r>
      </w:ins>
      <w:del w:id="143" w:author="Perry, Kayla" w:date="2025-08-22T16:05:00Z" w16du:dateUtc="2025-08-22T20:05:00Z">
        <w:r w:rsidR="00C21656" w:rsidDel="001B0ED3">
          <w:rPr>
            <w:sz w:val="24"/>
            <w:szCs w:val="24"/>
          </w:rPr>
          <w:delText>L</w:delText>
        </w:r>
      </w:del>
      <w:r w:rsidR="00C21656">
        <w:rPr>
          <w:sz w:val="24"/>
          <w:szCs w:val="24"/>
        </w:rPr>
        <w:t xml:space="preserve">eaf litter </w:t>
      </w:r>
      <w:del w:id="144" w:author="Perry, Kayla" w:date="2025-08-22T16:06:00Z" w16du:dateUtc="2025-08-22T20:06:00Z">
        <w:r w:rsidR="00C21656" w:rsidDel="001B0ED3">
          <w:rPr>
            <w:sz w:val="24"/>
            <w:szCs w:val="24"/>
          </w:rPr>
          <w:delText xml:space="preserve">percentage cover showed </w:delText>
        </w:r>
        <w:r w:rsidR="00A559D2" w:rsidDel="001B0ED3">
          <w:rPr>
            <w:sz w:val="24"/>
            <w:szCs w:val="24"/>
          </w:rPr>
          <w:delText xml:space="preserve">an opposite pattern to vegetation: in 2015 leaf litter percentage </w:delText>
        </w:r>
      </w:del>
      <w:r w:rsidR="00A559D2">
        <w:rPr>
          <w:sz w:val="24"/>
          <w:szCs w:val="24"/>
        </w:rPr>
        <w:t>was lowest in the salvaged plots, intermediate in windthrow</w:t>
      </w:r>
      <w:r w:rsidR="000C7FE2">
        <w:rPr>
          <w:sz w:val="24"/>
          <w:szCs w:val="24"/>
        </w:rPr>
        <w:t>s, and highest in</w:t>
      </w:r>
      <w:ins w:id="145" w:author="Perry, Kayla" w:date="2025-08-22T16:06:00Z" w16du:dateUtc="2025-08-22T20:06:00Z">
        <w:r w:rsidR="001B0ED3">
          <w:rPr>
            <w:sz w:val="24"/>
            <w:szCs w:val="24"/>
          </w:rPr>
          <w:t xml:space="preserve"> undisturbed</w:t>
        </w:r>
      </w:ins>
      <w:r w:rsidR="000C7FE2">
        <w:rPr>
          <w:sz w:val="24"/>
          <w:szCs w:val="24"/>
        </w:rPr>
        <w:t xml:space="preserve"> forest</w:t>
      </w:r>
      <w:ins w:id="146" w:author="Perry, Kayla" w:date="2025-08-22T16:06:00Z" w16du:dateUtc="2025-08-22T20:06:00Z">
        <w:r w:rsidR="001B0ED3">
          <w:rPr>
            <w:sz w:val="24"/>
            <w:szCs w:val="24"/>
          </w:rPr>
          <w:t xml:space="preserve"> in 2015, </w:t>
        </w:r>
        <w:r w:rsidR="00832EE8">
          <w:rPr>
            <w:sz w:val="24"/>
            <w:szCs w:val="24"/>
          </w:rPr>
          <w:t>but cover of leaf litter increased in salvaged plots over time. Percentage cover of l</w:t>
        </w:r>
      </w:ins>
      <w:ins w:id="147" w:author="Perry, Kayla" w:date="2025-08-22T16:07:00Z" w16du:dateUtc="2025-08-22T20:07:00Z">
        <w:r w:rsidR="00832EE8">
          <w:rPr>
            <w:sz w:val="24"/>
            <w:szCs w:val="24"/>
          </w:rPr>
          <w:t>eaf litter was similar among forest management treatments in 2022.</w:t>
        </w:r>
      </w:ins>
      <w:r w:rsidR="000C7FE2">
        <w:rPr>
          <w:sz w:val="24"/>
          <w:szCs w:val="24"/>
        </w:rPr>
        <w:t xml:space="preserve"> </w:t>
      </w:r>
      <w:del w:id="148" w:author="Perry, Kayla" w:date="2025-08-22T16:07:00Z" w16du:dateUtc="2025-08-22T20:07:00Z">
        <w:r w:rsidR="000C7FE2" w:rsidDel="00832EE8">
          <w:rPr>
            <w:sz w:val="24"/>
            <w:szCs w:val="24"/>
          </w:rPr>
          <w:delText>controls (</w:delText>
        </w:r>
        <w:r w:rsidR="00506CA1" w:rsidDel="00832EE8">
          <w:rPr>
            <w:sz w:val="24"/>
            <w:szCs w:val="24"/>
          </w:rPr>
          <w:delText>F-S: t=</w:delText>
        </w:r>
        <w:r w:rsidR="00990E75" w:rsidRPr="00990E75" w:rsidDel="00832EE8">
          <w:rPr>
            <w:sz w:val="24"/>
            <w:szCs w:val="24"/>
          </w:rPr>
          <w:delText>7.368</w:delText>
        </w:r>
        <w:r w:rsidR="00990E75" w:rsidDel="00832EE8">
          <w:rPr>
            <w:sz w:val="24"/>
            <w:szCs w:val="24"/>
          </w:rPr>
          <w:delText>, p</w:delText>
        </w:r>
        <w:r w:rsidR="00990E75" w:rsidRPr="00990E75" w:rsidDel="00832EE8">
          <w:rPr>
            <w:sz w:val="24"/>
            <w:szCs w:val="24"/>
          </w:rPr>
          <w:delText>&lt;</w:delText>
        </w:r>
        <w:r w:rsidR="00990E75" w:rsidDel="00832EE8">
          <w:rPr>
            <w:sz w:val="24"/>
            <w:szCs w:val="24"/>
          </w:rPr>
          <w:delText>0</w:delText>
        </w:r>
        <w:r w:rsidR="00990E75" w:rsidRPr="00990E75" w:rsidDel="00832EE8">
          <w:rPr>
            <w:sz w:val="24"/>
            <w:szCs w:val="24"/>
          </w:rPr>
          <w:delText>.001</w:delText>
        </w:r>
        <w:r w:rsidR="00990E75" w:rsidDel="00832EE8">
          <w:rPr>
            <w:sz w:val="24"/>
            <w:szCs w:val="24"/>
          </w:rPr>
          <w:delText>, F-W: t=</w:delText>
        </w:r>
        <w:r w:rsidR="00990E75" w:rsidRPr="00990E75" w:rsidDel="00832EE8">
          <w:rPr>
            <w:sz w:val="24"/>
            <w:szCs w:val="24"/>
          </w:rPr>
          <w:delText>3.389</w:delText>
        </w:r>
        <w:r w:rsidR="00990E75" w:rsidDel="00832EE8">
          <w:rPr>
            <w:sz w:val="24"/>
            <w:szCs w:val="24"/>
          </w:rPr>
          <w:delText>, p=</w:delText>
        </w:r>
        <w:r w:rsidR="00990E75" w:rsidRPr="00990E75" w:rsidDel="00832EE8">
          <w:rPr>
            <w:sz w:val="24"/>
            <w:szCs w:val="24"/>
          </w:rPr>
          <w:delText>0.00</w:delText>
        </w:r>
        <w:r w:rsidR="00990E75" w:rsidDel="00832EE8">
          <w:rPr>
            <w:sz w:val="24"/>
            <w:szCs w:val="24"/>
          </w:rPr>
          <w:delText>5</w:delText>
        </w:r>
        <w:r w:rsidR="00456A89" w:rsidDel="00832EE8">
          <w:rPr>
            <w:sz w:val="24"/>
            <w:szCs w:val="24"/>
          </w:rPr>
          <w:delText>; S-W: t=3.446, p=0.004</w:delText>
        </w:r>
        <w:r w:rsidR="000C7FE2" w:rsidDel="00832EE8">
          <w:rPr>
            <w:sz w:val="24"/>
            <w:szCs w:val="24"/>
          </w:rPr>
          <w:delText>). Between 2015 and 2022, leaf litter percentage increased in salvaged plots (</w:delText>
        </w:r>
        <w:r w:rsidR="00AD2378" w:rsidDel="00832EE8">
          <w:rPr>
            <w:sz w:val="24"/>
            <w:szCs w:val="24"/>
          </w:rPr>
          <w:delText>t=</w:delText>
        </w:r>
        <w:r w:rsidR="00AD2378" w:rsidRPr="00AD2378" w:rsidDel="00832EE8">
          <w:rPr>
            <w:sz w:val="24"/>
            <w:szCs w:val="24"/>
          </w:rPr>
          <w:delText>2.994</w:delText>
        </w:r>
        <w:r w:rsidR="00AD2378" w:rsidDel="00832EE8">
          <w:rPr>
            <w:sz w:val="24"/>
            <w:szCs w:val="24"/>
          </w:rPr>
          <w:delText>, p=</w:delText>
        </w:r>
        <w:r w:rsidR="00AD2378" w:rsidRPr="00AD2378" w:rsidDel="00832EE8">
          <w:rPr>
            <w:sz w:val="24"/>
            <w:szCs w:val="24"/>
          </w:rPr>
          <w:delText>0.00</w:delText>
        </w:r>
        <w:r w:rsidR="00AD2378" w:rsidDel="00832EE8">
          <w:rPr>
            <w:sz w:val="24"/>
            <w:szCs w:val="24"/>
          </w:rPr>
          <w:delText>5</w:delText>
        </w:r>
        <w:r w:rsidR="000C7FE2" w:rsidDel="00832EE8">
          <w:rPr>
            <w:sz w:val="24"/>
            <w:szCs w:val="24"/>
          </w:rPr>
          <w:delText>), and decreased in forest controls</w:delText>
        </w:r>
        <w:r w:rsidR="002B3322" w:rsidDel="00832EE8">
          <w:rPr>
            <w:sz w:val="24"/>
            <w:szCs w:val="24"/>
          </w:rPr>
          <w:delText xml:space="preserve"> (</w:delText>
        </w:r>
        <w:r w:rsidR="005E458B" w:rsidDel="00832EE8">
          <w:rPr>
            <w:sz w:val="24"/>
            <w:szCs w:val="24"/>
          </w:rPr>
          <w:delText>t=</w:delText>
        </w:r>
        <w:r w:rsidR="005E458B" w:rsidRPr="005E458B" w:rsidDel="00832EE8">
          <w:rPr>
            <w:sz w:val="24"/>
            <w:szCs w:val="24"/>
          </w:rPr>
          <w:delText>2.907</w:delText>
        </w:r>
        <w:r w:rsidR="005E458B" w:rsidDel="00832EE8">
          <w:rPr>
            <w:sz w:val="24"/>
            <w:szCs w:val="24"/>
          </w:rPr>
          <w:delText>, p=</w:delText>
        </w:r>
        <w:r w:rsidR="005E458B" w:rsidRPr="005E458B" w:rsidDel="00832EE8">
          <w:rPr>
            <w:sz w:val="24"/>
            <w:szCs w:val="24"/>
          </w:rPr>
          <w:delText>0.006</w:delText>
        </w:r>
        <w:r w:rsidR="002B3322" w:rsidDel="00832EE8">
          <w:rPr>
            <w:sz w:val="24"/>
            <w:szCs w:val="24"/>
          </w:rPr>
          <w:delText xml:space="preserve">). </w:delText>
        </w:r>
      </w:del>
      <w:r w:rsidR="002B3322">
        <w:rPr>
          <w:sz w:val="24"/>
          <w:szCs w:val="24"/>
        </w:rPr>
        <w:t xml:space="preserve">Soil moisture </w:t>
      </w:r>
      <w:ins w:id="149" w:author="Perry, Kayla" w:date="2025-08-22T16:07:00Z" w16du:dateUtc="2025-08-22T20:07:00Z">
        <w:r w:rsidR="00680FBB">
          <w:rPr>
            <w:sz w:val="24"/>
            <w:szCs w:val="24"/>
          </w:rPr>
          <w:t xml:space="preserve">was similar among forest management treatments in </w:t>
        </w:r>
      </w:ins>
      <w:del w:id="150" w:author="Perry, Kayla" w:date="2025-08-22T16:07:00Z" w16du:dateUtc="2025-08-22T20:07:00Z">
        <w:r w:rsidR="002B3322" w:rsidDel="00680FBB">
          <w:rPr>
            <w:sz w:val="24"/>
            <w:szCs w:val="24"/>
          </w:rPr>
          <w:delText xml:space="preserve">did not vary by treatment </w:delText>
        </w:r>
      </w:del>
      <w:r w:rsidR="002B3322">
        <w:rPr>
          <w:sz w:val="24"/>
          <w:szCs w:val="24"/>
        </w:rPr>
        <w:t xml:space="preserve">in </w:t>
      </w:r>
      <w:del w:id="151" w:author="Perry, Kayla" w:date="2025-08-22T16:07:00Z" w16du:dateUtc="2025-08-22T20:07:00Z">
        <w:r w:rsidR="002B3322" w:rsidDel="00680FBB">
          <w:rPr>
            <w:sz w:val="24"/>
            <w:szCs w:val="24"/>
          </w:rPr>
          <w:delText xml:space="preserve">either </w:delText>
        </w:r>
      </w:del>
      <w:r w:rsidR="002B3322">
        <w:rPr>
          <w:sz w:val="24"/>
          <w:szCs w:val="24"/>
        </w:rPr>
        <w:t>2015 (</w:t>
      </w:r>
      <w:r w:rsidR="00D93CED">
        <w:rPr>
          <w:sz w:val="24"/>
          <w:szCs w:val="24"/>
        </w:rPr>
        <w:t>F=</w:t>
      </w:r>
      <w:r w:rsidR="00D93CED" w:rsidRPr="00D93CED">
        <w:rPr>
          <w:sz w:val="24"/>
          <w:szCs w:val="24"/>
        </w:rPr>
        <w:t>0.079</w:t>
      </w:r>
      <w:r w:rsidR="00D93CED">
        <w:rPr>
          <w:sz w:val="24"/>
          <w:szCs w:val="24"/>
        </w:rPr>
        <w:t>, p=</w:t>
      </w:r>
      <w:r w:rsidR="00D93CED" w:rsidRPr="00D93CED">
        <w:rPr>
          <w:sz w:val="24"/>
          <w:szCs w:val="24"/>
        </w:rPr>
        <w:t>0.924</w:t>
      </w:r>
      <w:r w:rsidR="002B3322">
        <w:rPr>
          <w:sz w:val="24"/>
          <w:szCs w:val="24"/>
        </w:rPr>
        <w:t xml:space="preserve">) </w:t>
      </w:r>
      <w:ins w:id="152" w:author="Perry, Kayla" w:date="2025-08-22T16:07:00Z" w16du:dateUtc="2025-08-22T20:07:00Z">
        <w:r w:rsidR="00680FBB">
          <w:rPr>
            <w:sz w:val="24"/>
            <w:szCs w:val="24"/>
          </w:rPr>
          <w:t>and</w:t>
        </w:r>
      </w:ins>
      <w:del w:id="153" w:author="Perry, Kayla" w:date="2025-08-22T16:07:00Z" w16du:dateUtc="2025-08-22T20:07:00Z">
        <w:r w:rsidR="002B3322" w:rsidDel="00680FBB">
          <w:rPr>
            <w:sz w:val="24"/>
            <w:szCs w:val="24"/>
          </w:rPr>
          <w:delText>or</w:delText>
        </w:r>
      </w:del>
      <w:r w:rsidR="002B3322">
        <w:rPr>
          <w:sz w:val="24"/>
          <w:szCs w:val="24"/>
        </w:rPr>
        <w:t xml:space="preserve"> 2022 (</w:t>
      </w:r>
      <w:r w:rsidR="00D9505B">
        <w:rPr>
          <w:sz w:val="24"/>
          <w:szCs w:val="24"/>
        </w:rPr>
        <w:t>F=</w:t>
      </w:r>
      <w:r w:rsidR="00D9505B" w:rsidRPr="00D9505B">
        <w:rPr>
          <w:sz w:val="24"/>
          <w:szCs w:val="24"/>
        </w:rPr>
        <w:t>0.234</w:t>
      </w:r>
      <w:r w:rsidR="00D9505B">
        <w:rPr>
          <w:sz w:val="24"/>
          <w:szCs w:val="24"/>
        </w:rPr>
        <w:t>, p=</w:t>
      </w:r>
      <w:r w:rsidR="00D9505B" w:rsidRPr="00D9505B">
        <w:rPr>
          <w:sz w:val="24"/>
          <w:szCs w:val="24"/>
        </w:rPr>
        <w:t>0.79</w:t>
      </w:r>
      <w:r w:rsidR="00D9505B">
        <w:rPr>
          <w:sz w:val="24"/>
          <w:szCs w:val="24"/>
        </w:rPr>
        <w:t>4</w:t>
      </w:r>
      <w:r w:rsidR="002B3322">
        <w:rPr>
          <w:sz w:val="24"/>
          <w:szCs w:val="24"/>
        </w:rPr>
        <w:t>).</w:t>
      </w:r>
    </w:p>
    <w:p w14:paraId="145555C4" w14:textId="7C7B7AA7" w:rsidR="00337388" w:rsidRDefault="00337388" w:rsidP="00E34238">
      <w:pPr>
        <w:rPr>
          <w:sz w:val="24"/>
          <w:szCs w:val="24"/>
        </w:rPr>
      </w:pPr>
      <w:r>
        <w:rPr>
          <w:sz w:val="24"/>
          <w:szCs w:val="24"/>
        </w:rPr>
        <w:tab/>
      </w:r>
    </w:p>
    <w:p w14:paraId="4290A3A3" w14:textId="3FE5D4C2" w:rsidR="00E34238" w:rsidRPr="00E34238" w:rsidRDefault="00E34238" w:rsidP="00E34238">
      <w:pPr>
        <w:rPr>
          <w:b/>
          <w:bCs/>
          <w:sz w:val="24"/>
          <w:szCs w:val="24"/>
        </w:rPr>
      </w:pPr>
      <w:r w:rsidRPr="00E34238">
        <w:rPr>
          <w:b/>
          <w:bCs/>
          <w:sz w:val="24"/>
          <w:szCs w:val="24"/>
        </w:rPr>
        <w:t>Discussion</w:t>
      </w:r>
    </w:p>
    <w:p w14:paraId="34004B61" w14:textId="77777777" w:rsidR="00E34238" w:rsidRDefault="00E34238" w:rsidP="00E34238">
      <w:pPr>
        <w:rPr>
          <w:sz w:val="24"/>
          <w:szCs w:val="24"/>
        </w:rPr>
      </w:pPr>
    </w:p>
    <w:p w14:paraId="0A6C6CE7" w14:textId="174FE8D4" w:rsidR="00EC4310" w:rsidRDefault="00C17102" w:rsidP="00E34238">
      <w:pPr>
        <w:rPr>
          <w:sz w:val="24"/>
          <w:szCs w:val="24"/>
        </w:rPr>
      </w:pPr>
      <w:r>
        <w:rPr>
          <w:sz w:val="24"/>
          <w:szCs w:val="24"/>
        </w:rPr>
        <w:tab/>
      </w:r>
      <w:r w:rsidR="001D6783">
        <w:rPr>
          <w:sz w:val="24"/>
          <w:szCs w:val="24"/>
        </w:rPr>
        <w:t xml:space="preserve">The </w:t>
      </w:r>
      <w:r w:rsidR="003C07CD">
        <w:rPr>
          <w:sz w:val="24"/>
          <w:szCs w:val="24"/>
        </w:rPr>
        <w:t>results sho</w:t>
      </w:r>
      <w:r w:rsidR="0032564A">
        <w:rPr>
          <w:sz w:val="24"/>
          <w:szCs w:val="24"/>
        </w:rPr>
        <w:t xml:space="preserve">w evidence that </w:t>
      </w:r>
      <w:r w:rsidR="00B9605D">
        <w:rPr>
          <w:sz w:val="24"/>
          <w:szCs w:val="24"/>
        </w:rPr>
        <w:t xml:space="preserve">a few ground beetle species greatly </w:t>
      </w:r>
      <w:r w:rsidR="00690BB5">
        <w:rPr>
          <w:sz w:val="24"/>
          <w:szCs w:val="24"/>
        </w:rPr>
        <w:t>benefited</w:t>
      </w:r>
      <w:r w:rsidR="00B9605D">
        <w:rPr>
          <w:sz w:val="24"/>
          <w:szCs w:val="24"/>
        </w:rPr>
        <w:t xml:space="preserve"> from </w:t>
      </w:r>
      <w:r w:rsidR="00796ED6">
        <w:rPr>
          <w:sz w:val="24"/>
          <w:szCs w:val="24"/>
        </w:rPr>
        <w:t xml:space="preserve">salvage-logging after windthrow. </w:t>
      </w:r>
      <w:r w:rsidR="003E7CF6">
        <w:rPr>
          <w:sz w:val="24"/>
          <w:szCs w:val="24"/>
        </w:rPr>
        <w:t xml:space="preserve">The activity-abundance of ground beetles was higher </w:t>
      </w:r>
      <w:r w:rsidR="00135EB1">
        <w:rPr>
          <w:sz w:val="24"/>
          <w:szCs w:val="24"/>
        </w:rPr>
        <w:t xml:space="preserve">in salvaged plots </w:t>
      </w:r>
      <w:r w:rsidR="003E7CF6">
        <w:rPr>
          <w:sz w:val="24"/>
          <w:szCs w:val="24"/>
        </w:rPr>
        <w:t>than</w:t>
      </w:r>
      <w:r w:rsidR="00F65D9B">
        <w:rPr>
          <w:sz w:val="24"/>
          <w:szCs w:val="24"/>
        </w:rPr>
        <w:t xml:space="preserve"> windthrow or forest control plots </w:t>
      </w:r>
      <w:r w:rsidR="00C64868">
        <w:rPr>
          <w:sz w:val="24"/>
          <w:szCs w:val="24"/>
        </w:rPr>
        <w:t xml:space="preserve">in 2015, which was three years after the tornado and two years after </w:t>
      </w:r>
      <w:r w:rsidR="00690BB5">
        <w:rPr>
          <w:sz w:val="24"/>
          <w:szCs w:val="24"/>
        </w:rPr>
        <w:t>the salvage-logging.</w:t>
      </w:r>
      <w:r w:rsidR="008736E3">
        <w:rPr>
          <w:sz w:val="24"/>
          <w:szCs w:val="24"/>
        </w:rPr>
        <w:t xml:space="preserve"> </w:t>
      </w:r>
      <w:r w:rsidR="00EC4310">
        <w:rPr>
          <w:sz w:val="24"/>
          <w:szCs w:val="24"/>
        </w:rPr>
        <w:t xml:space="preserve">However, by </w:t>
      </w:r>
      <w:r w:rsidR="00904026">
        <w:rPr>
          <w:sz w:val="24"/>
          <w:szCs w:val="24"/>
        </w:rPr>
        <w:t xml:space="preserve">2022, nine years after salvage-logging, the activity-abundance of ground beetles </w:t>
      </w:r>
      <w:r w:rsidR="00671112">
        <w:rPr>
          <w:sz w:val="24"/>
          <w:szCs w:val="24"/>
        </w:rPr>
        <w:t>in salvage-logged plots was no longer elevated</w:t>
      </w:r>
      <w:r w:rsidR="00FA22EC">
        <w:rPr>
          <w:sz w:val="24"/>
          <w:szCs w:val="24"/>
        </w:rPr>
        <w:t xml:space="preserve"> as it was in 2015. </w:t>
      </w:r>
      <w:r w:rsidR="00436780">
        <w:rPr>
          <w:sz w:val="24"/>
          <w:szCs w:val="24"/>
        </w:rPr>
        <w:t>Furthermore, o</w:t>
      </w:r>
      <w:r w:rsidR="00FA22EC">
        <w:rPr>
          <w:sz w:val="24"/>
          <w:szCs w:val="24"/>
        </w:rPr>
        <w:t xml:space="preserve">ur analysis </w:t>
      </w:r>
      <w:r w:rsidR="006E5727">
        <w:rPr>
          <w:sz w:val="24"/>
          <w:szCs w:val="24"/>
        </w:rPr>
        <w:t xml:space="preserve">revealed that salvage-logged plots tended to have a higher </w:t>
      </w:r>
      <w:r w:rsidR="001C2902">
        <w:rPr>
          <w:sz w:val="24"/>
          <w:szCs w:val="24"/>
        </w:rPr>
        <w:t>species richness of ground beetles than forest control plots</w:t>
      </w:r>
      <w:r w:rsidR="0077447B">
        <w:rPr>
          <w:sz w:val="24"/>
          <w:szCs w:val="24"/>
        </w:rPr>
        <w:t xml:space="preserve">, at least </w:t>
      </w:r>
      <w:r w:rsidR="004431D4">
        <w:rPr>
          <w:sz w:val="24"/>
          <w:szCs w:val="24"/>
        </w:rPr>
        <w:t>at two years post-disturbance</w:t>
      </w:r>
      <w:r w:rsidR="004027F2">
        <w:rPr>
          <w:sz w:val="24"/>
          <w:szCs w:val="24"/>
        </w:rPr>
        <w:t xml:space="preserve">. </w:t>
      </w:r>
    </w:p>
    <w:p w14:paraId="536DE7FD" w14:textId="77777777" w:rsidR="00EC4310" w:rsidRDefault="00EC4310" w:rsidP="00E34238">
      <w:pPr>
        <w:rPr>
          <w:sz w:val="24"/>
          <w:szCs w:val="24"/>
        </w:rPr>
      </w:pPr>
    </w:p>
    <w:p w14:paraId="129680A1" w14:textId="5229869B" w:rsidR="003E7CF6" w:rsidRPr="001011B8" w:rsidRDefault="00C07DB9" w:rsidP="00E34238">
      <w:pPr>
        <w:rPr>
          <w:sz w:val="24"/>
          <w:szCs w:val="24"/>
        </w:rPr>
      </w:pPr>
      <w:r>
        <w:rPr>
          <w:sz w:val="24"/>
          <w:szCs w:val="24"/>
        </w:rPr>
        <w:tab/>
        <w:t xml:space="preserve">The analysis of ground beetle traits revealed </w:t>
      </w:r>
      <w:r w:rsidR="007B02BD">
        <w:rPr>
          <w:sz w:val="24"/>
          <w:szCs w:val="24"/>
        </w:rPr>
        <w:t xml:space="preserve">that species caught in salvaged </w:t>
      </w:r>
      <w:r w:rsidR="004F6EA5">
        <w:rPr>
          <w:sz w:val="24"/>
          <w:szCs w:val="24"/>
        </w:rPr>
        <w:t xml:space="preserve">locations tended to have certain traits which may increase their fitness in disturbed environments. </w:t>
      </w:r>
      <w:r w:rsidR="00A07F9D">
        <w:rPr>
          <w:sz w:val="24"/>
          <w:szCs w:val="24"/>
        </w:rPr>
        <w:t>Beetles caught in salvaged plots tended to</w:t>
      </w:r>
      <w:r w:rsidR="009E6A9F">
        <w:rPr>
          <w:sz w:val="24"/>
          <w:szCs w:val="24"/>
        </w:rPr>
        <w:t xml:space="preserve"> have smaller bodies, </w:t>
      </w:r>
      <w:r w:rsidR="00F33F48">
        <w:rPr>
          <w:sz w:val="24"/>
          <w:szCs w:val="24"/>
        </w:rPr>
        <w:t xml:space="preserve">tended to </w:t>
      </w:r>
      <w:r w:rsidR="007E65A8">
        <w:rPr>
          <w:sz w:val="24"/>
          <w:szCs w:val="24"/>
        </w:rPr>
        <w:t xml:space="preserve">have </w:t>
      </w:r>
      <w:r w:rsidR="00A12EA1">
        <w:rPr>
          <w:sz w:val="24"/>
          <w:szCs w:val="24"/>
        </w:rPr>
        <w:t xml:space="preserve">larger eyes proportional to their body size, </w:t>
      </w:r>
      <w:r w:rsidR="006429CE">
        <w:rPr>
          <w:sz w:val="24"/>
          <w:szCs w:val="24"/>
        </w:rPr>
        <w:t xml:space="preserve">and </w:t>
      </w:r>
      <w:r w:rsidR="00F33F48">
        <w:rPr>
          <w:sz w:val="24"/>
          <w:szCs w:val="24"/>
        </w:rPr>
        <w:t xml:space="preserve">tended to </w:t>
      </w:r>
      <w:r w:rsidR="006429CE">
        <w:rPr>
          <w:sz w:val="24"/>
          <w:szCs w:val="24"/>
        </w:rPr>
        <w:t>have flatter eyes.</w:t>
      </w:r>
      <w:r w:rsidR="006B151A">
        <w:rPr>
          <w:sz w:val="24"/>
          <w:szCs w:val="24"/>
        </w:rPr>
        <w:t xml:space="preserve"> Furthermore, species caught in salvaged plots often had </w:t>
      </w:r>
      <w:r w:rsidR="00B3668E">
        <w:rPr>
          <w:sz w:val="24"/>
          <w:szCs w:val="24"/>
        </w:rPr>
        <w:t xml:space="preserve">longer </w:t>
      </w:r>
      <w:r w:rsidR="00BA1BC2">
        <w:rPr>
          <w:sz w:val="24"/>
          <w:szCs w:val="24"/>
        </w:rPr>
        <w:t>hind trochanters relative to their body size</w:t>
      </w:r>
      <w:r w:rsidR="00A950DF">
        <w:rPr>
          <w:sz w:val="24"/>
          <w:szCs w:val="24"/>
        </w:rPr>
        <w:t>, and were</w:t>
      </w:r>
      <w:r w:rsidR="008F7B7B">
        <w:rPr>
          <w:sz w:val="24"/>
          <w:szCs w:val="24"/>
        </w:rPr>
        <w:t xml:space="preserve"> more likely to be </w:t>
      </w:r>
      <w:r w:rsidR="00BD5B05">
        <w:rPr>
          <w:sz w:val="24"/>
          <w:szCs w:val="24"/>
        </w:rPr>
        <w:t>capable of flight</w:t>
      </w:r>
      <w:r w:rsidR="00581E3C">
        <w:rPr>
          <w:sz w:val="24"/>
          <w:szCs w:val="24"/>
        </w:rPr>
        <w:t>.</w:t>
      </w:r>
      <w:r w:rsidR="001011B8">
        <w:rPr>
          <w:sz w:val="24"/>
          <w:szCs w:val="24"/>
        </w:rPr>
        <w:t xml:space="preserve"> It is important to note that there are exceptions to </w:t>
      </w:r>
      <w:r w:rsidR="00A67678">
        <w:rPr>
          <w:sz w:val="24"/>
          <w:szCs w:val="24"/>
        </w:rPr>
        <w:t>all</w:t>
      </w:r>
      <w:r w:rsidR="001011B8">
        <w:rPr>
          <w:sz w:val="24"/>
          <w:szCs w:val="24"/>
        </w:rPr>
        <w:t xml:space="preserve"> these trends. </w:t>
      </w:r>
    </w:p>
    <w:p w14:paraId="0D1524C1" w14:textId="77777777" w:rsidR="00C17102" w:rsidRDefault="00C17102" w:rsidP="00E34238">
      <w:pPr>
        <w:rPr>
          <w:sz w:val="24"/>
          <w:szCs w:val="24"/>
        </w:rPr>
      </w:pPr>
    </w:p>
    <w:p w14:paraId="4909AA72" w14:textId="3EA5361F" w:rsidR="00C22CCD" w:rsidRDefault="001E66B5" w:rsidP="00E34238">
      <w:pPr>
        <w:rPr>
          <w:sz w:val="24"/>
          <w:szCs w:val="24"/>
        </w:rPr>
      </w:pPr>
      <w:r>
        <w:rPr>
          <w:sz w:val="24"/>
          <w:szCs w:val="24"/>
        </w:rPr>
        <w:t xml:space="preserve">In addition to </w:t>
      </w:r>
      <w:r w:rsidR="00866EA9">
        <w:rPr>
          <w:sz w:val="24"/>
          <w:szCs w:val="24"/>
        </w:rPr>
        <w:t>patterns with individual traits, we investigated the possibility that</w:t>
      </w:r>
      <w:r w:rsidR="00A9612F">
        <w:rPr>
          <w:sz w:val="24"/>
          <w:szCs w:val="24"/>
        </w:rPr>
        <w:t xml:space="preserve"> morphological traits could be related to one another and ex</w:t>
      </w:r>
      <w:r w:rsidR="00022F10">
        <w:rPr>
          <w:sz w:val="24"/>
          <w:szCs w:val="24"/>
        </w:rPr>
        <w:t>ist as trait syndromes.</w:t>
      </w:r>
      <w:r w:rsidR="006B7EE9">
        <w:rPr>
          <w:sz w:val="24"/>
          <w:szCs w:val="24"/>
        </w:rPr>
        <w:t xml:space="preserve"> We found evidence that </w:t>
      </w:r>
      <w:r w:rsidR="00454F0A">
        <w:rPr>
          <w:sz w:val="24"/>
          <w:szCs w:val="24"/>
        </w:rPr>
        <w:t xml:space="preserve">ground beetles with proportionally longer </w:t>
      </w:r>
      <w:r w:rsidR="00550B36">
        <w:rPr>
          <w:sz w:val="24"/>
          <w:szCs w:val="24"/>
        </w:rPr>
        <w:t xml:space="preserve">legs also had proportionally longer antennae. Furthermore, these long-legged </w:t>
      </w:r>
      <w:r w:rsidR="001B0E81">
        <w:rPr>
          <w:sz w:val="24"/>
          <w:szCs w:val="24"/>
        </w:rPr>
        <w:t>species</w:t>
      </w:r>
      <w:r w:rsidR="00550B36">
        <w:rPr>
          <w:sz w:val="24"/>
          <w:szCs w:val="24"/>
        </w:rPr>
        <w:t xml:space="preserve"> also tended to </w:t>
      </w:r>
      <w:r w:rsidR="001B0E81">
        <w:rPr>
          <w:sz w:val="24"/>
          <w:szCs w:val="24"/>
        </w:rPr>
        <w:t>have proportionally narrower pronota and proportionally shorter rear trochanters.</w:t>
      </w:r>
      <w:r w:rsidR="005C1D56">
        <w:rPr>
          <w:sz w:val="24"/>
          <w:szCs w:val="24"/>
        </w:rPr>
        <w:t xml:space="preserve"> This syndrome is likely associated with locomotion strategy: beetl</w:t>
      </w:r>
      <w:r w:rsidR="005F21AE">
        <w:rPr>
          <w:sz w:val="24"/>
          <w:szCs w:val="24"/>
        </w:rPr>
        <w:t xml:space="preserve">e species that run </w:t>
      </w:r>
      <w:r w:rsidR="003D49A7">
        <w:rPr>
          <w:sz w:val="24"/>
          <w:szCs w:val="24"/>
        </w:rPr>
        <w:t xml:space="preserve">on the </w:t>
      </w:r>
      <w:r w:rsidR="001A6844">
        <w:rPr>
          <w:sz w:val="24"/>
          <w:szCs w:val="24"/>
        </w:rPr>
        <w:t>ground surface</w:t>
      </w:r>
      <w:r w:rsidR="001C193E">
        <w:rPr>
          <w:sz w:val="24"/>
          <w:szCs w:val="24"/>
        </w:rPr>
        <w:t xml:space="preserve"> may benefit </w:t>
      </w:r>
      <w:r w:rsidR="008C0C2D">
        <w:rPr>
          <w:sz w:val="24"/>
          <w:szCs w:val="24"/>
        </w:rPr>
        <w:t xml:space="preserve">from longer legs to move faster or climb over obstacles. In contrast, beetles that </w:t>
      </w:r>
      <w:r w:rsidR="00B67F19">
        <w:rPr>
          <w:sz w:val="24"/>
          <w:szCs w:val="24"/>
        </w:rPr>
        <w:t>move</w:t>
      </w:r>
      <w:r w:rsidR="008C0C2D">
        <w:rPr>
          <w:sz w:val="24"/>
          <w:szCs w:val="24"/>
        </w:rPr>
        <w:t xml:space="preserve"> through </w:t>
      </w:r>
      <w:r w:rsidR="00E44B02">
        <w:rPr>
          <w:sz w:val="24"/>
          <w:szCs w:val="24"/>
        </w:rPr>
        <w:t>substrates</w:t>
      </w:r>
      <w:r w:rsidR="00B67F19">
        <w:rPr>
          <w:sz w:val="24"/>
          <w:szCs w:val="24"/>
        </w:rPr>
        <w:t xml:space="preserve"> like soil or </w:t>
      </w:r>
      <w:r w:rsidR="00D55512">
        <w:rPr>
          <w:sz w:val="24"/>
          <w:szCs w:val="24"/>
        </w:rPr>
        <w:t xml:space="preserve">ground fissures </w:t>
      </w:r>
      <w:r w:rsidR="00EB3F09">
        <w:rPr>
          <w:sz w:val="24"/>
          <w:szCs w:val="24"/>
        </w:rPr>
        <w:t xml:space="preserve">use their </w:t>
      </w:r>
      <w:r w:rsidR="00CA6091">
        <w:rPr>
          <w:sz w:val="24"/>
          <w:szCs w:val="24"/>
        </w:rPr>
        <w:t>short legs to generate stronger pushing forces.</w:t>
      </w:r>
      <w:r w:rsidR="00D55512">
        <w:rPr>
          <w:sz w:val="24"/>
          <w:szCs w:val="24"/>
        </w:rPr>
        <w:t xml:space="preserve"> </w:t>
      </w:r>
      <w:r w:rsidR="008507F9">
        <w:rPr>
          <w:sz w:val="24"/>
          <w:szCs w:val="24"/>
        </w:rPr>
        <w:t>Short and wide</w:t>
      </w:r>
      <w:r w:rsidR="003B7B84">
        <w:rPr>
          <w:sz w:val="24"/>
          <w:szCs w:val="24"/>
        </w:rPr>
        <w:t xml:space="preserve"> hind femora have been associated with stronger horizontal pushing </w:t>
      </w:r>
      <w:r w:rsidR="004D4ACA">
        <w:rPr>
          <w:sz w:val="24"/>
          <w:szCs w:val="24"/>
        </w:rPr>
        <w:t>forces in ground beetles</w:t>
      </w:r>
      <w:r w:rsidR="00507101">
        <w:rPr>
          <w:sz w:val="24"/>
          <w:szCs w:val="24"/>
        </w:rPr>
        <w:t xml:space="preserve">, as the femur houses muscles that </w:t>
      </w:r>
      <w:r w:rsidR="00E4357D">
        <w:rPr>
          <w:sz w:val="24"/>
          <w:szCs w:val="24"/>
        </w:rPr>
        <w:t>flex and extend</w:t>
      </w:r>
      <w:r w:rsidR="0095239B">
        <w:rPr>
          <w:sz w:val="24"/>
          <w:szCs w:val="24"/>
        </w:rPr>
        <w:t xml:space="preserve"> the tibia</w:t>
      </w:r>
      <w:r w:rsidR="004127A3">
        <w:rPr>
          <w:sz w:val="24"/>
          <w:szCs w:val="24"/>
        </w:rPr>
        <w:t xml:space="preserve"> </w:t>
      </w:r>
      <w:r w:rsidR="004127A3">
        <w:rPr>
          <w:sz w:val="24"/>
          <w:szCs w:val="24"/>
        </w:rPr>
        <w:fldChar w:fldCharType="begin"/>
      </w:r>
      <w:r w:rsidR="004127A3">
        <w:rPr>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Pr>
          <w:sz w:val="24"/>
          <w:szCs w:val="24"/>
        </w:rPr>
        <w:fldChar w:fldCharType="separate"/>
      </w:r>
      <w:r w:rsidR="004127A3" w:rsidRPr="004127A3">
        <w:rPr>
          <w:sz w:val="24"/>
        </w:rPr>
        <w:t>(Forsythe 1981)</w:t>
      </w:r>
      <w:r w:rsidR="004127A3">
        <w:rPr>
          <w:sz w:val="24"/>
          <w:szCs w:val="24"/>
        </w:rPr>
        <w:fldChar w:fldCharType="end"/>
      </w:r>
      <w:r w:rsidR="0095239B">
        <w:rPr>
          <w:sz w:val="24"/>
          <w:szCs w:val="24"/>
        </w:rPr>
        <w:t xml:space="preserve">. Furthermore, longer hind trochanters are associated with </w:t>
      </w:r>
      <w:r w:rsidR="00AE4FE4">
        <w:rPr>
          <w:sz w:val="24"/>
          <w:szCs w:val="24"/>
        </w:rPr>
        <w:t>stronger vertical (ie. in the dors</w:t>
      </w:r>
      <w:r w:rsidR="004B103E">
        <w:rPr>
          <w:sz w:val="24"/>
          <w:szCs w:val="24"/>
        </w:rPr>
        <w:t xml:space="preserve">al direction) pushing, because </w:t>
      </w:r>
      <w:r w:rsidR="00DB52F6">
        <w:rPr>
          <w:sz w:val="24"/>
          <w:szCs w:val="24"/>
        </w:rPr>
        <w:t xml:space="preserve">the hind trochanter houses the femoral rotator muscle which </w:t>
      </w:r>
      <w:r w:rsidR="00D83472">
        <w:rPr>
          <w:sz w:val="24"/>
          <w:szCs w:val="24"/>
        </w:rPr>
        <w:t>helps push the tarsi downwards.</w:t>
      </w:r>
      <w:r w:rsidR="00530498">
        <w:rPr>
          <w:sz w:val="24"/>
          <w:szCs w:val="24"/>
        </w:rPr>
        <w:t xml:space="preserve"> In fact, ground beetles </w:t>
      </w:r>
      <w:r w:rsidR="002A710E">
        <w:rPr>
          <w:sz w:val="24"/>
          <w:szCs w:val="24"/>
        </w:rPr>
        <w:t xml:space="preserve">may use a </w:t>
      </w:r>
      <w:r w:rsidR="002A710E">
        <w:rPr>
          <w:sz w:val="24"/>
          <w:szCs w:val="24"/>
        </w:rPr>
        <w:lastRenderedPageBreak/>
        <w:t>burrowing strategy called “oscillatory wedge pushing” where their pronotum and head act as a wedge</w:t>
      </w:r>
      <w:r w:rsidR="00421808">
        <w:rPr>
          <w:sz w:val="24"/>
          <w:szCs w:val="24"/>
        </w:rPr>
        <w:t xml:space="preserve">, while their abdomen moves back and forth in order to move through a </w:t>
      </w:r>
      <w:r w:rsidR="001A527E">
        <w:rPr>
          <w:sz w:val="24"/>
          <w:szCs w:val="24"/>
        </w:rPr>
        <w:t>constricted area such as between layers of leaf litter, soil, or underneath bark</w:t>
      </w:r>
      <w:r w:rsidR="00BE316D">
        <w:rPr>
          <w:sz w:val="24"/>
          <w:szCs w:val="24"/>
        </w:rPr>
        <w:t>.</w:t>
      </w:r>
    </w:p>
    <w:p w14:paraId="6E3C09BB" w14:textId="77777777" w:rsidR="00CE1B04" w:rsidRDefault="00CE1B04" w:rsidP="00E34238">
      <w:pPr>
        <w:rPr>
          <w:sz w:val="24"/>
          <w:szCs w:val="24"/>
        </w:rPr>
      </w:pPr>
    </w:p>
    <w:p w14:paraId="2266C059" w14:textId="08886349" w:rsidR="00CE1B04" w:rsidRDefault="00CE1B04" w:rsidP="00E34238">
      <w:pPr>
        <w:rPr>
          <w:sz w:val="24"/>
          <w:szCs w:val="24"/>
        </w:rPr>
      </w:pPr>
      <w:r>
        <w:rPr>
          <w:sz w:val="24"/>
          <w:szCs w:val="24"/>
        </w:rPr>
        <w:t>IDEAS:</w:t>
      </w:r>
    </w:p>
    <w:p w14:paraId="33C97599" w14:textId="77777777" w:rsidR="00CE1B04" w:rsidRDefault="00CE1B04" w:rsidP="00E34238">
      <w:pPr>
        <w:rPr>
          <w:sz w:val="24"/>
          <w:szCs w:val="24"/>
        </w:rPr>
      </w:pPr>
    </w:p>
    <w:p w14:paraId="041838E9" w14:textId="29108595" w:rsidR="00E34238" w:rsidRDefault="00E34238" w:rsidP="00E34238">
      <w:pPr>
        <w:rPr>
          <w:sz w:val="24"/>
          <w:szCs w:val="24"/>
        </w:rPr>
      </w:pPr>
      <w:r>
        <w:rPr>
          <w:sz w:val="24"/>
          <w:szCs w:val="24"/>
        </w:rPr>
        <w:tab/>
        <w:t xml:space="preserve">Although </w:t>
      </w:r>
      <w:r w:rsidR="005F23CE">
        <w:rPr>
          <w:sz w:val="24"/>
          <w:szCs w:val="24"/>
        </w:rPr>
        <w:t xml:space="preserve">the percent cover of woody debris did not differ between the </w:t>
      </w:r>
      <w:r w:rsidR="00A429A5">
        <w:rPr>
          <w:sz w:val="24"/>
          <w:szCs w:val="24"/>
        </w:rPr>
        <w:t>windthrow and salvaged</w:t>
      </w:r>
      <w:r w:rsidR="005F23CE">
        <w:rPr>
          <w:sz w:val="24"/>
          <w:szCs w:val="24"/>
        </w:rPr>
        <w:t xml:space="preserve"> treatments,</w:t>
      </w:r>
      <w:r w:rsidR="004F0715">
        <w:rPr>
          <w:sz w:val="24"/>
          <w:szCs w:val="24"/>
        </w:rPr>
        <w:t xml:space="preserve"> there was higher volume of </w:t>
      </w:r>
      <w:r w:rsidR="00950AC4">
        <w:rPr>
          <w:sz w:val="24"/>
          <w:szCs w:val="24"/>
        </w:rPr>
        <w:t xml:space="preserve">coarse </w:t>
      </w:r>
      <w:r w:rsidR="004F0715">
        <w:rPr>
          <w:sz w:val="24"/>
          <w:szCs w:val="24"/>
        </w:rPr>
        <w:t xml:space="preserve">woody debris in the </w:t>
      </w:r>
      <w:r w:rsidR="00A77F22">
        <w:rPr>
          <w:sz w:val="24"/>
          <w:szCs w:val="24"/>
        </w:rPr>
        <w:t>windthrow</w:t>
      </w:r>
      <w:r w:rsidR="00950AC4">
        <w:rPr>
          <w:sz w:val="24"/>
          <w:szCs w:val="24"/>
        </w:rPr>
        <w:t xml:space="preserve"> in 2014</w:t>
      </w:r>
      <w:r w:rsidR="00A429A5">
        <w:rPr>
          <w:sz w:val="24"/>
          <w:szCs w:val="24"/>
        </w:rPr>
        <w:t>, compared to the salvaged treatment</w:t>
      </w:r>
      <w:r w:rsidR="00A77F22">
        <w:rPr>
          <w:sz w:val="24"/>
          <w:szCs w:val="24"/>
        </w:rPr>
        <w:t xml:space="preserve"> </w:t>
      </w:r>
      <w:r w:rsidR="00A77F22">
        <w:rPr>
          <w:sz w:val="24"/>
          <w:szCs w:val="24"/>
        </w:rPr>
        <w:fldChar w:fldCharType="begin"/>
      </w:r>
      <w:r w:rsidR="005E05F0">
        <w:rPr>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Pr>
          <w:sz w:val="24"/>
          <w:szCs w:val="24"/>
        </w:rPr>
        <w:fldChar w:fldCharType="separate"/>
      </w:r>
      <w:r w:rsidR="005E05F0" w:rsidRPr="005E05F0">
        <w:rPr>
          <w:sz w:val="24"/>
        </w:rPr>
        <w:t>(Perry 2016)</w:t>
      </w:r>
      <w:r w:rsidR="00A77F22">
        <w:rPr>
          <w:sz w:val="24"/>
          <w:szCs w:val="24"/>
        </w:rPr>
        <w:fldChar w:fldCharType="end"/>
      </w:r>
      <w:r w:rsidR="00A77F22">
        <w:rPr>
          <w:sz w:val="24"/>
          <w:szCs w:val="24"/>
        </w:rPr>
        <w:t>.</w:t>
      </w:r>
      <w:r w:rsidR="001F501C">
        <w:rPr>
          <w:sz w:val="24"/>
          <w:szCs w:val="24"/>
        </w:rPr>
        <w:t xml:space="preserve"> Th</w:t>
      </w:r>
      <w:r w:rsidR="00804AA3">
        <w:rPr>
          <w:sz w:val="24"/>
          <w:szCs w:val="24"/>
        </w:rPr>
        <w:t xml:space="preserve">e reduction in coarse woody debris volume </w:t>
      </w:r>
      <w:r w:rsidR="004900DE">
        <w:rPr>
          <w:sz w:val="24"/>
          <w:szCs w:val="24"/>
        </w:rPr>
        <w:t xml:space="preserve">in the salvaged treatment </w:t>
      </w:r>
      <w:r w:rsidR="00804AA3">
        <w:rPr>
          <w:sz w:val="24"/>
          <w:szCs w:val="24"/>
        </w:rPr>
        <w:t xml:space="preserve">could last decades. </w:t>
      </w:r>
      <w:r w:rsidR="005051B5">
        <w:rPr>
          <w:sz w:val="24"/>
          <w:szCs w:val="24"/>
        </w:rPr>
        <w:t xml:space="preserve">When examining clearcut stands of varying age in New Hampshire, </w:t>
      </w:r>
      <w:r w:rsidR="006727DF">
        <w:rPr>
          <w:sz w:val="24"/>
          <w:szCs w:val="24"/>
        </w:rPr>
        <w:t xml:space="preserve">researchers found that the slash from </w:t>
      </w:r>
      <w:r w:rsidR="00844F56">
        <w:rPr>
          <w:sz w:val="24"/>
          <w:szCs w:val="24"/>
        </w:rPr>
        <w:t xml:space="preserve">clearcutting decomposed within 20-30 years, leaving low </w:t>
      </w:r>
      <w:r w:rsidR="00F52367">
        <w:rPr>
          <w:sz w:val="24"/>
          <w:szCs w:val="24"/>
        </w:rPr>
        <w:t>mass of downed wood for an addit</w:t>
      </w:r>
      <w:r w:rsidR="00443322">
        <w:rPr>
          <w:sz w:val="24"/>
          <w:szCs w:val="24"/>
        </w:rPr>
        <w:t>ional 30 years, before the tree regeneration began to</w:t>
      </w:r>
      <w:r w:rsidR="00264F1C">
        <w:rPr>
          <w:sz w:val="24"/>
          <w:szCs w:val="24"/>
        </w:rPr>
        <w:t xml:space="preserve"> contribute downed </w:t>
      </w:r>
      <w:r w:rsidR="001E133D">
        <w:rPr>
          <w:sz w:val="24"/>
          <w:szCs w:val="24"/>
        </w:rPr>
        <w:t xml:space="preserve">wood </w:t>
      </w:r>
      <w:r w:rsidR="00D93DA4">
        <w:rPr>
          <w:sz w:val="24"/>
          <w:szCs w:val="24"/>
        </w:rPr>
        <w:fldChar w:fldCharType="begin"/>
      </w:r>
      <w:r w:rsidR="009B00F5">
        <w:rPr>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Pr>
          <w:sz w:val="24"/>
          <w:szCs w:val="24"/>
        </w:rPr>
        <w:fldChar w:fldCharType="separate"/>
      </w:r>
      <w:r w:rsidR="009B00F5" w:rsidRPr="009B00F5">
        <w:rPr>
          <w:sz w:val="24"/>
        </w:rPr>
        <w:t>(Gore and Patterson III 1986)</w:t>
      </w:r>
      <w:r w:rsidR="00D93DA4">
        <w:rPr>
          <w:sz w:val="24"/>
          <w:szCs w:val="24"/>
        </w:rPr>
        <w:fldChar w:fldCharType="end"/>
      </w:r>
      <w:r w:rsidR="001E133D">
        <w:rPr>
          <w:sz w:val="24"/>
          <w:szCs w:val="24"/>
        </w:rPr>
        <w:t>.</w:t>
      </w:r>
      <w:r w:rsidR="009B00F5">
        <w:rPr>
          <w:sz w:val="24"/>
          <w:szCs w:val="24"/>
        </w:rPr>
        <w:t xml:space="preserve"> Thus</w:t>
      </w:r>
      <w:r w:rsidR="00767634">
        <w:rPr>
          <w:sz w:val="24"/>
          <w:szCs w:val="24"/>
        </w:rPr>
        <w:t>, salvage-logging could affect woody debris volume for &gt;50 years</w:t>
      </w:r>
      <w:r w:rsidR="00CB08AA">
        <w:rPr>
          <w:sz w:val="24"/>
          <w:szCs w:val="24"/>
        </w:rPr>
        <w:t>.</w:t>
      </w:r>
    </w:p>
    <w:p w14:paraId="6AD23017" w14:textId="77777777" w:rsidR="00E34238" w:rsidRDefault="00E34238" w:rsidP="00E34238">
      <w:pPr>
        <w:rPr>
          <w:sz w:val="24"/>
          <w:szCs w:val="24"/>
        </w:rPr>
      </w:pPr>
    </w:p>
    <w:p w14:paraId="3AE477B3" w14:textId="05F773F7" w:rsidR="00E34238" w:rsidRDefault="0019173B" w:rsidP="00E34238">
      <w:pPr>
        <w:rPr>
          <w:sz w:val="24"/>
          <w:szCs w:val="24"/>
        </w:rPr>
      </w:pPr>
      <w:r>
        <w:rPr>
          <w:sz w:val="24"/>
          <w:szCs w:val="24"/>
        </w:rPr>
        <w:tab/>
        <w:t xml:space="preserve">It must be mentioned that just because a ground beetle was caught in a given </w:t>
      </w:r>
      <w:r w:rsidR="000F743D">
        <w:rPr>
          <w:sz w:val="24"/>
          <w:szCs w:val="24"/>
        </w:rPr>
        <w:t xml:space="preserve">forest disturbance treatment doesn’t mean that it spent the entire </w:t>
      </w:r>
      <w:r w:rsidR="00936CD5">
        <w:rPr>
          <w:sz w:val="24"/>
          <w:szCs w:val="24"/>
        </w:rPr>
        <w:t xml:space="preserve">year at that location. Ground beetles, even flightless species, can move </w:t>
      </w:r>
      <w:r w:rsidR="00B74407">
        <w:rPr>
          <w:sz w:val="24"/>
          <w:szCs w:val="24"/>
        </w:rPr>
        <w:t xml:space="preserve">fairly long distances over the seasons (cite). For example, </w:t>
      </w:r>
      <w:r w:rsidR="00780C37">
        <w:rPr>
          <w:sz w:val="24"/>
          <w:szCs w:val="24"/>
        </w:rPr>
        <w:t>some</w:t>
      </w:r>
      <w:r w:rsidR="00B74407">
        <w:rPr>
          <w:sz w:val="24"/>
          <w:szCs w:val="24"/>
        </w:rPr>
        <w:t xml:space="preserve"> ground beetle species </w:t>
      </w:r>
      <w:r w:rsidR="00780C37">
        <w:rPr>
          <w:sz w:val="24"/>
          <w:szCs w:val="24"/>
        </w:rPr>
        <w:t xml:space="preserve">forage for prey in the summer within agricultural fields but move to </w:t>
      </w:r>
      <w:r w:rsidR="001D5157">
        <w:rPr>
          <w:sz w:val="24"/>
          <w:szCs w:val="24"/>
        </w:rPr>
        <w:t>woodlot edges to overwinter (cite).</w:t>
      </w:r>
      <w:r w:rsidR="00017129">
        <w:rPr>
          <w:sz w:val="24"/>
          <w:szCs w:val="24"/>
        </w:rPr>
        <w:t xml:space="preserve"> Thus, the fact that many forest ground beetles like ____ and ____ were still caught in salvage-logged </w:t>
      </w:r>
      <w:r w:rsidR="005E6ABB">
        <w:rPr>
          <w:sz w:val="24"/>
          <w:szCs w:val="24"/>
        </w:rPr>
        <w:t xml:space="preserve">areas does not </w:t>
      </w:r>
      <w:r w:rsidR="00930C80">
        <w:rPr>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F03242" w:rsidRDefault="001B2E21" w:rsidP="00E34238">
      <w:pPr>
        <w:rPr>
          <w:sz w:val="24"/>
          <w:szCs w:val="24"/>
        </w:rPr>
      </w:pPr>
      <w:r w:rsidRPr="00F03242">
        <w:rPr>
          <w:sz w:val="24"/>
          <w:szCs w:val="24"/>
        </w:rPr>
        <w:t>Omission of the final two sampling intervals of 2022</w:t>
      </w:r>
    </w:p>
    <w:p w14:paraId="1E816534" w14:textId="77777777" w:rsidR="0043187D" w:rsidRPr="00F03242" w:rsidRDefault="0043187D" w:rsidP="00E34238">
      <w:pPr>
        <w:rPr>
          <w:sz w:val="24"/>
          <w:szCs w:val="24"/>
        </w:rPr>
      </w:pPr>
    </w:p>
    <w:p w14:paraId="47AF30C9" w14:textId="25A65026"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r w:rsidR="00487E23" w:rsidRPr="00F03242">
        <w:rPr>
          <w:i/>
          <w:iCs/>
          <w:sz w:val="24"/>
          <w:szCs w:val="24"/>
        </w:rPr>
        <w:t>Amerizus</w:t>
      </w:r>
      <w:r w:rsidR="00487E23" w:rsidRPr="00F03242">
        <w:rPr>
          <w:sz w:val="24"/>
          <w:szCs w:val="24"/>
        </w:rPr>
        <w:t xml:space="preserve"> sp. (Bembidiini), </w:t>
      </w:r>
      <w:r w:rsidR="00487E23" w:rsidRPr="00F03242">
        <w:rPr>
          <w:i/>
          <w:iCs/>
          <w:sz w:val="24"/>
          <w:szCs w:val="24"/>
        </w:rPr>
        <w:t>Myas coracinus</w:t>
      </w:r>
      <w:r w:rsidR="00487E23" w:rsidRPr="00F03242">
        <w:rPr>
          <w:sz w:val="24"/>
          <w:szCs w:val="24"/>
        </w:rPr>
        <w:t xml:space="preserve">, </w:t>
      </w:r>
      <w:r w:rsidR="00487E23" w:rsidRPr="00F03242">
        <w:rPr>
          <w:i/>
          <w:iCs/>
          <w:sz w:val="24"/>
          <w:szCs w:val="24"/>
        </w:rPr>
        <w:t>Patrobus longicornis</w:t>
      </w:r>
      <w:r w:rsidR="00487E23" w:rsidRPr="00F03242">
        <w:rPr>
          <w:sz w:val="24"/>
          <w:szCs w:val="24"/>
        </w:rPr>
        <w:t xml:space="preserve">, </w:t>
      </w:r>
      <w:r w:rsidR="00487E23" w:rsidRPr="00F03242">
        <w:rPr>
          <w:i/>
          <w:iCs/>
          <w:sz w:val="24"/>
          <w:szCs w:val="24"/>
        </w:rPr>
        <w:t>Platynus hypolithos</w:t>
      </w:r>
      <w:r w:rsidR="00487E23" w:rsidRPr="00F03242">
        <w:rPr>
          <w:sz w:val="24"/>
          <w:szCs w:val="24"/>
        </w:rPr>
        <w:t xml:space="preserve">, </w:t>
      </w:r>
      <w:r w:rsidR="00487E23" w:rsidRPr="00F03242">
        <w:rPr>
          <w:i/>
          <w:iCs/>
          <w:sz w:val="24"/>
          <w:szCs w:val="24"/>
        </w:rPr>
        <w:t>Pterostichus atratus</w:t>
      </w:r>
      <w:r w:rsidR="00487E23" w:rsidRPr="00F03242">
        <w:rPr>
          <w:sz w:val="24"/>
          <w:szCs w:val="24"/>
        </w:rPr>
        <w:t xml:space="preserve">, </w:t>
      </w:r>
      <w:r w:rsidR="00487E23" w:rsidRPr="00F03242">
        <w:rPr>
          <w:i/>
          <w:iCs/>
          <w:sz w:val="24"/>
          <w:szCs w:val="24"/>
        </w:rPr>
        <w:t>Scaphinotus andrewsii</w:t>
      </w:r>
      <w:r w:rsidR="00487E23" w:rsidRPr="00F03242">
        <w:rPr>
          <w:sz w:val="24"/>
          <w:szCs w:val="24"/>
        </w:rPr>
        <w:t xml:space="preserve">, </w:t>
      </w:r>
      <w:r w:rsidR="00487E23" w:rsidRPr="00F03242">
        <w:rPr>
          <w:i/>
          <w:iCs/>
          <w:sz w:val="24"/>
          <w:szCs w:val="24"/>
        </w:rPr>
        <w:t>Scaphinotus ridingsii</w:t>
      </w:r>
      <w:r w:rsidR="00487E23" w:rsidRPr="00F03242">
        <w:rPr>
          <w:sz w:val="24"/>
          <w:szCs w:val="24"/>
        </w:rPr>
        <w:t xml:space="preserve">, </w:t>
      </w:r>
      <w:r w:rsidR="00487E23" w:rsidRPr="00F03242">
        <w:rPr>
          <w:i/>
          <w:iCs/>
          <w:sz w:val="24"/>
          <w:szCs w:val="24"/>
        </w:rPr>
        <w:t>Synuchus impunctatus</w:t>
      </w:r>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r w:rsidR="00975170" w:rsidRPr="00F03242">
        <w:rPr>
          <w:i/>
          <w:iCs/>
          <w:sz w:val="24"/>
          <w:szCs w:val="24"/>
        </w:rPr>
        <w:t>Platynus angustatus</w:t>
      </w:r>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S____)</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lastRenderedPageBreak/>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587457" cy="3407613"/>
                    </a:xfrm>
                    <a:prstGeom prst="rect">
                      <a:avLst/>
                    </a:prstGeom>
                  </pic:spPr>
                </pic:pic>
              </a:graphicData>
            </a:graphic>
          </wp:inline>
        </w:drawing>
      </w:r>
    </w:p>
    <w:p w14:paraId="4A476217" w14:textId="0BC92632" w:rsidR="001B2E21" w:rsidRDefault="00F03242" w:rsidP="00E34238">
      <w:pPr>
        <w:rPr>
          <w:sz w:val="24"/>
          <w:szCs w:val="24"/>
        </w:rPr>
      </w:pPr>
      <w:r w:rsidRPr="00F03242">
        <w:rPr>
          <w:b/>
          <w:bCs/>
          <w:noProof/>
          <w:sz w:val="24"/>
          <w:szCs w:val="24"/>
        </w:rPr>
        <w:t>Figure S___.</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mc:AlternateContent>
          <mc:Choice Requires="wps">
            <w:drawing>
              <wp:anchor distT="45720" distB="45720" distL="114300" distR="114300" simplePos="0" relativeHeight="251661312"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9264"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840458" cy="2161872"/>
                    </a:xfrm>
                    <a:prstGeom prst="rect">
                      <a:avLst/>
                    </a:prstGeom>
                  </pic:spPr>
                </pic:pic>
              </a:graphicData>
            </a:graphic>
          </wp:inline>
        </w:drawing>
      </w:r>
    </w:p>
    <w:p w14:paraId="0C75BB19" w14:textId="1ECAFA94" w:rsidR="006B0A16" w:rsidRDefault="006B0A16" w:rsidP="00E34238">
      <w:pPr>
        <w:rPr>
          <w:sz w:val="24"/>
          <w:szCs w:val="24"/>
        </w:rPr>
      </w:pPr>
      <w:r w:rsidRPr="00147BA7">
        <w:rPr>
          <w:b/>
          <w:bCs/>
          <w:sz w:val="24"/>
          <w:szCs w:val="24"/>
        </w:rPr>
        <w:t>Figure S____.</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3BC75A29" w:rsidR="00F216FC" w:rsidRDefault="006A67ED" w:rsidP="00E34238">
      <w:pPr>
        <w:rPr>
          <w:sz w:val="24"/>
          <w:szCs w:val="24"/>
        </w:rPr>
      </w:pPr>
      <w:r w:rsidRPr="006A67ED">
        <w:rPr>
          <w:sz w:val="24"/>
          <w:szCs w:val="24"/>
        </w:rPr>
        <w:lastRenderedPageBreak/>
        <w:drawing>
          <wp:inline distT="0" distB="0" distL="0" distR="0" wp14:anchorId="69DABC0C" wp14:editId="076CFA72">
            <wp:extent cx="5000625" cy="3438525"/>
            <wp:effectExtent l="0" t="0" r="9525" b="9525"/>
            <wp:docPr id="3052781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8170"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000625" cy="3438525"/>
                    </a:xfrm>
                    <a:prstGeom prst="rect">
                      <a:avLst/>
                    </a:prstGeom>
                  </pic:spPr>
                </pic:pic>
              </a:graphicData>
            </a:graphic>
          </wp:inline>
        </w:drawing>
      </w:r>
    </w:p>
    <w:p w14:paraId="139E05BF" w14:textId="0D3EE78A" w:rsidR="00F216FC" w:rsidRPr="00F03242" w:rsidRDefault="00F216FC" w:rsidP="00E34238">
      <w:pPr>
        <w:rPr>
          <w:sz w:val="24"/>
          <w:szCs w:val="24"/>
        </w:rPr>
      </w:pPr>
      <w:r w:rsidRPr="00F71E90">
        <w:rPr>
          <w:b/>
          <w:bCs/>
          <w:sz w:val="24"/>
          <w:szCs w:val="24"/>
        </w:rPr>
        <w:t>Figure S____.</w:t>
      </w:r>
      <w:r>
        <w:rPr>
          <w:sz w:val="24"/>
          <w:szCs w:val="24"/>
        </w:rPr>
        <w:t xml:space="preserve"> </w:t>
      </w:r>
      <w:r w:rsidR="00F71E90">
        <w:rPr>
          <w:sz w:val="24"/>
          <w:szCs w:val="24"/>
        </w:rPr>
        <w:t>Biplot of the first principal component ax</w:t>
      </w:r>
      <w:r w:rsidR="00F71E90">
        <w:rPr>
          <w:sz w:val="24"/>
          <w:szCs w:val="24"/>
        </w:rPr>
        <w:t xml:space="preserve">is against the </w:t>
      </w:r>
      <w:r w:rsidR="004C2D96">
        <w:rPr>
          <w:sz w:val="24"/>
          <w:szCs w:val="24"/>
        </w:rPr>
        <w:t>third principal component axis</w:t>
      </w:r>
      <w:r w:rsidR="00F71E90">
        <w:rPr>
          <w:sz w:val="24"/>
          <w:szCs w:val="24"/>
        </w:rPr>
        <w:t xml:space="preserve"> of the principal components analysis (PCA) of the eight numerical traits measured for 47</w:t>
      </w:r>
      <w:commentRangeStart w:id="154"/>
      <w:commentRangeStart w:id="155"/>
      <w:r w:rsidR="00F71E90">
        <w:rPr>
          <w:sz w:val="24"/>
          <w:szCs w:val="24"/>
        </w:rPr>
        <w:t xml:space="preserve"> ground beetle species</w:t>
      </w:r>
      <w:commentRangeEnd w:id="154"/>
      <w:r w:rsidR="00F71E90">
        <w:rPr>
          <w:rStyle w:val="CommentReference"/>
        </w:rPr>
        <w:commentReference w:id="154"/>
      </w:r>
      <w:commentRangeEnd w:id="155"/>
      <w:r w:rsidR="00F71E90">
        <w:rPr>
          <w:rStyle w:val="CommentReference"/>
        </w:rPr>
        <w:commentReference w:id="155"/>
      </w:r>
      <w:r w:rsidR="00F71E90">
        <w:rPr>
          <w:sz w:val="24"/>
          <w:szCs w:val="24"/>
        </w:rPr>
        <w:t xml:space="preserve">. The species </w:t>
      </w:r>
      <w:r w:rsidR="00F71E90" w:rsidRPr="00A877B6">
        <w:rPr>
          <w:i/>
          <w:iCs/>
          <w:sz w:val="24"/>
          <w:szCs w:val="24"/>
        </w:rPr>
        <w:t>Notiophilus aeneus</w:t>
      </w:r>
      <w:r w:rsidR="00F71E90">
        <w:rPr>
          <w:sz w:val="24"/>
          <w:szCs w:val="24"/>
        </w:rPr>
        <w:t xml:space="preserve"> was omitted from the analysis. </w:t>
      </w:r>
      <w:r w:rsidR="00630578">
        <w:rPr>
          <w:sz w:val="24"/>
          <w:szCs w:val="24"/>
        </w:rPr>
        <w:t xml:space="preserve">The additional 8 species found in </w:t>
      </w:r>
      <w:r w:rsidR="00452C78">
        <w:rPr>
          <w:sz w:val="24"/>
          <w:szCs w:val="24"/>
        </w:rPr>
        <w:t xml:space="preserve">September 2022 were included in the analysis but are not plotted here. </w:t>
      </w:r>
      <w:r w:rsidR="00F71E90">
        <w:rPr>
          <w:sz w:val="24"/>
          <w:szCs w:val="24"/>
        </w:rPr>
        <w:t>Blue arrows with labels are the eight trait variables. The word “standard” after a variable name indicates that it has previously been divided by body length to address high correlations with body length.</w:t>
      </w:r>
    </w:p>
    <w:p w14:paraId="7EBC3D30" w14:textId="77777777" w:rsidR="001B2E21" w:rsidRPr="00F03242" w:rsidRDefault="001B2E21"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in the Ohio State University Triplehorn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156"/>
      <w:r w:rsidR="004905B5" w:rsidRPr="00F03242">
        <w:rPr>
          <w:sz w:val="24"/>
          <w:szCs w:val="24"/>
        </w:rPr>
        <w:t>.</w:t>
      </w:r>
      <w:commentRangeEnd w:id="156"/>
      <w:r w:rsidR="004905B5" w:rsidRPr="00F03242">
        <w:rPr>
          <w:rStyle w:val="CommentReference"/>
          <w:sz w:val="24"/>
          <w:szCs w:val="24"/>
        </w:rPr>
        <w:commentReference w:id="156"/>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shd w:val="clear" w:color="auto" w:fill="auto"/>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Species</w:t>
            </w:r>
          </w:p>
        </w:tc>
        <w:tc>
          <w:tcPr>
            <w:tcW w:w="1276" w:type="dxa"/>
            <w:tcBorders>
              <w:top w:val="single" w:sz="4" w:space="0" w:color="auto"/>
              <w:bottom w:val="single" w:sz="4" w:space="0" w:color="auto"/>
            </w:tcBorders>
            <w:shd w:val="clear" w:color="auto" w:fill="auto"/>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shd w:val="clear" w:color="auto" w:fill="auto"/>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shd w:val="clear" w:color="auto" w:fill="auto"/>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shd w:val="clear" w:color="auto" w:fill="auto"/>
            <w:noWrap/>
            <w:vAlign w:val="bottom"/>
            <w:hideMark/>
          </w:tcPr>
          <w:p w14:paraId="3D5105A9" w14:textId="3A76A05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Agonoleptus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thoracicus</w:t>
            </w:r>
          </w:p>
        </w:tc>
        <w:tc>
          <w:tcPr>
            <w:tcW w:w="1276" w:type="dxa"/>
            <w:tcBorders>
              <w:top w:val="single" w:sz="4" w:space="0" w:color="auto"/>
            </w:tcBorders>
            <w:shd w:val="clear" w:color="auto" w:fill="auto"/>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shd w:val="clear" w:color="auto" w:fill="auto"/>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shd w:val="clear" w:color="auto" w:fill="auto"/>
            <w:noWrap/>
            <w:vAlign w:val="bottom"/>
            <w:hideMark/>
          </w:tcPr>
          <w:p w14:paraId="1E8103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131FCD" w14:textId="77777777" w:rsidTr="0081088C">
        <w:trPr>
          <w:trHeight w:val="290"/>
        </w:trPr>
        <w:tc>
          <w:tcPr>
            <w:tcW w:w="2977" w:type="dxa"/>
            <w:shd w:val="clear" w:color="auto" w:fill="auto"/>
            <w:noWrap/>
            <w:vAlign w:val="bottom"/>
            <w:hideMark/>
          </w:tcPr>
          <w:p w14:paraId="3E90DD0A" w14:textId="353C142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shd w:val="clear" w:color="auto" w:fill="auto"/>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shd w:val="clear" w:color="auto" w:fill="auto"/>
            <w:noWrap/>
            <w:vAlign w:val="bottom"/>
            <w:hideMark/>
          </w:tcPr>
          <w:p w14:paraId="78196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E43196B" w14:textId="77777777" w:rsidTr="0081088C">
        <w:trPr>
          <w:trHeight w:val="290"/>
        </w:trPr>
        <w:tc>
          <w:tcPr>
            <w:tcW w:w="2977" w:type="dxa"/>
            <w:shd w:val="clear" w:color="auto" w:fill="auto"/>
            <w:noWrap/>
            <w:vAlign w:val="bottom"/>
            <w:hideMark/>
          </w:tcPr>
          <w:p w14:paraId="55B7B77D" w14:textId="4942074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shd w:val="clear" w:color="auto" w:fill="auto"/>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shd w:val="clear" w:color="auto" w:fill="auto"/>
            <w:noWrap/>
            <w:vAlign w:val="bottom"/>
            <w:hideMark/>
          </w:tcPr>
          <w:p w14:paraId="136E01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4322ADB" w14:textId="77777777" w:rsidTr="0081088C">
        <w:trPr>
          <w:trHeight w:val="290"/>
        </w:trPr>
        <w:tc>
          <w:tcPr>
            <w:tcW w:w="2977" w:type="dxa"/>
            <w:shd w:val="clear" w:color="auto" w:fill="auto"/>
            <w:noWrap/>
            <w:vAlign w:val="bottom"/>
            <w:hideMark/>
          </w:tcPr>
          <w:p w14:paraId="6F331A53" w14:textId="5550489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shd w:val="clear" w:color="auto" w:fill="auto"/>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shd w:val="clear" w:color="auto" w:fill="auto"/>
            <w:noWrap/>
            <w:vAlign w:val="bottom"/>
            <w:hideMark/>
          </w:tcPr>
          <w:p w14:paraId="68B649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7EEEFA" w14:textId="77777777" w:rsidTr="0081088C">
        <w:trPr>
          <w:trHeight w:val="290"/>
        </w:trPr>
        <w:tc>
          <w:tcPr>
            <w:tcW w:w="2977" w:type="dxa"/>
            <w:shd w:val="clear" w:color="auto" w:fill="auto"/>
            <w:noWrap/>
            <w:vAlign w:val="bottom"/>
            <w:hideMark/>
          </w:tcPr>
          <w:p w14:paraId="03A2D6D9" w14:textId="4D5038B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shd w:val="clear" w:color="auto" w:fill="auto"/>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shd w:val="clear" w:color="auto" w:fill="auto"/>
            <w:noWrap/>
            <w:vAlign w:val="bottom"/>
            <w:hideMark/>
          </w:tcPr>
          <w:p w14:paraId="442B4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9EC1F96" w14:textId="77777777" w:rsidTr="0081088C">
        <w:trPr>
          <w:trHeight w:val="290"/>
        </w:trPr>
        <w:tc>
          <w:tcPr>
            <w:tcW w:w="2977" w:type="dxa"/>
            <w:shd w:val="clear" w:color="auto" w:fill="auto"/>
            <w:noWrap/>
            <w:vAlign w:val="bottom"/>
            <w:hideMark/>
          </w:tcPr>
          <w:p w14:paraId="02A2D978" w14:textId="28EB3C0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shd w:val="clear" w:color="auto" w:fill="auto"/>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shd w:val="clear" w:color="auto" w:fill="auto"/>
            <w:noWrap/>
            <w:vAlign w:val="bottom"/>
            <w:hideMark/>
          </w:tcPr>
          <w:p w14:paraId="73ACDE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07E79C" w14:textId="77777777" w:rsidTr="0081088C">
        <w:trPr>
          <w:trHeight w:val="290"/>
        </w:trPr>
        <w:tc>
          <w:tcPr>
            <w:tcW w:w="2977" w:type="dxa"/>
            <w:shd w:val="clear" w:color="auto" w:fill="auto"/>
            <w:noWrap/>
            <w:vAlign w:val="bottom"/>
            <w:hideMark/>
          </w:tcPr>
          <w:p w14:paraId="0284917E" w14:textId="12078BB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shd w:val="clear" w:color="auto" w:fill="auto"/>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shd w:val="clear" w:color="auto" w:fill="auto"/>
            <w:noWrap/>
            <w:vAlign w:val="bottom"/>
            <w:hideMark/>
          </w:tcPr>
          <w:p w14:paraId="2ECD3F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D0AB363" w14:textId="77777777" w:rsidTr="0081088C">
        <w:trPr>
          <w:trHeight w:val="290"/>
        </w:trPr>
        <w:tc>
          <w:tcPr>
            <w:tcW w:w="2977" w:type="dxa"/>
            <w:shd w:val="clear" w:color="auto" w:fill="auto"/>
            <w:noWrap/>
            <w:vAlign w:val="bottom"/>
            <w:hideMark/>
          </w:tcPr>
          <w:p w14:paraId="314D146E" w14:textId="6621B8F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shd w:val="clear" w:color="auto" w:fill="auto"/>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shd w:val="clear" w:color="auto" w:fill="auto"/>
            <w:noWrap/>
            <w:vAlign w:val="bottom"/>
            <w:hideMark/>
          </w:tcPr>
          <w:p w14:paraId="30FEE10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445F147" w14:textId="77777777" w:rsidTr="0081088C">
        <w:trPr>
          <w:trHeight w:val="290"/>
        </w:trPr>
        <w:tc>
          <w:tcPr>
            <w:tcW w:w="2977" w:type="dxa"/>
            <w:shd w:val="clear" w:color="auto" w:fill="auto"/>
            <w:noWrap/>
            <w:vAlign w:val="bottom"/>
            <w:hideMark/>
          </w:tcPr>
          <w:p w14:paraId="5E90B681" w14:textId="6436D6E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shd w:val="clear" w:color="auto" w:fill="auto"/>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shd w:val="clear" w:color="auto" w:fill="auto"/>
            <w:noWrap/>
            <w:vAlign w:val="bottom"/>
            <w:hideMark/>
          </w:tcPr>
          <w:p w14:paraId="046A7C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517585" w14:textId="77777777" w:rsidTr="0081088C">
        <w:trPr>
          <w:trHeight w:val="290"/>
        </w:trPr>
        <w:tc>
          <w:tcPr>
            <w:tcW w:w="2977" w:type="dxa"/>
            <w:shd w:val="clear" w:color="auto" w:fill="auto"/>
            <w:noWrap/>
            <w:vAlign w:val="bottom"/>
            <w:hideMark/>
          </w:tcPr>
          <w:p w14:paraId="0A45D7FC" w14:textId="5CADDE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shd w:val="clear" w:color="auto" w:fill="auto"/>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shd w:val="clear" w:color="auto" w:fill="auto"/>
            <w:noWrap/>
            <w:vAlign w:val="bottom"/>
            <w:hideMark/>
          </w:tcPr>
          <w:p w14:paraId="67DC37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F62E4B" w14:textId="77777777" w:rsidTr="0081088C">
        <w:trPr>
          <w:trHeight w:val="290"/>
        </w:trPr>
        <w:tc>
          <w:tcPr>
            <w:tcW w:w="2977" w:type="dxa"/>
            <w:shd w:val="clear" w:color="auto" w:fill="auto"/>
            <w:noWrap/>
            <w:vAlign w:val="bottom"/>
            <w:hideMark/>
          </w:tcPr>
          <w:p w14:paraId="7E161839" w14:textId="0656828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shd w:val="clear" w:color="auto" w:fill="auto"/>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shd w:val="clear" w:color="auto" w:fill="auto"/>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shd w:val="clear" w:color="auto" w:fill="auto"/>
            <w:noWrap/>
            <w:vAlign w:val="bottom"/>
            <w:hideMark/>
          </w:tcPr>
          <w:p w14:paraId="2D5AB569" w14:textId="355042E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shd w:val="clear" w:color="auto" w:fill="auto"/>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shd w:val="clear" w:color="auto" w:fill="auto"/>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shd w:val="clear" w:color="auto" w:fill="auto"/>
            <w:noWrap/>
            <w:vAlign w:val="bottom"/>
            <w:hideMark/>
          </w:tcPr>
          <w:p w14:paraId="25C163F0" w14:textId="07E63A7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shd w:val="clear" w:color="auto" w:fill="auto"/>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shd w:val="clear" w:color="auto" w:fill="auto"/>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shd w:val="clear" w:color="auto" w:fill="auto"/>
            <w:noWrap/>
            <w:vAlign w:val="bottom"/>
            <w:hideMark/>
          </w:tcPr>
          <w:p w14:paraId="433B7875" w14:textId="615605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Amerizus</w:t>
            </w:r>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shd w:val="clear" w:color="auto" w:fill="auto"/>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shd w:val="clear" w:color="auto" w:fill="auto"/>
            <w:noWrap/>
            <w:vAlign w:val="bottom"/>
            <w:hideMark/>
          </w:tcPr>
          <w:p w14:paraId="2972C9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A62852C" w14:textId="77777777" w:rsidTr="0081088C">
        <w:trPr>
          <w:trHeight w:val="290"/>
        </w:trPr>
        <w:tc>
          <w:tcPr>
            <w:tcW w:w="2977" w:type="dxa"/>
            <w:shd w:val="clear" w:color="auto" w:fill="auto"/>
            <w:noWrap/>
            <w:vAlign w:val="bottom"/>
            <w:hideMark/>
          </w:tcPr>
          <w:p w14:paraId="7679EAB6" w14:textId="0B89404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shd w:val="clear" w:color="auto" w:fill="auto"/>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4F0127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38AB55" w14:textId="77777777" w:rsidTr="0081088C">
        <w:trPr>
          <w:trHeight w:val="290"/>
        </w:trPr>
        <w:tc>
          <w:tcPr>
            <w:tcW w:w="2977" w:type="dxa"/>
            <w:shd w:val="clear" w:color="auto" w:fill="auto"/>
            <w:noWrap/>
            <w:vAlign w:val="bottom"/>
            <w:hideMark/>
          </w:tcPr>
          <w:p w14:paraId="309BE4EB" w14:textId="6EAC5B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shd w:val="clear" w:color="auto" w:fill="auto"/>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2A8541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39A290" w14:textId="77777777" w:rsidTr="0081088C">
        <w:trPr>
          <w:trHeight w:val="290"/>
        </w:trPr>
        <w:tc>
          <w:tcPr>
            <w:tcW w:w="2977" w:type="dxa"/>
            <w:shd w:val="clear" w:color="auto" w:fill="auto"/>
            <w:noWrap/>
            <w:vAlign w:val="bottom"/>
            <w:hideMark/>
          </w:tcPr>
          <w:p w14:paraId="7A11BF61" w14:textId="2FBBFD7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shd w:val="clear" w:color="auto" w:fill="auto"/>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1E9CD23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A6979BC" w14:textId="77777777" w:rsidTr="0081088C">
        <w:trPr>
          <w:trHeight w:val="290"/>
        </w:trPr>
        <w:tc>
          <w:tcPr>
            <w:tcW w:w="2977" w:type="dxa"/>
            <w:shd w:val="clear" w:color="auto" w:fill="auto"/>
            <w:noWrap/>
            <w:vAlign w:val="bottom"/>
            <w:hideMark/>
          </w:tcPr>
          <w:p w14:paraId="1B1E173A" w14:textId="19ABEE4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shd w:val="clear" w:color="auto" w:fill="auto"/>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6A58C4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473B50C" w14:textId="77777777" w:rsidTr="0081088C">
        <w:trPr>
          <w:trHeight w:val="290"/>
        </w:trPr>
        <w:tc>
          <w:tcPr>
            <w:tcW w:w="2977" w:type="dxa"/>
            <w:shd w:val="clear" w:color="auto" w:fill="auto"/>
            <w:noWrap/>
            <w:vAlign w:val="bottom"/>
            <w:hideMark/>
          </w:tcPr>
          <w:p w14:paraId="6B700746" w14:textId="0998A4A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shd w:val="clear" w:color="auto" w:fill="auto"/>
            <w:noWrap/>
            <w:vAlign w:val="bottom"/>
            <w:hideMark/>
          </w:tcPr>
          <w:p w14:paraId="23B43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078BAD" w14:textId="77777777" w:rsidTr="0081088C">
        <w:trPr>
          <w:trHeight w:val="290"/>
        </w:trPr>
        <w:tc>
          <w:tcPr>
            <w:tcW w:w="2977" w:type="dxa"/>
            <w:shd w:val="clear" w:color="auto" w:fill="auto"/>
            <w:noWrap/>
            <w:vAlign w:val="bottom"/>
            <w:hideMark/>
          </w:tcPr>
          <w:p w14:paraId="75F57F3F" w14:textId="4AC55A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shd w:val="clear" w:color="auto" w:fill="auto"/>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shd w:val="clear" w:color="auto" w:fill="auto"/>
            <w:noWrap/>
            <w:vAlign w:val="bottom"/>
            <w:hideMark/>
          </w:tcPr>
          <w:p w14:paraId="2C862877" w14:textId="6ED50A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shd w:val="clear" w:color="auto" w:fill="auto"/>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shd w:val="clear" w:color="auto" w:fill="auto"/>
            <w:noWrap/>
            <w:vAlign w:val="bottom"/>
            <w:hideMark/>
          </w:tcPr>
          <w:p w14:paraId="72ADCB6D" w14:textId="64C7D3D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shd w:val="clear" w:color="auto" w:fill="auto"/>
            <w:noWrap/>
            <w:vAlign w:val="bottom"/>
            <w:hideMark/>
          </w:tcPr>
          <w:p w14:paraId="25F5E2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BC1FB8" w14:textId="77777777" w:rsidTr="0081088C">
        <w:trPr>
          <w:trHeight w:val="290"/>
        </w:trPr>
        <w:tc>
          <w:tcPr>
            <w:tcW w:w="2977" w:type="dxa"/>
            <w:shd w:val="clear" w:color="auto" w:fill="auto"/>
            <w:noWrap/>
            <w:vAlign w:val="bottom"/>
            <w:hideMark/>
          </w:tcPr>
          <w:p w14:paraId="0F6EA7D6" w14:textId="710176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shd w:val="clear" w:color="auto" w:fill="auto"/>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shd w:val="clear" w:color="auto" w:fill="auto"/>
            <w:noWrap/>
            <w:vAlign w:val="bottom"/>
            <w:hideMark/>
          </w:tcPr>
          <w:p w14:paraId="3C199CCD" w14:textId="450801B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shd w:val="clear" w:color="auto" w:fill="auto"/>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shd w:val="clear" w:color="auto" w:fill="auto"/>
            <w:noWrap/>
            <w:vAlign w:val="bottom"/>
            <w:hideMark/>
          </w:tcPr>
          <w:p w14:paraId="71704197" w14:textId="6BFF9A9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melanopus</w:t>
            </w:r>
          </w:p>
        </w:tc>
        <w:tc>
          <w:tcPr>
            <w:tcW w:w="1276" w:type="dxa"/>
            <w:shd w:val="clear" w:color="auto" w:fill="auto"/>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shd w:val="clear" w:color="auto" w:fill="auto"/>
            <w:noWrap/>
            <w:vAlign w:val="bottom"/>
            <w:hideMark/>
          </w:tcPr>
          <w:p w14:paraId="2FD594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39E1957" w14:textId="77777777" w:rsidTr="0081088C">
        <w:trPr>
          <w:trHeight w:val="290"/>
        </w:trPr>
        <w:tc>
          <w:tcPr>
            <w:tcW w:w="2977" w:type="dxa"/>
            <w:shd w:val="clear" w:color="auto" w:fill="auto"/>
            <w:noWrap/>
            <w:vAlign w:val="bottom"/>
            <w:hideMark/>
          </w:tcPr>
          <w:p w14:paraId="28DE9329" w14:textId="181187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shd w:val="clear" w:color="auto" w:fill="auto"/>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shd w:val="clear" w:color="auto" w:fill="auto"/>
            <w:noWrap/>
            <w:vAlign w:val="bottom"/>
            <w:hideMark/>
          </w:tcPr>
          <w:p w14:paraId="3E3007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1616C5A" w14:textId="77777777" w:rsidTr="0081088C">
        <w:trPr>
          <w:trHeight w:val="290"/>
        </w:trPr>
        <w:tc>
          <w:tcPr>
            <w:tcW w:w="2977" w:type="dxa"/>
            <w:shd w:val="clear" w:color="auto" w:fill="auto"/>
            <w:noWrap/>
            <w:vAlign w:val="bottom"/>
            <w:hideMark/>
          </w:tcPr>
          <w:p w14:paraId="733F0122" w14:textId="74C6502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shd w:val="clear" w:color="auto" w:fill="auto"/>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shd w:val="clear" w:color="auto" w:fill="auto"/>
            <w:noWrap/>
            <w:vAlign w:val="bottom"/>
            <w:hideMark/>
          </w:tcPr>
          <w:p w14:paraId="65113D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FC5BF39" w14:textId="77777777" w:rsidTr="0081088C">
        <w:trPr>
          <w:trHeight w:val="290"/>
        </w:trPr>
        <w:tc>
          <w:tcPr>
            <w:tcW w:w="2977" w:type="dxa"/>
            <w:shd w:val="clear" w:color="auto" w:fill="auto"/>
            <w:noWrap/>
            <w:vAlign w:val="bottom"/>
            <w:hideMark/>
          </w:tcPr>
          <w:p w14:paraId="7186A018" w14:textId="74A5DB9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shd w:val="clear" w:color="auto" w:fill="auto"/>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shd w:val="clear" w:color="auto" w:fill="auto"/>
            <w:noWrap/>
            <w:vAlign w:val="bottom"/>
            <w:hideMark/>
          </w:tcPr>
          <w:p w14:paraId="382BB4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CF53848" w14:textId="77777777" w:rsidTr="0081088C">
        <w:trPr>
          <w:trHeight w:val="290"/>
        </w:trPr>
        <w:tc>
          <w:tcPr>
            <w:tcW w:w="2977" w:type="dxa"/>
            <w:shd w:val="clear" w:color="auto" w:fill="auto"/>
            <w:noWrap/>
            <w:vAlign w:val="bottom"/>
            <w:hideMark/>
          </w:tcPr>
          <w:p w14:paraId="6045D81B" w14:textId="465D31D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shd w:val="clear" w:color="auto" w:fill="auto"/>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shd w:val="clear" w:color="auto" w:fill="auto"/>
            <w:noWrap/>
            <w:vAlign w:val="bottom"/>
            <w:hideMark/>
          </w:tcPr>
          <w:p w14:paraId="1CB4B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98E968" w14:textId="77777777" w:rsidTr="0081088C">
        <w:trPr>
          <w:trHeight w:val="290"/>
        </w:trPr>
        <w:tc>
          <w:tcPr>
            <w:tcW w:w="2977" w:type="dxa"/>
            <w:shd w:val="clear" w:color="auto" w:fill="auto"/>
            <w:noWrap/>
            <w:vAlign w:val="bottom"/>
            <w:hideMark/>
          </w:tcPr>
          <w:p w14:paraId="467D17B8" w14:textId="7344972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shd w:val="clear" w:color="auto" w:fill="auto"/>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shd w:val="clear" w:color="auto" w:fill="auto"/>
            <w:noWrap/>
            <w:vAlign w:val="bottom"/>
            <w:hideMark/>
          </w:tcPr>
          <w:p w14:paraId="46F64A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A75017" w14:textId="77777777" w:rsidTr="0081088C">
        <w:trPr>
          <w:trHeight w:val="290"/>
        </w:trPr>
        <w:tc>
          <w:tcPr>
            <w:tcW w:w="2977" w:type="dxa"/>
            <w:shd w:val="clear" w:color="auto" w:fill="auto"/>
            <w:noWrap/>
            <w:vAlign w:val="bottom"/>
            <w:hideMark/>
          </w:tcPr>
          <w:p w14:paraId="123F3777" w14:textId="38A4AE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shd w:val="clear" w:color="auto" w:fill="auto"/>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shd w:val="clear" w:color="auto" w:fill="auto"/>
            <w:noWrap/>
            <w:vAlign w:val="bottom"/>
            <w:hideMark/>
          </w:tcPr>
          <w:p w14:paraId="6A2F88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0A0B4F" w14:textId="77777777" w:rsidTr="0081088C">
        <w:trPr>
          <w:trHeight w:val="290"/>
        </w:trPr>
        <w:tc>
          <w:tcPr>
            <w:tcW w:w="2977" w:type="dxa"/>
            <w:shd w:val="clear" w:color="auto" w:fill="auto"/>
            <w:noWrap/>
            <w:vAlign w:val="bottom"/>
            <w:hideMark/>
          </w:tcPr>
          <w:p w14:paraId="79B857B2" w14:textId="4782137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shd w:val="clear" w:color="auto" w:fill="auto"/>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shd w:val="clear" w:color="auto" w:fill="auto"/>
            <w:noWrap/>
            <w:vAlign w:val="bottom"/>
            <w:hideMark/>
          </w:tcPr>
          <w:p w14:paraId="4E270C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0EEFC3A" w14:textId="77777777" w:rsidTr="0081088C">
        <w:trPr>
          <w:trHeight w:val="290"/>
        </w:trPr>
        <w:tc>
          <w:tcPr>
            <w:tcW w:w="2977" w:type="dxa"/>
            <w:shd w:val="clear" w:color="auto" w:fill="auto"/>
            <w:noWrap/>
            <w:vAlign w:val="bottom"/>
            <w:hideMark/>
          </w:tcPr>
          <w:p w14:paraId="5B60B90E" w14:textId="6341DE0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shd w:val="clear" w:color="auto" w:fill="auto"/>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shd w:val="clear" w:color="auto" w:fill="auto"/>
            <w:noWrap/>
            <w:vAlign w:val="bottom"/>
            <w:hideMark/>
          </w:tcPr>
          <w:p w14:paraId="71CE43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481A2C" w14:textId="77777777" w:rsidTr="0081088C">
        <w:trPr>
          <w:trHeight w:val="290"/>
        </w:trPr>
        <w:tc>
          <w:tcPr>
            <w:tcW w:w="2977" w:type="dxa"/>
            <w:shd w:val="clear" w:color="auto" w:fill="auto"/>
            <w:noWrap/>
            <w:vAlign w:val="bottom"/>
            <w:hideMark/>
          </w:tcPr>
          <w:p w14:paraId="3B4F0108" w14:textId="5B5254C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shd w:val="clear" w:color="auto" w:fill="auto"/>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shd w:val="clear" w:color="auto" w:fill="auto"/>
            <w:noWrap/>
            <w:vAlign w:val="bottom"/>
            <w:hideMark/>
          </w:tcPr>
          <w:p w14:paraId="539E3A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6B50E3E" w14:textId="77777777" w:rsidTr="0081088C">
        <w:trPr>
          <w:trHeight w:val="290"/>
        </w:trPr>
        <w:tc>
          <w:tcPr>
            <w:tcW w:w="2977" w:type="dxa"/>
            <w:shd w:val="clear" w:color="auto" w:fill="auto"/>
            <w:noWrap/>
            <w:vAlign w:val="bottom"/>
            <w:hideMark/>
          </w:tcPr>
          <w:p w14:paraId="0120F609" w14:textId="263BB73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shd w:val="clear" w:color="auto" w:fill="auto"/>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shd w:val="clear" w:color="auto" w:fill="auto"/>
            <w:noWrap/>
            <w:vAlign w:val="bottom"/>
            <w:hideMark/>
          </w:tcPr>
          <w:p w14:paraId="36B487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F879588" w14:textId="77777777" w:rsidTr="0081088C">
        <w:trPr>
          <w:trHeight w:val="290"/>
        </w:trPr>
        <w:tc>
          <w:tcPr>
            <w:tcW w:w="2977" w:type="dxa"/>
            <w:shd w:val="clear" w:color="auto" w:fill="auto"/>
            <w:noWrap/>
            <w:vAlign w:val="bottom"/>
            <w:hideMark/>
          </w:tcPr>
          <w:p w14:paraId="2AF04D9F" w14:textId="52E261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shd w:val="clear" w:color="auto" w:fill="auto"/>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shd w:val="clear" w:color="auto" w:fill="auto"/>
            <w:noWrap/>
            <w:vAlign w:val="bottom"/>
            <w:hideMark/>
          </w:tcPr>
          <w:p w14:paraId="20BA8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28DF02" w14:textId="77777777" w:rsidTr="0081088C">
        <w:trPr>
          <w:trHeight w:val="290"/>
        </w:trPr>
        <w:tc>
          <w:tcPr>
            <w:tcW w:w="2977" w:type="dxa"/>
            <w:shd w:val="clear" w:color="auto" w:fill="auto"/>
            <w:noWrap/>
            <w:vAlign w:val="bottom"/>
            <w:hideMark/>
          </w:tcPr>
          <w:p w14:paraId="7F8053ED" w14:textId="46CC8B3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shd w:val="clear" w:color="auto" w:fill="auto"/>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shd w:val="clear" w:color="auto" w:fill="auto"/>
            <w:noWrap/>
            <w:vAlign w:val="bottom"/>
            <w:hideMark/>
          </w:tcPr>
          <w:p w14:paraId="29995A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C5B6F0E" w14:textId="77777777" w:rsidTr="0081088C">
        <w:trPr>
          <w:trHeight w:val="290"/>
        </w:trPr>
        <w:tc>
          <w:tcPr>
            <w:tcW w:w="2977" w:type="dxa"/>
            <w:shd w:val="clear" w:color="auto" w:fill="auto"/>
            <w:noWrap/>
            <w:vAlign w:val="bottom"/>
            <w:hideMark/>
          </w:tcPr>
          <w:p w14:paraId="6A0036AD" w14:textId="42E4881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shd w:val="clear" w:color="auto" w:fill="auto"/>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shd w:val="clear" w:color="auto" w:fill="auto"/>
            <w:noWrap/>
            <w:vAlign w:val="bottom"/>
            <w:hideMark/>
          </w:tcPr>
          <w:p w14:paraId="34E1F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D92B23" w14:textId="77777777" w:rsidTr="0081088C">
        <w:trPr>
          <w:trHeight w:val="290"/>
        </w:trPr>
        <w:tc>
          <w:tcPr>
            <w:tcW w:w="2977" w:type="dxa"/>
            <w:shd w:val="clear" w:color="auto" w:fill="auto"/>
            <w:noWrap/>
            <w:vAlign w:val="bottom"/>
            <w:hideMark/>
          </w:tcPr>
          <w:p w14:paraId="3AC0579C" w14:textId="367A259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shd w:val="clear" w:color="auto" w:fill="auto"/>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shd w:val="clear" w:color="auto" w:fill="auto"/>
            <w:noWrap/>
            <w:vAlign w:val="bottom"/>
            <w:hideMark/>
          </w:tcPr>
          <w:p w14:paraId="7B40B1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C75C1F4" w14:textId="77777777" w:rsidTr="0081088C">
        <w:trPr>
          <w:trHeight w:val="290"/>
        </w:trPr>
        <w:tc>
          <w:tcPr>
            <w:tcW w:w="2977" w:type="dxa"/>
            <w:shd w:val="clear" w:color="auto" w:fill="auto"/>
            <w:noWrap/>
            <w:vAlign w:val="bottom"/>
            <w:hideMark/>
          </w:tcPr>
          <w:p w14:paraId="5558D539" w14:textId="2A4D232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shd w:val="clear" w:color="auto" w:fill="auto"/>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shd w:val="clear" w:color="auto" w:fill="auto"/>
            <w:noWrap/>
            <w:vAlign w:val="bottom"/>
            <w:hideMark/>
          </w:tcPr>
          <w:p w14:paraId="4AAC3B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3637712" w14:textId="77777777" w:rsidTr="0081088C">
        <w:trPr>
          <w:trHeight w:val="290"/>
        </w:trPr>
        <w:tc>
          <w:tcPr>
            <w:tcW w:w="2977" w:type="dxa"/>
            <w:shd w:val="clear" w:color="auto" w:fill="auto"/>
            <w:noWrap/>
            <w:vAlign w:val="bottom"/>
            <w:hideMark/>
          </w:tcPr>
          <w:p w14:paraId="5C9E81C9" w14:textId="2734050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shd w:val="clear" w:color="auto" w:fill="auto"/>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shd w:val="clear" w:color="auto" w:fill="auto"/>
            <w:noWrap/>
            <w:vAlign w:val="bottom"/>
            <w:hideMark/>
          </w:tcPr>
          <w:p w14:paraId="72D72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E0A6F9" w14:textId="77777777" w:rsidTr="0081088C">
        <w:trPr>
          <w:trHeight w:val="290"/>
        </w:trPr>
        <w:tc>
          <w:tcPr>
            <w:tcW w:w="2977" w:type="dxa"/>
            <w:shd w:val="clear" w:color="auto" w:fill="auto"/>
            <w:noWrap/>
            <w:vAlign w:val="bottom"/>
            <w:hideMark/>
          </w:tcPr>
          <w:p w14:paraId="59DBD90F" w14:textId="61FE968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shd w:val="clear" w:color="auto" w:fill="auto"/>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shd w:val="clear" w:color="auto" w:fill="auto"/>
            <w:noWrap/>
            <w:vAlign w:val="bottom"/>
            <w:hideMark/>
          </w:tcPr>
          <w:p w14:paraId="3688D85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E5BC74F" w14:textId="77777777" w:rsidTr="0081088C">
        <w:trPr>
          <w:trHeight w:val="290"/>
        </w:trPr>
        <w:tc>
          <w:tcPr>
            <w:tcW w:w="2977" w:type="dxa"/>
            <w:shd w:val="clear" w:color="auto" w:fill="auto"/>
            <w:noWrap/>
            <w:vAlign w:val="bottom"/>
            <w:hideMark/>
          </w:tcPr>
          <w:p w14:paraId="577273B9" w14:textId="459DB2F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shd w:val="clear" w:color="auto" w:fill="auto"/>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shd w:val="clear" w:color="auto" w:fill="auto"/>
            <w:noWrap/>
            <w:vAlign w:val="bottom"/>
            <w:hideMark/>
          </w:tcPr>
          <w:p w14:paraId="66D9D8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5BABBB1" w14:textId="77777777" w:rsidTr="0081088C">
        <w:trPr>
          <w:trHeight w:val="290"/>
        </w:trPr>
        <w:tc>
          <w:tcPr>
            <w:tcW w:w="2977" w:type="dxa"/>
            <w:shd w:val="clear" w:color="auto" w:fill="auto"/>
            <w:noWrap/>
            <w:vAlign w:val="bottom"/>
            <w:hideMark/>
          </w:tcPr>
          <w:p w14:paraId="31FA11F1" w14:textId="615E05C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shd w:val="clear" w:color="auto" w:fill="auto"/>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shd w:val="clear" w:color="auto" w:fill="auto"/>
            <w:noWrap/>
            <w:vAlign w:val="bottom"/>
            <w:hideMark/>
          </w:tcPr>
          <w:p w14:paraId="4172A1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ADE936" w14:textId="77777777" w:rsidTr="0081088C">
        <w:trPr>
          <w:trHeight w:val="290"/>
        </w:trPr>
        <w:tc>
          <w:tcPr>
            <w:tcW w:w="2977" w:type="dxa"/>
            <w:shd w:val="clear" w:color="auto" w:fill="auto"/>
            <w:noWrap/>
            <w:vAlign w:val="bottom"/>
            <w:hideMark/>
          </w:tcPr>
          <w:p w14:paraId="47BF50CA" w14:textId="65F69A8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shd w:val="clear" w:color="auto" w:fill="auto"/>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shd w:val="clear" w:color="auto" w:fill="auto"/>
            <w:noWrap/>
            <w:vAlign w:val="bottom"/>
            <w:hideMark/>
          </w:tcPr>
          <w:p w14:paraId="65F8CB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63E357A" w14:textId="77777777" w:rsidTr="0081088C">
        <w:trPr>
          <w:trHeight w:val="290"/>
        </w:trPr>
        <w:tc>
          <w:tcPr>
            <w:tcW w:w="2977" w:type="dxa"/>
            <w:shd w:val="clear" w:color="auto" w:fill="auto"/>
            <w:noWrap/>
            <w:vAlign w:val="bottom"/>
            <w:hideMark/>
          </w:tcPr>
          <w:p w14:paraId="6ED86946" w14:textId="5EFE118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shd w:val="clear" w:color="auto" w:fill="auto"/>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shd w:val="clear" w:color="auto" w:fill="auto"/>
            <w:noWrap/>
            <w:vAlign w:val="bottom"/>
            <w:hideMark/>
          </w:tcPr>
          <w:p w14:paraId="6FA489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349E5D" w14:textId="77777777" w:rsidTr="0081088C">
        <w:trPr>
          <w:trHeight w:val="290"/>
        </w:trPr>
        <w:tc>
          <w:tcPr>
            <w:tcW w:w="2977" w:type="dxa"/>
            <w:shd w:val="clear" w:color="auto" w:fill="auto"/>
            <w:noWrap/>
            <w:vAlign w:val="bottom"/>
            <w:hideMark/>
          </w:tcPr>
          <w:p w14:paraId="6B964CFA" w14:textId="13759CE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shd w:val="clear" w:color="auto" w:fill="auto"/>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shd w:val="clear" w:color="auto" w:fill="auto"/>
            <w:noWrap/>
            <w:vAlign w:val="bottom"/>
            <w:hideMark/>
          </w:tcPr>
          <w:p w14:paraId="442937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3373632" w14:textId="77777777" w:rsidTr="0081088C">
        <w:trPr>
          <w:trHeight w:val="290"/>
        </w:trPr>
        <w:tc>
          <w:tcPr>
            <w:tcW w:w="2977" w:type="dxa"/>
            <w:shd w:val="clear" w:color="auto" w:fill="auto"/>
            <w:noWrap/>
            <w:vAlign w:val="bottom"/>
            <w:hideMark/>
          </w:tcPr>
          <w:p w14:paraId="09AC4A87" w14:textId="0E5AC1A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shd w:val="clear" w:color="auto" w:fill="auto"/>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shd w:val="clear" w:color="auto" w:fill="auto"/>
            <w:noWrap/>
            <w:vAlign w:val="bottom"/>
            <w:hideMark/>
          </w:tcPr>
          <w:p w14:paraId="493076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510005" w14:textId="77777777" w:rsidTr="0081088C">
        <w:trPr>
          <w:trHeight w:val="290"/>
        </w:trPr>
        <w:tc>
          <w:tcPr>
            <w:tcW w:w="2977" w:type="dxa"/>
            <w:shd w:val="clear" w:color="auto" w:fill="auto"/>
            <w:noWrap/>
            <w:vAlign w:val="bottom"/>
            <w:hideMark/>
          </w:tcPr>
          <w:p w14:paraId="58270E47" w14:textId="5FA14A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shd w:val="clear" w:color="auto" w:fill="auto"/>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shd w:val="clear" w:color="auto" w:fill="auto"/>
            <w:noWrap/>
            <w:vAlign w:val="bottom"/>
            <w:hideMark/>
          </w:tcPr>
          <w:p w14:paraId="7A8953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2849DC7" w14:textId="77777777" w:rsidTr="0081088C">
        <w:trPr>
          <w:trHeight w:val="290"/>
        </w:trPr>
        <w:tc>
          <w:tcPr>
            <w:tcW w:w="2977" w:type="dxa"/>
            <w:shd w:val="clear" w:color="auto" w:fill="auto"/>
            <w:noWrap/>
            <w:vAlign w:val="bottom"/>
            <w:hideMark/>
          </w:tcPr>
          <w:p w14:paraId="1B7A6775" w14:textId="41C562D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shd w:val="clear" w:color="auto" w:fill="auto"/>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shd w:val="clear" w:color="auto" w:fill="auto"/>
            <w:noWrap/>
            <w:vAlign w:val="bottom"/>
            <w:hideMark/>
          </w:tcPr>
          <w:p w14:paraId="0D14D0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9E84F5" w14:textId="77777777" w:rsidTr="0081088C">
        <w:trPr>
          <w:trHeight w:val="290"/>
        </w:trPr>
        <w:tc>
          <w:tcPr>
            <w:tcW w:w="2977" w:type="dxa"/>
            <w:shd w:val="clear" w:color="auto" w:fill="auto"/>
            <w:noWrap/>
            <w:vAlign w:val="bottom"/>
            <w:hideMark/>
          </w:tcPr>
          <w:p w14:paraId="64A5C64A" w14:textId="48C0691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shd w:val="clear" w:color="auto" w:fill="auto"/>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shd w:val="clear" w:color="auto" w:fill="auto"/>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shd w:val="clear" w:color="auto" w:fill="auto"/>
            <w:noWrap/>
            <w:vAlign w:val="bottom"/>
            <w:hideMark/>
          </w:tcPr>
          <w:p w14:paraId="3E5F770E" w14:textId="78B2B3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shd w:val="clear" w:color="auto" w:fill="auto"/>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shd w:val="clear" w:color="auto" w:fill="auto"/>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shd w:val="clear" w:color="auto" w:fill="auto"/>
            <w:noWrap/>
            <w:vAlign w:val="bottom"/>
            <w:hideMark/>
          </w:tcPr>
          <w:p w14:paraId="48EEE414" w14:textId="4F31140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shd w:val="clear" w:color="auto" w:fill="auto"/>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shd w:val="clear" w:color="auto" w:fill="auto"/>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shd w:val="clear" w:color="auto" w:fill="auto"/>
            <w:noWrap/>
            <w:vAlign w:val="bottom"/>
            <w:hideMark/>
          </w:tcPr>
          <w:p w14:paraId="09F25A99" w14:textId="4187DED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shd w:val="clear" w:color="auto" w:fill="auto"/>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shd w:val="clear" w:color="auto" w:fill="auto"/>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shd w:val="clear" w:color="auto" w:fill="auto"/>
            <w:noWrap/>
            <w:vAlign w:val="bottom"/>
            <w:hideMark/>
          </w:tcPr>
          <w:p w14:paraId="60903D5D" w14:textId="3A26A73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shd w:val="clear" w:color="auto" w:fill="auto"/>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shd w:val="clear" w:color="auto" w:fill="auto"/>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shd w:val="clear" w:color="auto" w:fill="auto"/>
            <w:noWrap/>
            <w:vAlign w:val="bottom"/>
            <w:hideMark/>
          </w:tcPr>
          <w:p w14:paraId="7A7FC090" w14:textId="60C9629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fucatus</w:t>
            </w:r>
          </w:p>
        </w:tc>
        <w:tc>
          <w:tcPr>
            <w:tcW w:w="1276" w:type="dxa"/>
            <w:shd w:val="clear" w:color="auto" w:fill="auto"/>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shd w:val="clear" w:color="auto" w:fill="auto"/>
            <w:noWrap/>
            <w:vAlign w:val="bottom"/>
            <w:hideMark/>
          </w:tcPr>
          <w:p w14:paraId="58FD10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9BA802C" w14:textId="77777777" w:rsidTr="0081088C">
        <w:trPr>
          <w:trHeight w:val="290"/>
        </w:trPr>
        <w:tc>
          <w:tcPr>
            <w:tcW w:w="2977" w:type="dxa"/>
            <w:shd w:val="clear" w:color="auto" w:fill="auto"/>
            <w:noWrap/>
            <w:vAlign w:val="bottom"/>
            <w:hideMark/>
          </w:tcPr>
          <w:p w14:paraId="599E9396" w14:textId="0BF0EE0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shd w:val="clear" w:color="auto" w:fill="auto"/>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shd w:val="clear" w:color="auto" w:fill="auto"/>
            <w:noWrap/>
            <w:vAlign w:val="bottom"/>
            <w:hideMark/>
          </w:tcPr>
          <w:p w14:paraId="609A479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931920" w14:textId="77777777" w:rsidTr="0081088C">
        <w:trPr>
          <w:trHeight w:val="290"/>
        </w:trPr>
        <w:tc>
          <w:tcPr>
            <w:tcW w:w="2977" w:type="dxa"/>
            <w:shd w:val="clear" w:color="auto" w:fill="auto"/>
            <w:noWrap/>
            <w:vAlign w:val="bottom"/>
            <w:hideMark/>
          </w:tcPr>
          <w:p w14:paraId="22D3D08F" w14:textId="3FA2F74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shd w:val="clear" w:color="auto" w:fill="auto"/>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shd w:val="clear" w:color="auto" w:fill="auto"/>
            <w:noWrap/>
            <w:vAlign w:val="bottom"/>
            <w:hideMark/>
          </w:tcPr>
          <w:p w14:paraId="15CBB2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4B0DA0" w14:textId="77777777" w:rsidTr="0081088C">
        <w:trPr>
          <w:trHeight w:val="290"/>
        </w:trPr>
        <w:tc>
          <w:tcPr>
            <w:tcW w:w="2977" w:type="dxa"/>
            <w:shd w:val="clear" w:color="auto" w:fill="auto"/>
            <w:noWrap/>
            <w:vAlign w:val="bottom"/>
            <w:hideMark/>
          </w:tcPr>
          <w:p w14:paraId="2037BEE3" w14:textId="04083C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shd w:val="clear" w:color="auto" w:fill="auto"/>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shd w:val="clear" w:color="auto" w:fill="auto"/>
            <w:noWrap/>
            <w:vAlign w:val="bottom"/>
            <w:hideMark/>
          </w:tcPr>
          <w:p w14:paraId="079C53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1028D5" w14:textId="77777777" w:rsidTr="0081088C">
        <w:trPr>
          <w:trHeight w:val="290"/>
        </w:trPr>
        <w:tc>
          <w:tcPr>
            <w:tcW w:w="2977" w:type="dxa"/>
            <w:shd w:val="clear" w:color="auto" w:fill="auto"/>
            <w:noWrap/>
            <w:vAlign w:val="bottom"/>
            <w:hideMark/>
          </w:tcPr>
          <w:p w14:paraId="415664A7" w14:textId="68F937D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shd w:val="clear" w:color="auto" w:fill="auto"/>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shd w:val="clear" w:color="auto" w:fill="auto"/>
            <w:noWrap/>
            <w:vAlign w:val="bottom"/>
            <w:hideMark/>
          </w:tcPr>
          <w:p w14:paraId="103367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051982" w14:textId="77777777" w:rsidTr="0081088C">
        <w:trPr>
          <w:trHeight w:val="290"/>
        </w:trPr>
        <w:tc>
          <w:tcPr>
            <w:tcW w:w="2977" w:type="dxa"/>
            <w:shd w:val="clear" w:color="auto" w:fill="auto"/>
            <w:noWrap/>
            <w:vAlign w:val="bottom"/>
            <w:hideMark/>
          </w:tcPr>
          <w:p w14:paraId="49FB3E02" w14:textId="4ADCE58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shd w:val="clear" w:color="auto" w:fill="auto"/>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shd w:val="clear" w:color="auto" w:fill="auto"/>
            <w:noWrap/>
            <w:vAlign w:val="bottom"/>
            <w:hideMark/>
          </w:tcPr>
          <w:p w14:paraId="440DE4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7C92483" w14:textId="77777777" w:rsidTr="0081088C">
        <w:trPr>
          <w:trHeight w:val="290"/>
        </w:trPr>
        <w:tc>
          <w:tcPr>
            <w:tcW w:w="2977" w:type="dxa"/>
            <w:shd w:val="clear" w:color="auto" w:fill="auto"/>
            <w:noWrap/>
            <w:vAlign w:val="bottom"/>
            <w:hideMark/>
          </w:tcPr>
          <w:p w14:paraId="32B083D8" w14:textId="430601F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shd w:val="clear" w:color="auto" w:fill="auto"/>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shd w:val="clear" w:color="auto" w:fill="auto"/>
            <w:noWrap/>
            <w:vAlign w:val="bottom"/>
            <w:hideMark/>
          </w:tcPr>
          <w:p w14:paraId="4D0B5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11FA85" w14:textId="77777777" w:rsidTr="0081088C">
        <w:trPr>
          <w:trHeight w:val="290"/>
        </w:trPr>
        <w:tc>
          <w:tcPr>
            <w:tcW w:w="2977" w:type="dxa"/>
            <w:shd w:val="clear" w:color="auto" w:fill="auto"/>
            <w:noWrap/>
            <w:vAlign w:val="bottom"/>
            <w:hideMark/>
          </w:tcPr>
          <w:p w14:paraId="0A8A8A90" w14:textId="0660A9F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Cymindis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limbata</w:t>
            </w:r>
          </w:p>
        </w:tc>
        <w:tc>
          <w:tcPr>
            <w:tcW w:w="1276" w:type="dxa"/>
            <w:shd w:val="clear" w:color="auto" w:fill="auto"/>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shd w:val="clear" w:color="auto" w:fill="auto"/>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shd w:val="clear" w:color="auto" w:fill="auto"/>
            <w:noWrap/>
            <w:vAlign w:val="bottom"/>
            <w:hideMark/>
          </w:tcPr>
          <w:p w14:paraId="54399B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85AC27C" w14:textId="77777777" w:rsidTr="0081088C">
        <w:trPr>
          <w:trHeight w:val="290"/>
        </w:trPr>
        <w:tc>
          <w:tcPr>
            <w:tcW w:w="2977" w:type="dxa"/>
            <w:shd w:val="clear" w:color="auto" w:fill="auto"/>
            <w:noWrap/>
            <w:vAlign w:val="bottom"/>
            <w:hideMark/>
          </w:tcPr>
          <w:p w14:paraId="69C488EB" w14:textId="2B1ACD3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Cymindis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platicollis</w:t>
            </w:r>
          </w:p>
        </w:tc>
        <w:tc>
          <w:tcPr>
            <w:tcW w:w="1276" w:type="dxa"/>
            <w:shd w:val="clear" w:color="auto" w:fill="auto"/>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shd w:val="clear" w:color="auto" w:fill="auto"/>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shd w:val="clear" w:color="auto" w:fill="auto"/>
            <w:noWrap/>
            <w:vAlign w:val="bottom"/>
            <w:hideMark/>
          </w:tcPr>
          <w:p w14:paraId="77DB6F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3847C3C" w14:textId="77777777" w:rsidTr="0081088C">
        <w:trPr>
          <w:trHeight w:val="290"/>
        </w:trPr>
        <w:tc>
          <w:tcPr>
            <w:tcW w:w="2977" w:type="dxa"/>
            <w:shd w:val="clear" w:color="auto" w:fill="auto"/>
            <w:noWrap/>
            <w:vAlign w:val="bottom"/>
            <w:hideMark/>
          </w:tcPr>
          <w:p w14:paraId="0CE3EFA2" w14:textId="00C8C63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shd w:val="clear" w:color="auto" w:fill="auto"/>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shd w:val="clear" w:color="auto" w:fill="auto"/>
            <w:noWrap/>
            <w:vAlign w:val="bottom"/>
            <w:hideMark/>
          </w:tcPr>
          <w:p w14:paraId="647F52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DF4B661" w14:textId="77777777" w:rsidTr="0081088C">
        <w:trPr>
          <w:trHeight w:val="290"/>
        </w:trPr>
        <w:tc>
          <w:tcPr>
            <w:tcW w:w="2977" w:type="dxa"/>
            <w:shd w:val="clear" w:color="auto" w:fill="auto"/>
            <w:noWrap/>
            <w:vAlign w:val="bottom"/>
            <w:hideMark/>
          </w:tcPr>
          <w:p w14:paraId="0C9EC8BD" w14:textId="33BB32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shd w:val="clear" w:color="auto" w:fill="auto"/>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shd w:val="clear" w:color="auto" w:fill="auto"/>
            <w:noWrap/>
            <w:vAlign w:val="bottom"/>
            <w:hideMark/>
          </w:tcPr>
          <w:p w14:paraId="5A738C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4D873D" w14:textId="77777777" w:rsidTr="0081088C">
        <w:trPr>
          <w:trHeight w:val="290"/>
        </w:trPr>
        <w:tc>
          <w:tcPr>
            <w:tcW w:w="2977" w:type="dxa"/>
            <w:shd w:val="clear" w:color="auto" w:fill="auto"/>
            <w:noWrap/>
            <w:vAlign w:val="bottom"/>
            <w:hideMark/>
          </w:tcPr>
          <w:p w14:paraId="5005735D" w14:textId="52E6CDA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shd w:val="clear" w:color="auto" w:fill="auto"/>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shd w:val="clear" w:color="auto" w:fill="auto"/>
            <w:noWrap/>
            <w:vAlign w:val="bottom"/>
            <w:hideMark/>
          </w:tcPr>
          <w:p w14:paraId="2B0F0C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BA4E0F4" w14:textId="77777777" w:rsidTr="0081088C">
        <w:trPr>
          <w:trHeight w:val="290"/>
        </w:trPr>
        <w:tc>
          <w:tcPr>
            <w:tcW w:w="2977" w:type="dxa"/>
            <w:shd w:val="clear" w:color="auto" w:fill="auto"/>
            <w:noWrap/>
            <w:vAlign w:val="bottom"/>
            <w:hideMark/>
          </w:tcPr>
          <w:p w14:paraId="684A246C" w14:textId="168BFB6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shd w:val="clear" w:color="auto" w:fill="auto"/>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shd w:val="clear" w:color="auto" w:fill="auto"/>
            <w:noWrap/>
            <w:vAlign w:val="bottom"/>
            <w:hideMark/>
          </w:tcPr>
          <w:p w14:paraId="47087C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F3AD559" w14:textId="77777777" w:rsidTr="0081088C">
        <w:trPr>
          <w:trHeight w:val="290"/>
        </w:trPr>
        <w:tc>
          <w:tcPr>
            <w:tcW w:w="2977" w:type="dxa"/>
            <w:shd w:val="clear" w:color="auto" w:fill="auto"/>
            <w:noWrap/>
            <w:vAlign w:val="bottom"/>
            <w:hideMark/>
          </w:tcPr>
          <w:p w14:paraId="6F56C921" w14:textId="69C5F64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shd w:val="clear" w:color="auto" w:fill="auto"/>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shd w:val="clear" w:color="auto" w:fill="auto"/>
            <w:noWrap/>
            <w:vAlign w:val="bottom"/>
            <w:hideMark/>
          </w:tcPr>
          <w:p w14:paraId="3D12A4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E19A7A" w14:textId="77777777" w:rsidTr="0081088C">
        <w:trPr>
          <w:trHeight w:val="290"/>
        </w:trPr>
        <w:tc>
          <w:tcPr>
            <w:tcW w:w="2977" w:type="dxa"/>
            <w:shd w:val="clear" w:color="auto" w:fill="auto"/>
            <w:noWrap/>
            <w:vAlign w:val="bottom"/>
            <w:hideMark/>
          </w:tcPr>
          <w:p w14:paraId="5F177273" w14:textId="3DE89C7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shd w:val="clear" w:color="auto" w:fill="auto"/>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shd w:val="clear" w:color="auto" w:fill="auto"/>
            <w:noWrap/>
            <w:vAlign w:val="bottom"/>
            <w:hideMark/>
          </w:tcPr>
          <w:p w14:paraId="0A18F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E160276" w14:textId="77777777" w:rsidTr="0081088C">
        <w:trPr>
          <w:trHeight w:val="290"/>
        </w:trPr>
        <w:tc>
          <w:tcPr>
            <w:tcW w:w="2977" w:type="dxa"/>
            <w:shd w:val="clear" w:color="auto" w:fill="auto"/>
            <w:noWrap/>
            <w:vAlign w:val="bottom"/>
            <w:hideMark/>
          </w:tcPr>
          <w:p w14:paraId="18F042D8" w14:textId="56EAF41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shd w:val="clear" w:color="auto" w:fill="auto"/>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shd w:val="clear" w:color="auto" w:fill="auto"/>
            <w:noWrap/>
            <w:vAlign w:val="bottom"/>
            <w:hideMark/>
          </w:tcPr>
          <w:p w14:paraId="4FACAA8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73EC78" w14:textId="77777777" w:rsidTr="0081088C">
        <w:trPr>
          <w:trHeight w:val="290"/>
        </w:trPr>
        <w:tc>
          <w:tcPr>
            <w:tcW w:w="2977" w:type="dxa"/>
            <w:shd w:val="clear" w:color="auto" w:fill="auto"/>
            <w:noWrap/>
            <w:vAlign w:val="bottom"/>
            <w:hideMark/>
          </w:tcPr>
          <w:p w14:paraId="1D693C6A" w14:textId="35D5951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shd w:val="clear" w:color="auto" w:fill="auto"/>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shd w:val="clear" w:color="auto" w:fill="auto"/>
            <w:noWrap/>
            <w:vAlign w:val="bottom"/>
            <w:hideMark/>
          </w:tcPr>
          <w:p w14:paraId="077DA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D665190" w14:textId="77777777" w:rsidTr="0081088C">
        <w:trPr>
          <w:trHeight w:val="290"/>
        </w:trPr>
        <w:tc>
          <w:tcPr>
            <w:tcW w:w="2977" w:type="dxa"/>
            <w:shd w:val="clear" w:color="auto" w:fill="auto"/>
            <w:noWrap/>
            <w:vAlign w:val="bottom"/>
            <w:hideMark/>
          </w:tcPr>
          <w:p w14:paraId="6F43AE6D" w14:textId="7ED4B0F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shd w:val="clear" w:color="auto" w:fill="auto"/>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shd w:val="clear" w:color="auto" w:fill="auto"/>
            <w:noWrap/>
            <w:vAlign w:val="bottom"/>
            <w:hideMark/>
          </w:tcPr>
          <w:p w14:paraId="3787BC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2F5BA56" w14:textId="77777777" w:rsidTr="0081088C">
        <w:trPr>
          <w:trHeight w:val="290"/>
        </w:trPr>
        <w:tc>
          <w:tcPr>
            <w:tcW w:w="2977" w:type="dxa"/>
            <w:shd w:val="clear" w:color="auto" w:fill="auto"/>
            <w:noWrap/>
            <w:vAlign w:val="bottom"/>
            <w:hideMark/>
          </w:tcPr>
          <w:p w14:paraId="0954003F" w14:textId="5154C53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shd w:val="clear" w:color="auto" w:fill="auto"/>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shd w:val="clear" w:color="auto" w:fill="auto"/>
            <w:noWrap/>
            <w:vAlign w:val="bottom"/>
            <w:hideMark/>
          </w:tcPr>
          <w:p w14:paraId="3A47E3A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D4C7A3A" w14:textId="77777777" w:rsidTr="0081088C">
        <w:trPr>
          <w:trHeight w:val="290"/>
        </w:trPr>
        <w:tc>
          <w:tcPr>
            <w:tcW w:w="2977" w:type="dxa"/>
            <w:shd w:val="clear" w:color="auto" w:fill="auto"/>
            <w:noWrap/>
            <w:vAlign w:val="bottom"/>
            <w:hideMark/>
          </w:tcPr>
          <w:p w14:paraId="57FA5D51" w14:textId="2E2615C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shd w:val="clear" w:color="auto" w:fill="auto"/>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shd w:val="clear" w:color="auto" w:fill="auto"/>
            <w:noWrap/>
            <w:vAlign w:val="bottom"/>
            <w:hideMark/>
          </w:tcPr>
          <w:p w14:paraId="27121F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7B65F69" w14:textId="77777777" w:rsidTr="0081088C">
        <w:trPr>
          <w:trHeight w:val="290"/>
        </w:trPr>
        <w:tc>
          <w:tcPr>
            <w:tcW w:w="2977" w:type="dxa"/>
            <w:shd w:val="clear" w:color="auto" w:fill="auto"/>
            <w:noWrap/>
            <w:vAlign w:val="bottom"/>
            <w:hideMark/>
          </w:tcPr>
          <w:p w14:paraId="79F9F6E8" w14:textId="43E936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shd w:val="clear" w:color="auto" w:fill="auto"/>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shd w:val="clear" w:color="auto" w:fill="auto"/>
            <w:noWrap/>
            <w:vAlign w:val="bottom"/>
            <w:hideMark/>
          </w:tcPr>
          <w:p w14:paraId="41AFFE2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D90B1BE" w14:textId="77777777" w:rsidTr="0081088C">
        <w:trPr>
          <w:trHeight w:val="290"/>
        </w:trPr>
        <w:tc>
          <w:tcPr>
            <w:tcW w:w="2977" w:type="dxa"/>
            <w:shd w:val="clear" w:color="auto" w:fill="auto"/>
            <w:noWrap/>
            <w:vAlign w:val="bottom"/>
            <w:hideMark/>
          </w:tcPr>
          <w:p w14:paraId="4A7703EE" w14:textId="66FE239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Galerita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shd w:val="clear" w:color="auto" w:fill="auto"/>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shd w:val="clear" w:color="auto" w:fill="auto"/>
            <w:noWrap/>
            <w:vAlign w:val="bottom"/>
            <w:hideMark/>
          </w:tcPr>
          <w:p w14:paraId="1EF58F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0ABB622" w14:textId="77777777" w:rsidTr="0081088C">
        <w:trPr>
          <w:trHeight w:val="290"/>
        </w:trPr>
        <w:tc>
          <w:tcPr>
            <w:tcW w:w="2977" w:type="dxa"/>
            <w:shd w:val="clear" w:color="auto" w:fill="auto"/>
            <w:noWrap/>
            <w:vAlign w:val="bottom"/>
            <w:hideMark/>
          </w:tcPr>
          <w:p w14:paraId="42FFB598" w14:textId="0451507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Galerita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shd w:val="clear" w:color="auto" w:fill="auto"/>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shd w:val="clear" w:color="auto" w:fill="auto"/>
            <w:noWrap/>
            <w:vAlign w:val="bottom"/>
            <w:hideMark/>
          </w:tcPr>
          <w:p w14:paraId="35A9DDB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41CFD32" w14:textId="77777777" w:rsidTr="0081088C">
        <w:trPr>
          <w:trHeight w:val="290"/>
        </w:trPr>
        <w:tc>
          <w:tcPr>
            <w:tcW w:w="2977" w:type="dxa"/>
            <w:shd w:val="clear" w:color="auto" w:fill="auto"/>
            <w:noWrap/>
            <w:vAlign w:val="bottom"/>
            <w:hideMark/>
          </w:tcPr>
          <w:p w14:paraId="66770B78" w14:textId="732CC1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shd w:val="clear" w:color="auto" w:fill="auto"/>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shd w:val="clear" w:color="auto" w:fill="auto"/>
            <w:noWrap/>
            <w:vAlign w:val="bottom"/>
            <w:hideMark/>
          </w:tcPr>
          <w:p w14:paraId="2FC217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CB82F6" w14:textId="77777777" w:rsidTr="0081088C">
        <w:trPr>
          <w:trHeight w:val="290"/>
        </w:trPr>
        <w:tc>
          <w:tcPr>
            <w:tcW w:w="2977" w:type="dxa"/>
            <w:shd w:val="clear" w:color="auto" w:fill="auto"/>
            <w:noWrap/>
            <w:vAlign w:val="bottom"/>
            <w:hideMark/>
          </w:tcPr>
          <w:p w14:paraId="272A4B0C" w14:textId="5517BE1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shd w:val="clear" w:color="auto" w:fill="auto"/>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shd w:val="clear" w:color="auto" w:fill="auto"/>
            <w:noWrap/>
            <w:vAlign w:val="bottom"/>
            <w:hideMark/>
          </w:tcPr>
          <w:p w14:paraId="768E43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4D18963" w14:textId="77777777" w:rsidTr="0081088C">
        <w:trPr>
          <w:trHeight w:val="290"/>
        </w:trPr>
        <w:tc>
          <w:tcPr>
            <w:tcW w:w="2977" w:type="dxa"/>
            <w:shd w:val="clear" w:color="auto" w:fill="auto"/>
            <w:noWrap/>
            <w:vAlign w:val="bottom"/>
            <w:hideMark/>
          </w:tcPr>
          <w:p w14:paraId="7C6BE477" w14:textId="68C6BD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shd w:val="clear" w:color="auto" w:fill="auto"/>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shd w:val="clear" w:color="auto" w:fill="auto"/>
            <w:noWrap/>
            <w:vAlign w:val="bottom"/>
            <w:hideMark/>
          </w:tcPr>
          <w:p w14:paraId="32BC17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F80F0F4" w14:textId="77777777" w:rsidTr="0081088C">
        <w:trPr>
          <w:trHeight w:val="290"/>
        </w:trPr>
        <w:tc>
          <w:tcPr>
            <w:tcW w:w="2977" w:type="dxa"/>
            <w:shd w:val="clear" w:color="auto" w:fill="auto"/>
            <w:noWrap/>
            <w:vAlign w:val="bottom"/>
            <w:hideMark/>
          </w:tcPr>
          <w:p w14:paraId="259080B8" w14:textId="69E548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shd w:val="clear" w:color="auto" w:fill="auto"/>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shd w:val="clear" w:color="auto" w:fill="auto"/>
            <w:noWrap/>
            <w:vAlign w:val="bottom"/>
            <w:hideMark/>
          </w:tcPr>
          <w:p w14:paraId="43FD17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264C62" w14:textId="77777777" w:rsidTr="0081088C">
        <w:trPr>
          <w:trHeight w:val="290"/>
        </w:trPr>
        <w:tc>
          <w:tcPr>
            <w:tcW w:w="2977" w:type="dxa"/>
            <w:shd w:val="clear" w:color="auto" w:fill="auto"/>
            <w:noWrap/>
            <w:vAlign w:val="bottom"/>
            <w:hideMark/>
          </w:tcPr>
          <w:p w14:paraId="70A89C93" w14:textId="10D4F97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shd w:val="clear" w:color="auto" w:fill="auto"/>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shd w:val="clear" w:color="auto" w:fill="auto"/>
            <w:noWrap/>
            <w:vAlign w:val="bottom"/>
            <w:hideMark/>
          </w:tcPr>
          <w:p w14:paraId="35E7DD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AA07B5" w14:textId="77777777" w:rsidTr="0081088C">
        <w:trPr>
          <w:trHeight w:val="290"/>
        </w:trPr>
        <w:tc>
          <w:tcPr>
            <w:tcW w:w="2977" w:type="dxa"/>
            <w:shd w:val="clear" w:color="auto" w:fill="auto"/>
            <w:noWrap/>
            <w:vAlign w:val="bottom"/>
            <w:hideMark/>
          </w:tcPr>
          <w:p w14:paraId="274CFE68" w14:textId="1DC262B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shd w:val="clear" w:color="auto" w:fill="auto"/>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shd w:val="clear" w:color="auto" w:fill="auto"/>
            <w:noWrap/>
            <w:vAlign w:val="bottom"/>
            <w:hideMark/>
          </w:tcPr>
          <w:p w14:paraId="51C3052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4C9151" w14:textId="77777777" w:rsidTr="0081088C">
        <w:trPr>
          <w:trHeight w:val="290"/>
        </w:trPr>
        <w:tc>
          <w:tcPr>
            <w:tcW w:w="2977" w:type="dxa"/>
            <w:shd w:val="clear" w:color="auto" w:fill="auto"/>
            <w:noWrap/>
            <w:vAlign w:val="bottom"/>
            <w:hideMark/>
          </w:tcPr>
          <w:p w14:paraId="32F6705D" w14:textId="6BDED79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Lophoglossus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shd w:val="clear" w:color="auto" w:fill="auto"/>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shd w:val="clear" w:color="auto" w:fill="auto"/>
            <w:noWrap/>
            <w:vAlign w:val="bottom"/>
            <w:hideMark/>
          </w:tcPr>
          <w:p w14:paraId="5B5FFBD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900A5BE" w14:textId="77777777" w:rsidTr="0081088C">
        <w:trPr>
          <w:trHeight w:val="290"/>
        </w:trPr>
        <w:tc>
          <w:tcPr>
            <w:tcW w:w="2977" w:type="dxa"/>
            <w:shd w:val="clear" w:color="auto" w:fill="auto"/>
            <w:noWrap/>
            <w:vAlign w:val="bottom"/>
            <w:hideMark/>
          </w:tcPr>
          <w:p w14:paraId="706F84B9" w14:textId="65FEFEE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Myas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shd w:val="clear" w:color="auto" w:fill="auto"/>
            <w:noWrap/>
            <w:vAlign w:val="bottom"/>
            <w:hideMark/>
          </w:tcPr>
          <w:p w14:paraId="571699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32E473" w14:textId="77777777" w:rsidTr="0081088C">
        <w:trPr>
          <w:trHeight w:val="290"/>
        </w:trPr>
        <w:tc>
          <w:tcPr>
            <w:tcW w:w="2977" w:type="dxa"/>
            <w:shd w:val="clear" w:color="auto" w:fill="auto"/>
            <w:noWrap/>
            <w:vAlign w:val="bottom"/>
            <w:hideMark/>
          </w:tcPr>
          <w:p w14:paraId="48E32238" w14:textId="72E1516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Myas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shd w:val="clear" w:color="auto" w:fill="auto"/>
            <w:noWrap/>
            <w:vAlign w:val="bottom"/>
            <w:hideMark/>
          </w:tcPr>
          <w:p w14:paraId="51F08B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621EDFF" w14:textId="77777777" w:rsidTr="0081088C">
        <w:trPr>
          <w:trHeight w:val="290"/>
        </w:trPr>
        <w:tc>
          <w:tcPr>
            <w:tcW w:w="2977" w:type="dxa"/>
            <w:shd w:val="clear" w:color="auto" w:fill="auto"/>
            <w:noWrap/>
            <w:vAlign w:val="bottom"/>
            <w:hideMark/>
          </w:tcPr>
          <w:p w14:paraId="7F72BB9B" w14:textId="4167DFF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shd w:val="clear" w:color="auto" w:fill="auto"/>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shd w:val="clear" w:color="auto" w:fill="auto"/>
            <w:noWrap/>
            <w:vAlign w:val="bottom"/>
            <w:hideMark/>
          </w:tcPr>
          <w:p w14:paraId="2620DF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228B15" w14:textId="77777777" w:rsidTr="0081088C">
        <w:trPr>
          <w:trHeight w:val="290"/>
        </w:trPr>
        <w:tc>
          <w:tcPr>
            <w:tcW w:w="2977" w:type="dxa"/>
            <w:shd w:val="clear" w:color="auto" w:fill="auto"/>
            <w:noWrap/>
            <w:vAlign w:val="bottom"/>
            <w:hideMark/>
          </w:tcPr>
          <w:p w14:paraId="6EB4359D" w14:textId="51C889F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shd w:val="clear" w:color="auto" w:fill="auto"/>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shd w:val="clear" w:color="auto" w:fill="auto"/>
            <w:noWrap/>
            <w:vAlign w:val="bottom"/>
            <w:hideMark/>
          </w:tcPr>
          <w:p w14:paraId="3DF21B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38C6A43" w14:textId="77777777" w:rsidTr="0081088C">
        <w:trPr>
          <w:trHeight w:val="290"/>
        </w:trPr>
        <w:tc>
          <w:tcPr>
            <w:tcW w:w="2977" w:type="dxa"/>
            <w:shd w:val="clear" w:color="auto" w:fill="auto"/>
            <w:noWrap/>
            <w:vAlign w:val="bottom"/>
            <w:hideMark/>
          </w:tcPr>
          <w:p w14:paraId="243E49CC" w14:textId="6A035E5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shd w:val="clear" w:color="auto" w:fill="auto"/>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shd w:val="clear" w:color="auto" w:fill="auto"/>
            <w:noWrap/>
            <w:vAlign w:val="bottom"/>
            <w:hideMark/>
          </w:tcPr>
          <w:p w14:paraId="2C8B3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5DD8D4C" w14:textId="77777777" w:rsidTr="0081088C">
        <w:trPr>
          <w:trHeight w:val="290"/>
        </w:trPr>
        <w:tc>
          <w:tcPr>
            <w:tcW w:w="2977" w:type="dxa"/>
            <w:shd w:val="clear" w:color="auto" w:fill="auto"/>
            <w:noWrap/>
            <w:vAlign w:val="bottom"/>
            <w:hideMark/>
          </w:tcPr>
          <w:p w14:paraId="6CD56EDE" w14:textId="0DA267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shd w:val="clear" w:color="auto" w:fill="auto"/>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shd w:val="clear" w:color="auto" w:fill="auto"/>
            <w:noWrap/>
            <w:vAlign w:val="bottom"/>
            <w:hideMark/>
          </w:tcPr>
          <w:p w14:paraId="7AF3CB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9357065" w14:textId="77777777" w:rsidTr="0081088C">
        <w:trPr>
          <w:trHeight w:val="290"/>
        </w:trPr>
        <w:tc>
          <w:tcPr>
            <w:tcW w:w="2977" w:type="dxa"/>
            <w:shd w:val="clear" w:color="auto" w:fill="auto"/>
            <w:noWrap/>
            <w:vAlign w:val="bottom"/>
            <w:hideMark/>
          </w:tcPr>
          <w:p w14:paraId="4F828E20" w14:textId="4D2C6E2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shd w:val="clear" w:color="auto" w:fill="auto"/>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shd w:val="clear" w:color="auto" w:fill="auto"/>
            <w:noWrap/>
            <w:vAlign w:val="bottom"/>
            <w:hideMark/>
          </w:tcPr>
          <w:p w14:paraId="5585CD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04BEDB" w14:textId="77777777" w:rsidTr="0081088C">
        <w:trPr>
          <w:trHeight w:val="290"/>
        </w:trPr>
        <w:tc>
          <w:tcPr>
            <w:tcW w:w="2977" w:type="dxa"/>
            <w:shd w:val="clear" w:color="auto" w:fill="auto"/>
            <w:noWrap/>
            <w:vAlign w:val="bottom"/>
            <w:hideMark/>
          </w:tcPr>
          <w:p w14:paraId="62257F46" w14:textId="398845B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shd w:val="clear" w:color="auto" w:fill="auto"/>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shd w:val="clear" w:color="auto" w:fill="auto"/>
            <w:noWrap/>
            <w:vAlign w:val="bottom"/>
            <w:hideMark/>
          </w:tcPr>
          <w:p w14:paraId="7BBE9FC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D99B2C" w14:textId="77777777" w:rsidTr="0081088C">
        <w:trPr>
          <w:trHeight w:val="290"/>
        </w:trPr>
        <w:tc>
          <w:tcPr>
            <w:tcW w:w="2977" w:type="dxa"/>
            <w:shd w:val="clear" w:color="auto" w:fill="auto"/>
            <w:noWrap/>
            <w:vAlign w:val="bottom"/>
            <w:hideMark/>
          </w:tcPr>
          <w:p w14:paraId="601AB37E" w14:textId="3B65CD6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Notiophilus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shd w:val="clear" w:color="auto" w:fill="auto"/>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shd w:val="clear" w:color="auto" w:fill="auto"/>
            <w:noWrap/>
            <w:vAlign w:val="bottom"/>
            <w:hideMark/>
          </w:tcPr>
          <w:p w14:paraId="6CB528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0C8F126" w14:textId="77777777" w:rsidTr="0081088C">
        <w:trPr>
          <w:trHeight w:val="290"/>
        </w:trPr>
        <w:tc>
          <w:tcPr>
            <w:tcW w:w="2977" w:type="dxa"/>
            <w:shd w:val="clear" w:color="auto" w:fill="auto"/>
            <w:noWrap/>
            <w:vAlign w:val="bottom"/>
            <w:hideMark/>
          </w:tcPr>
          <w:p w14:paraId="4322D3B5" w14:textId="55ED02C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shd w:val="clear" w:color="auto" w:fill="auto"/>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shd w:val="clear" w:color="auto" w:fill="auto"/>
            <w:noWrap/>
            <w:vAlign w:val="bottom"/>
            <w:hideMark/>
          </w:tcPr>
          <w:p w14:paraId="4BCE34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2BC516" w14:textId="77777777" w:rsidTr="0081088C">
        <w:trPr>
          <w:trHeight w:val="290"/>
        </w:trPr>
        <w:tc>
          <w:tcPr>
            <w:tcW w:w="2977" w:type="dxa"/>
            <w:shd w:val="clear" w:color="auto" w:fill="auto"/>
            <w:noWrap/>
            <w:vAlign w:val="bottom"/>
            <w:hideMark/>
          </w:tcPr>
          <w:p w14:paraId="77D82022" w14:textId="2C15AE0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shd w:val="clear" w:color="auto" w:fill="auto"/>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shd w:val="clear" w:color="auto" w:fill="auto"/>
            <w:noWrap/>
            <w:vAlign w:val="bottom"/>
            <w:hideMark/>
          </w:tcPr>
          <w:p w14:paraId="567AB2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F5CF885" w14:textId="77777777" w:rsidTr="0081088C">
        <w:trPr>
          <w:trHeight w:val="290"/>
        </w:trPr>
        <w:tc>
          <w:tcPr>
            <w:tcW w:w="2977" w:type="dxa"/>
            <w:shd w:val="clear" w:color="auto" w:fill="auto"/>
            <w:noWrap/>
            <w:vAlign w:val="bottom"/>
            <w:hideMark/>
          </w:tcPr>
          <w:p w14:paraId="7634B4CE" w14:textId="1C75563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shd w:val="clear" w:color="auto" w:fill="auto"/>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shd w:val="clear" w:color="auto" w:fill="auto"/>
            <w:noWrap/>
            <w:vAlign w:val="bottom"/>
            <w:hideMark/>
          </w:tcPr>
          <w:p w14:paraId="2890A0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4FD29CE" w14:textId="77777777" w:rsidTr="0081088C">
        <w:trPr>
          <w:trHeight w:val="290"/>
        </w:trPr>
        <w:tc>
          <w:tcPr>
            <w:tcW w:w="2977" w:type="dxa"/>
            <w:shd w:val="clear" w:color="auto" w:fill="auto"/>
            <w:noWrap/>
            <w:vAlign w:val="bottom"/>
            <w:hideMark/>
          </w:tcPr>
          <w:p w14:paraId="3CB6F16D" w14:textId="0D46DE7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shd w:val="clear" w:color="auto" w:fill="auto"/>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shd w:val="clear" w:color="auto" w:fill="auto"/>
            <w:noWrap/>
            <w:vAlign w:val="bottom"/>
            <w:hideMark/>
          </w:tcPr>
          <w:p w14:paraId="06E9DE2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D72B0E5" w14:textId="77777777" w:rsidTr="0081088C">
        <w:trPr>
          <w:trHeight w:val="290"/>
        </w:trPr>
        <w:tc>
          <w:tcPr>
            <w:tcW w:w="2977" w:type="dxa"/>
            <w:shd w:val="clear" w:color="auto" w:fill="auto"/>
            <w:noWrap/>
            <w:vAlign w:val="bottom"/>
            <w:hideMark/>
          </w:tcPr>
          <w:p w14:paraId="0F39AC4A" w14:textId="710D6B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shd w:val="clear" w:color="auto" w:fill="auto"/>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shd w:val="clear" w:color="auto" w:fill="auto"/>
            <w:noWrap/>
            <w:vAlign w:val="bottom"/>
            <w:hideMark/>
          </w:tcPr>
          <w:p w14:paraId="3A348F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7AD939" w14:textId="77777777" w:rsidTr="0081088C">
        <w:trPr>
          <w:trHeight w:val="290"/>
        </w:trPr>
        <w:tc>
          <w:tcPr>
            <w:tcW w:w="2977" w:type="dxa"/>
            <w:shd w:val="clear" w:color="auto" w:fill="auto"/>
            <w:noWrap/>
            <w:vAlign w:val="bottom"/>
            <w:hideMark/>
          </w:tcPr>
          <w:p w14:paraId="03F8F0ED" w14:textId="5F6AB59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Patrobus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shd w:val="clear" w:color="auto" w:fill="auto"/>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shd w:val="clear" w:color="auto" w:fill="auto"/>
            <w:noWrap/>
            <w:vAlign w:val="bottom"/>
            <w:hideMark/>
          </w:tcPr>
          <w:p w14:paraId="7138F0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DF378E" w14:textId="77777777" w:rsidTr="0081088C">
        <w:trPr>
          <w:trHeight w:val="290"/>
        </w:trPr>
        <w:tc>
          <w:tcPr>
            <w:tcW w:w="2977" w:type="dxa"/>
            <w:shd w:val="clear" w:color="auto" w:fill="auto"/>
            <w:noWrap/>
            <w:vAlign w:val="bottom"/>
            <w:hideMark/>
          </w:tcPr>
          <w:p w14:paraId="73EC2935" w14:textId="6B97E2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shd w:val="clear" w:color="auto" w:fill="auto"/>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shd w:val="clear" w:color="auto" w:fill="auto"/>
            <w:noWrap/>
            <w:vAlign w:val="bottom"/>
            <w:hideMark/>
          </w:tcPr>
          <w:p w14:paraId="56276F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F796E65" w14:textId="77777777" w:rsidTr="0081088C">
        <w:trPr>
          <w:trHeight w:val="290"/>
        </w:trPr>
        <w:tc>
          <w:tcPr>
            <w:tcW w:w="2977" w:type="dxa"/>
            <w:shd w:val="clear" w:color="auto" w:fill="auto"/>
            <w:noWrap/>
            <w:vAlign w:val="bottom"/>
            <w:hideMark/>
          </w:tcPr>
          <w:p w14:paraId="2B631203" w14:textId="22129C0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shd w:val="clear" w:color="auto" w:fill="auto"/>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shd w:val="clear" w:color="auto" w:fill="auto"/>
            <w:noWrap/>
            <w:vAlign w:val="bottom"/>
            <w:hideMark/>
          </w:tcPr>
          <w:p w14:paraId="5CB9658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F32B408" w14:textId="77777777" w:rsidTr="0081088C">
        <w:trPr>
          <w:trHeight w:val="290"/>
        </w:trPr>
        <w:tc>
          <w:tcPr>
            <w:tcW w:w="2977" w:type="dxa"/>
            <w:shd w:val="clear" w:color="auto" w:fill="auto"/>
            <w:noWrap/>
            <w:vAlign w:val="bottom"/>
            <w:hideMark/>
          </w:tcPr>
          <w:p w14:paraId="008CFDEC" w14:textId="66F3E7A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shd w:val="clear" w:color="auto" w:fill="auto"/>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shd w:val="clear" w:color="auto" w:fill="auto"/>
            <w:noWrap/>
            <w:vAlign w:val="bottom"/>
            <w:hideMark/>
          </w:tcPr>
          <w:p w14:paraId="31CFE28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6B1C0FB" w14:textId="77777777" w:rsidTr="0081088C">
        <w:trPr>
          <w:trHeight w:val="290"/>
        </w:trPr>
        <w:tc>
          <w:tcPr>
            <w:tcW w:w="2977" w:type="dxa"/>
            <w:shd w:val="clear" w:color="auto" w:fill="auto"/>
            <w:noWrap/>
            <w:vAlign w:val="bottom"/>
            <w:hideMark/>
          </w:tcPr>
          <w:p w14:paraId="27315FF7" w14:textId="3F12819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shd w:val="clear" w:color="auto" w:fill="auto"/>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shd w:val="clear" w:color="auto" w:fill="auto"/>
            <w:noWrap/>
            <w:vAlign w:val="bottom"/>
            <w:hideMark/>
          </w:tcPr>
          <w:p w14:paraId="38E079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55DF72" w14:textId="77777777" w:rsidTr="0081088C">
        <w:trPr>
          <w:trHeight w:val="290"/>
        </w:trPr>
        <w:tc>
          <w:tcPr>
            <w:tcW w:w="2977" w:type="dxa"/>
            <w:shd w:val="clear" w:color="auto" w:fill="auto"/>
            <w:noWrap/>
            <w:vAlign w:val="bottom"/>
            <w:hideMark/>
          </w:tcPr>
          <w:p w14:paraId="3C450EC9" w14:textId="7E8221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shd w:val="clear" w:color="auto" w:fill="auto"/>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shd w:val="clear" w:color="auto" w:fill="auto"/>
            <w:noWrap/>
            <w:vAlign w:val="bottom"/>
            <w:hideMark/>
          </w:tcPr>
          <w:p w14:paraId="4D61C1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44AB72E" w14:textId="77777777" w:rsidTr="0081088C">
        <w:trPr>
          <w:trHeight w:val="290"/>
        </w:trPr>
        <w:tc>
          <w:tcPr>
            <w:tcW w:w="2977" w:type="dxa"/>
            <w:shd w:val="clear" w:color="auto" w:fill="auto"/>
            <w:noWrap/>
            <w:vAlign w:val="bottom"/>
            <w:hideMark/>
          </w:tcPr>
          <w:p w14:paraId="0B69F4CE" w14:textId="7586B4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shd w:val="clear" w:color="auto" w:fill="auto"/>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shd w:val="clear" w:color="auto" w:fill="auto"/>
            <w:noWrap/>
            <w:vAlign w:val="bottom"/>
            <w:hideMark/>
          </w:tcPr>
          <w:p w14:paraId="7C3765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558790" w14:textId="77777777" w:rsidTr="0081088C">
        <w:trPr>
          <w:trHeight w:val="290"/>
        </w:trPr>
        <w:tc>
          <w:tcPr>
            <w:tcW w:w="2977" w:type="dxa"/>
            <w:shd w:val="clear" w:color="auto" w:fill="auto"/>
            <w:noWrap/>
            <w:vAlign w:val="bottom"/>
            <w:hideMark/>
          </w:tcPr>
          <w:p w14:paraId="7162440A" w14:textId="2C28BB5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decentis</w:t>
            </w:r>
          </w:p>
        </w:tc>
        <w:tc>
          <w:tcPr>
            <w:tcW w:w="1276" w:type="dxa"/>
            <w:shd w:val="clear" w:color="auto" w:fill="auto"/>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shd w:val="clear" w:color="auto" w:fill="auto"/>
            <w:noWrap/>
            <w:vAlign w:val="bottom"/>
            <w:hideMark/>
          </w:tcPr>
          <w:p w14:paraId="114AA98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B54B8B" w14:textId="77777777" w:rsidTr="0081088C">
        <w:trPr>
          <w:trHeight w:val="290"/>
        </w:trPr>
        <w:tc>
          <w:tcPr>
            <w:tcW w:w="2977" w:type="dxa"/>
            <w:shd w:val="clear" w:color="auto" w:fill="auto"/>
            <w:noWrap/>
            <w:vAlign w:val="bottom"/>
            <w:hideMark/>
          </w:tcPr>
          <w:p w14:paraId="043E8704" w14:textId="6C77D6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hypolithos</w:t>
            </w:r>
          </w:p>
        </w:tc>
        <w:tc>
          <w:tcPr>
            <w:tcW w:w="1276" w:type="dxa"/>
            <w:shd w:val="clear" w:color="auto" w:fill="auto"/>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shd w:val="clear" w:color="auto" w:fill="auto"/>
            <w:noWrap/>
            <w:vAlign w:val="bottom"/>
            <w:hideMark/>
          </w:tcPr>
          <w:p w14:paraId="4B5707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7BE8FA" w14:textId="77777777" w:rsidTr="0081088C">
        <w:trPr>
          <w:trHeight w:val="290"/>
        </w:trPr>
        <w:tc>
          <w:tcPr>
            <w:tcW w:w="2977" w:type="dxa"/>
            <w:shd w:val="clear" w:color="auto" w:fill="auto"/>
            <w:noWrap/>
            <w:vAlign w:val="bottom"/>
            <w:hideMark/>
          </w:tcPr>
          <w:p w14:paraId="1A1FEF96" w14:textId="72D8B5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shd w:val="clear" w:color="auto" w:fill="auto"/>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shd w:val="clear" w:color="auto" w:fill="auto"/>
            <w:noWrap/>
            <w:vAlign w:val="bottom"/>
            <w:hideMark/>
          </w:tcPr>
          <w:p w14:paraId="530B74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99FDAB" w14:textId="77777777" w:rsidTr="0081088C">
        <w:trPr>
          <w:trHeight w:val="290"/>
        </w:trPr>
        <w:tc>
          <w:tcPr>
            <w:tcW w:w="2977" w:type="dxa"/>
            <w:shd w:val="clear" w:color="auto" w:fill="auto"/>
            <w:noWrap/>
            <w:vAlign w:val="bottom"/>
            <w:hideMark/>
          </w:tcPr>
          <w:p w14:paraId="21A5ACD1" w14:textId="15C9173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shd w:val="clear" w:color="auto" w:fill="auto"/>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shd w:val="clear" w:color="auto" w:fill="auto"/>
            <w:noWrap/>
            <w:vAlign w:val="bottom"/>
            <w:hideMark/>
          </w:tcPr>
          <w:p w14:paraId="142885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50CE398" w14:textId="77777777" w:rsidTr="0081088C">
        <w:trPr>
          <w:trHeight w:val="290"/>
        </w:trPr>
        <w:tc>
          <w:tcPr>
            <w:tcW w:w="2977" w:type="dxa"/>
            <w:shd w:val="clear" w:color="auto" w:fill="auto"/>
            <w:noWrap/>
            <w:vAlign w:val="bottom"/>
            <w:hideMark/>
          </w:tcPr>
          <w:p w14:paraId="3BA58713" w14:textId="4AF5CC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shd w:val="clear" w:color="auto" w:fill="auto"/>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shd w:val="clear" w:color="auto" w:fill="auto"/>
            <w:noWrap/>
            <w:vAlign w:val="bottom"/>
            <w:hideMark/>
          </w:tcPr>
          <w:p w14:paraId="726FC6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9294879" w14:textId="77777777" w:rsidTr="0081088C">
        <w:trPr>
          <w:trHeight w:val="290"/>
        </w:trPr>
        <w:tc>
          <w:tcPr>
            <w:tcW w:w="2977" w:type="dxa"/>
            <w:shd w:val="clear" w:color="auto" w:fill="auto"/>
            <w:noWrap/>
            <w:vAlign w:val="bottom"/>
            <w:hideMark/>
          </w:tcPr>
          <w:p w14:paraId="1A840B2C" w14:textId="6A7962C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shd w:val="clear" w:color="auto" w:fill="auto"/>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shd w:val="clear" w:color="auto" w:fill="auto"/>
            <w:noWrap/>
            <w:vAlign w:val="bottom"/>
            <w:hideMark/>
          </w:tcPr>
          <w:p w14:paraId="5EA489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065041F" w14:textId="77777777" w:rsidTr="0081088C">
        <w:trPr>
          <w:trHeight w:val="290"/>
        </w:trPr>
        <w:tc>
          <w:tcPr>
            <w:tcW w:w="2977" w:type="dxa"/>
            <w:shd w:val="clear" w:color="auto" w:fill="auto"/>
            <w:noWrap/>
            <w:vAlign w:val="bottom"/>
            <w:hideMark/>
          </w:tcPr>
          <w:p w14:paraId="6FCE4AFB" w14:textId="19BE4B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shd w:val="clear" w:color="auto" w:fill="auto"/>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shd w:val="clear" w:color="auto" w:fill="auto"/>
            <w:noWrap/>
            <w:vAlign w:val="bottom"/>
            <w:hideMark/>
          </w:tcPr>
          <w:p w14:paraId="5F3A08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E558DA" w14:textId="77777777" w:rsidTr="0081088C">
        <w:trPr>
          <w:trHeight w:val="290"/>
        </w:trPr>
        <w:tc>
          <w:tcPr>
            <w:tcW w:w="2977" w:type="dxa"/>
            <w:shd w:val="clear" w:color="auto" w:fill="auto"/>
            <w:noWrap/>
            <w:vAlign w:val="bottom"/>
            <w:hideMark/>
          </w:tcPr>
          <w:p w14:paraId="4E5BE922" w14:textId="3222B56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Pseudamara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shd w:val="clear" w:color="auto" w:fill="auto"/>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shd w:val="clear" w:color="auto" w:fill="auto"/>
            <w:noWrap/>
            <w:vAlign w:val="bottom"/>
            <w:hideMark/>
          </w:tcPr>
          <w:p w14:paraId="13ADA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7C83D23" w14:textId="77777777" w:rsidTr="0081088C">
        <w:trPr>
          <w:trHeight w:val="290"/>
        </w:trPr>
        <w:tc>
          <w:tcPr>
            <w:tcW w:w="2977" w:type="dxa"/>
            <w:shd w:val="clear" w:color="auto" w:fill="auto"/>
            <w:noWrap/>
            <w:vAlign w:val="bottom"/>
            <w:hideMark/>
          </w:tcPr>
          <w:p w14:paraId="278E5985" w14:textId="268BB9F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Pseudamara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shd w:val="clear" w:color="auto" w:fill="auto"/>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shd w:val="clear" w:color="auto" w:fill="auto"/>
            <w:noWrap/>
            <w:vAlign w:val="bottom"/>
            <w:hideMark/>
          </w:tcPr>
          <w:p w14:paraId="4CC334A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1920B9" w14:textId="77777777" w:rsidTr="0081088C">
        <w:trPr>
          <w:trHeight w:val="290"/>
        </w:trPr>
        <w:tc>
          <w:tcPr>
            <w:tcW w:w="2977" w:type="dxa"/>
            <w:shd w:val="clear" w:color="auto" w:fill="auto"/>
            <w:noWrap/>
            <w:vAlign w:val="bottom"/>
            <w:hideMark/>
          </w:tcPr>
          <w:p w14:paraId="57DE70AF" w14:textId="2AFCA48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shd w:val="clear" w:color="auto" w:fill="auto"/>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shd w:val="clear" w:color="auto" w:fill="auto"/>
            <w:noWrap/>
            <w:vAlign w:val="bottom"/>
            <w:hideMark/>
          </w:tcPr>
          <w:p w14:paraId="7B4682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DC7C1B3" w14:textId="77777777" w:rsidTr="0081088C">
        <w:trPr>
          <w:trHeight w:val="290"/>
        </w:trPr>
        <w:tc>
          <w:tcPr>
            <w:tcW w:w="2977" w:type="dxa"/>
            <w:shd w:val="clear" w:color="auto" w:fill="auto"/>
            <w:noWrap/>
            <w:vAlign w:val="bottom"/>
            <w:hideMark/>
          </w:tcPr>
          <w:p w14:paraId="6E09519D" w14:textId="01A9EB9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shd w:val="clear" w:color="auto" w:fill="auto"/>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shd w:val="clear" w:color="auto" w:fill="auto"/>
            <w:noWrap/>
            <w:vAlign w:val="bottom"/>
            <w:hideMark/>
          </w:tcPr>
          <w:p w14:paraId="10C62D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F15D81" w14:textId="77777777" w:rsidTr="0081088C">
        <w:trPr>
          <w:trHeight w:val="290"/>
        </w:trPr>
        <w:tc>
          <w:tcPr>
            <w:tcW w:w="2977" w:type="dxa"/>
            <w:shd w:val="clear" w:color="auto" w:fill="auto"/>
            <w:noWrap/>
            <w:vAlign w:val="bottom"/>
            <w:hideMark/>
          </w:tcPr>
          <w:p w14:paraId="135EB33E" w14:textId="78AC8B1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shd w:val="clear" w:color="auto" w:fill="auto"/>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shd w:val="clear" w:color="auto" w:fill="auto"/>
            <w:noWrap/>
            <w:vAlign w:val="bottom"/>
            <w:hideMark/>
          </w:tcPr>
          <w:p w14:paraId="2AAFF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017E81" w14:textId="77777777" w:rsidTr="0081088C">
        <w:trPr>
          <w:trHeight w:val="290"/>
        </w:trPr>
        <w:tc>
          <w:tcPr>
            <w:tcW w:w="2977" w:type="dxa"/>
            <w:shd w:val="clear" w:color="auto" w:fill="auto"/>
            <w:noWrap/>
            <w:vAlign w:val="bottom"/>
            <w:hideMark/>
          </w:tcPr>
          <w:p w14:paraId="129CF1C9" w14:textId="1D21839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shd w:val="clear" w:color="auto" w:fill="auto"/>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shd w:val="clear" w:color="auto" w:fill="auto"/>
            <w:noWrap/>
            <w:vAlign w:val="bottom"/>
            <w:hideMark/>
          </w:tcPr>
          <w:p w14:paraId="6991F2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6BE0E02" w14:textId="77777777" w:rsidTr="0081088C">
        <w:trPr>
          <w:trHeight w:val="290"/>
        </w:trPr>
        <w:tc>
          <w:tcPr>
            <w:tcW w:w="2977" w:type="dxa"/>
            <w:shd w:val="clear" w:color="auto" w:fill="auto"/>
            <w:noWrap/>
            <w:vAlign w:val="bottom"/>
            <w:hideMark/>
          </w:tcPr>
          <w:p w14:paraId="175ED10A" w14:textId="1D4BEDD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shd w:val="clear" w:color="auto" w:fill="auto"/>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shd w:val="clear" w:color="auto" w:fill="auto"/>
            <w:noWrap/>
            <w:vAlign w:val="bottom"/>
            <w:hideMark/>
          </w:tcPr>
          <w:p w14:paraId="78AB82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7355A3" w14:textId="77777777" w:rsidTr="0081088C">
        <w:trPr>
          <w:trHeight w:val="290"/>
        </w:trPr>
        <w:tc>
          <w:tcPr>
            <w:tcW w:w="2977" w:type="dxa"/>
            <w:shd w:val="clear" w:color="auto" w:fill="auto"/>
            <w:noWrap/>
            <w:vAlign w:val="bottom"/>
            <w:hideMark/>
          </w:tcPr>
          <w:p w14:paraId="242C4842" w14:textId="030726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shd w:val="clear" w:color="auto" w:fill="auto"/>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shd w:val="clear" w:color="auto" w:fill="auto"/>
            <w:noWrap/>
            <w:vAlign w:val="bottom"/>
            <w:hideMark/>
          </w:tcPr>
          <w:p w14:paraId="545F92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78A3F0" w14:textId="77777777" w:rsidTr="0081088C">
        <w:trPr>
          <w:trHeight w:val="290"/>
        </w:trPr>
        <w:tc>
          <w:tcPr>
            <w:tcW w:w="2977" w:type="dxa"/>
            <w:shd w:val="clear" w:color="auto" w:fill="auto"/>
            <w:noWrap/>
            <w:vAlign w:val="bottom"/>
            <w:hideMark/>
          </w:tcPr>
          <w:p w14:paraId="70A948A5" w14:textId="3CD0042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shd w:val="clear" w:color="auto" w:fill="auto"/>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shd w:val="clear" w:color="auto" w:fill="auto"/>
            <w:noWrap/>
            <w:vAlign w:val="bottom"/>
            <w:hideMark/>
          </w:tcPr>
          <w:p w14:paraId="538BEF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BDF1ED5" w14:textId="77777777" w:rsidTr="0081088C">
        <w:trPr>
          <w:trHeight w:val="290"/>
        </w:trPr>
        <w:tc>
          <w:tcPr>
            <w:tcW w:w="2977" w:type="dxa"/>
            <w:shd w:val="clear" w:color="auto" w:fill="auto"/>
            <w:noWrap/>
            <w:vAlign w:val="bottom"/>
            <w:hideMark/>
          </w:tcPr>
          <w:p w14:paraId="41360135" w14:textId="060966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shd w:val="clear" w:color="auto" w:fill="auto"/>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shd w:val="clear" w:color="auto" w:fill="auto"/>
            <w:noWrap/>
            <w:vAlign w:val="bottom"/>
            <w:hideMark/>
          </w:tcPr>
          <w:p w14:paraId="182559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01C8C6" w14:textId="77777777" w:rsidTr="0081088C">
        <w:trPr>
          <w:trHeight w:val="290"/>
        </w:trPr>
        <w:tc>
          <w:tcPr>
            <w:tcW w:w="2977" w:type="dxa"/>
            <w:shd w:val="clear" w:color="auto" w:fill="auto"/>
            <w:noWrap/>
            <w:vAlign w:val="bottom"/>
            <w:hideMark/>
          </w:tcPr>
          <w:p w14:paraId="69AEBEFF" w14:textId="30CF529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shd w:val="clear" w:color="auto" w:fill="auto"/>
            <w:noWrap/>
            <w:vAlign w:val="bottom"/>
            <w:hideMark/>
          </w:tcPr>
          <w:p w14:paraId="707B73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1EC215F" w14:textId="77777777" w:rsidTr="0081088C">
        <w:trPr>
          <w:trHeight w:val="290"/>
        </w:trPr>
        <w:tc>
          <w:tcPr>
            <w:tcW w:w="2977" w:type="dxa"/>
            <w:shd w:val="clear" w:color="auto" w:fill="auto"/>
            <w:noWrap/>
            <w:vAlign w:val="bottom"/>
            <w:hideMark/>
          </w:tcPr>
          <w:p w14:paraId="1E804274" w14:textId="20E41CB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shd w:val="clear" w:color="auto" w:fill="auto"/>
            <w:noWrap/>
            <w:vAlign w:val="bottom"/>
            <w:hideMark/>
          </w:tcPr>
          <w:p w14:paraId="1615806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D5782F8" w14:textId="77777777" w:rsidTr="0081088C">
        <w:trPr>
          <w:trHeight w:val="290"/>
        </w:trPr>
        <w:tc>
          <w:tcPr>
            <w:tcW w:w="2977" w:type="dxa"/>
            <w:shd w:val="clear" w:color="auto" w:fill="auto"/>
            <w:noWrap/>
            <w:vAlign w:val="bottom"/>
            <w:hideMark/>
          </w:tcPr>
          <w:p w14:paraId="6AC9228F" w14:textId="374BA23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shd w:val="clear" w:color="auto" w:fill="auto"/>
            <w:noWrap/>
            <w:vAlign w:val="bottom"/>
            <w:hideMark/>
          </w:tcPr>
          <w:p w14:paraId="4BED656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91BA975" w14:textId="77777777" w:rsidTr="0081088C">
        <w:trPr>
          <w:trHeight w:val="290"/>
        </w:trPr>
        <w:tc>
          <w:tcPr>
            <w:tcW w:w="2977" w:type="dxa"/>
            <w:shd w:val="clear" w:color="auto" w:fill="auto"/>
            <w:noWrap/>
            <w:vAlign w:val="bottom"/>
            <w:hideMark/>
          </w:tcPr>
          <w:p w14:paraId="51485589" w14:textId="086B389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shd w:val="clear" w:color="auto" w:fill="auto"/>
            <w:noWrap/>
            <w:vAlign w:val="bottom"/>
            <w:hideMark/>
          </w:tcPr>
          <w:p w14:paraId="0869ACE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6E0BF98" w14:textId="77777777" w:rsidTr="0081088C">
        <w:trPr>
          <w:trHeight w:val="290"/>
        </w:trPr>
        <w:tc>
          <w:tcPr>
            <w:tcW w:w="2977" w:type="dxa"/>
            <w:shd w:val="clear" w:color="auto" w:fill="auto"/>
            <w:noWrap/>
            <w:vAlign w:val="bottom"/>
            <w:hideMark/>
          </w:tcPr>
          <w:p w14:paraId="1540D189" w14:textId="2B1D115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shd w:val="clear" w:color="auto" w:fill="auto"/>
            <w:noWrap/>
            <w:vAlign w:val="bottom"/>
            <w:hideMark/>
          </w:tcPr>
          <w:p w14:paraId="0A407BF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7C02B54" w14:textId="77777777" w:rsidTr="0081088C">
        <w:trPr>
          <w:trHeight w:val="290"/>
        </w:trPr>
        <w:tc>
          <w:tcPr>
            <w:tcW w:w="2977" w:type="dxa"/>
            <w:shd w:val="clear" w:color="auto" w:fill="auto"/>
            <w:noWrap/>
            <w:vAlign w:val="bottom"/>
            <w:hideMark/>
          </w:tcPr>
          <w:p w14:paraId="572316A4" w14:textId="4B23653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shd w:val="clear" w:color="auto" w:fill="auto"/>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shd w:val="clear" w:color="auto" w:fill="auto"/>
            <w:noWrap/>
            <w:vAlign w:val="bottom"/>
            <w:hideMark/>
          </w:tcPr>
          <w:p w14:paraId="2352BA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8AEE00" w14:textId="77777777" w:rsidTr="0081088C">
        <w:trPr>
          <w:trHeight w:val="290"/>
        </w:trPr>
        <w:tc>
          <w:tcPr>
            <w:tcW w:w="2977" w:type="dxa"/>
            <w:shd w:val="clear" w:color="auto" w:fill="auto"/>
            <w:noWrap/>
            <w:vAlign w:val="bottom"/>
            <w:hideMark/>
          </w:tcPr>
          <w:p w14:paraId="624AF594" w14:textId="320AD9C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shd w:val="clear" w:color="auto" w:fill="auto"/>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shd w:val="clear" w:color="auto" w:fill="auto"/>
            <w:noWrap/>
            <w:vAlign w:val="bottom"/>
            <w:hideMark/>
          </w:tcPr>
          <w:p w14:paraId="6318D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2C1BA1" w14:textId="77777777" w:rsidTr="0081088C">
        <w:trPr>
          <w:trHeight w:val="290"/>
        </w:trPr>
        <w:tc>
          <w:tcPr>
            <w:tcW w:w="2977" w:type="dxa"/>
            <w:shd w:val="clear" w:color="auto" w:fill="auto"/>
            <w:noWrap/>
            <w:vAlign w:val="bottom"/>
            <w:hideMark/>
          </w:tcPr>
          <w:p w14:paraId="2BD96233" w14:textId="309DF7A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shd w:val="clear" w:color="auto" w:fill="auto"/>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shd w:val="clear" w:color="auto" w:fill="auto"/>
            <w:noWrap/>
            <w:vAlign w:val="bottom"/>
            <w:hideMark/>
          </w:tcPr>
          <w:p w14:paraId="020984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50CC61F" w14:textId="77777777" w:rsidTr="0081088C">
        <w:trPr>
          <w:trHeight w:val="290"/>
        </w:trPr>
        <w:tc>
          <w:tcPr>
            <w:tcW w:w="2977" w:type="dxa"/>
            <w:shd w:val="clear" w:color="auto" w:fill="auto"/>
            <w:noWrap/>
            <w:vAlign w:val="bottom"/>
            <w:hideMark/>
          </w:tcPr>
          <w:p w14:paraId="312CD6A0" w14:textId="0E52EC2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shd w:val="clear" w:color="auto" w:fill="auto"/>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shd w:val="clear" w:color="auto" w:fill="auto"/>
            <w:noWrap/>
            <w:vAlign w:val="bottom"/>
            <w:hideMark/>
          </w:tcPr>
          <w:p w14:paraId="2BAE9E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CFA80C" w14:textId="77777777" w:rsidTr="0081088C">
        <w:trPr>
          <w:trHeight w:val="290"/>
        </w:trPr>
        <w:tc>
          <w:tcPr>
            <w:tcW w:w="2977" w:type="dxa"/>
            <w:shd w:val="clear" w:color="auto" w:fill="auto"/>
            <w:noWrap/>
            <w:vAlign w:val="bottom"/>
            <w:hideMark/>
          </w:tcPr>
          <w:p w14:paraId="36199111" w14:textId="38BF45F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shd w:val="clear" w:color="auto" w:fill="auto"/>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shd w:val="clear" w:color="auto" w:fill="auto"/>
            <w:noWrap/>
            <w:vAlign w:val="bottom"/>
            <w:hideMark/>
          </w:tcPr>
          <w:p w14:paraId="156D0E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B0D6E92" w14:textId="77777777" w:rsidTr="0081088C">
        <w:trPr>
          <w:trHeight w:val="290"/>
        </w:trPr>
        <w:tc>
          <w:tcPr>
            <w:tcW w:w="2977" w:type="dxa"/>
            <w:shd w:val="clear" w:color="auto" w:fill="auto"/>
            <w:noWrap/>
            <w:vAlign w:val="bottom"/>
            <w:hideMark/>
          </w:tcPr>
          <w:p w14:paraId="206E812B" w14:textId="072DDF9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diligendus</w:t>
            </w:r>
          </w:p>
        </w:tc>
        <w:tc>
          <w:tcPr>
            <w:tcW w:w="1276" w:type="dxa"/>
            <w:shd w:val="clear" w:color="auto" w:fill="auto"/>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shd w:val="clear" w:color="auto" w:fill="auto"/>
            <w:noWrap/>
            <w:vAlign w:val="bottom"/>
            <w:hideMark/>
          </w:tcPr>
          <w:p w14:paraId="2A4F30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A0881BB" w14:textId="77777777" w:rsidTr="0081088C">
        <w:trPr>
          <w:trHeight w:val="290"/>
        </w:trPr>
        <w:tc>
          <w:tcPr>
            <w:tcW w:w="2977" w:type="dxa"/>
            <w:shd w:val="clear" w:color="auto" w:fill="auto"/>
            <w:noWrap/>
            <w:vAlign w:val="bottom"/>
            <w:hideMark/>
          </w:tcPr>
          <w:p w14:paraId="0D579B74" w14:textId="3ADFCD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shd w:val="clear" w:color="auto" w:fill="auto"/>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shd w:val="clear" w:color="auto" w:fill="auto"/>
            <w:noWrap/>
            <w:vAlign w:val="bottom"/>
            <w:hideMark/>
          </w:tcPr>
          <w:p w14:paraId="4144DE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9E97A9A" w14:textId="77777777" w:rsidTr="0081088C">
        <w:trPr>
          <w:trHeight w:val="290"/>
        </w:trPr>
        <w:tc>
          <w:tcPr>
            <w:tcW w:w="2977" w:type="dxa"/>
            <w:shd w:val="clear" w:color="auto" w:fill="auto"/>
            <w:noWrap/>
            <w:vAlign w:val="bottom"/>
            <w:hideMark/>
          </w:tcPr>
          <w:p w14:paraId="03659BF5" w14:textId="3FEABF1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shd w:val="clear" w:color="auto" w:fill="auto"/>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shd w:val="clear" w:color="auto" w:fill="auto"/>
            <w:noWrap/>
            <w:vAlign w:val="bottom"/>
            <w:hideMark/>
          </w:tcPr>
          <w:p w14:paraId="1D4562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EAD927" w14:textId="77777777" w:rsidTr="0081088C">
        <w:trPr>
          <w:trHeight w:val="290"/>
        </w:trPr>
        <w:tc>
          <w:tcPr>
            <w:tcW w:w="2977" w:type="dxa"/>
            <w:shd w:val="clear" w:color="auto" w:fill="auto"/>
            <w:noWrap/>
            <w:vAlign w:val="bottom"/>
            <w:hideMark/>
          </w:tcPr>
          <w:p w14:paraId="5D11112D" w14:textId="53B5F23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shd w:val="clear" w:color="auto" w:fill="auto"/>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shd w:val="clear" w:color="auto" w:fill="auto"/>
            <w:noWrap/>
            <w:vAlign w:val="bottom"/>
            <w:hideMark/>
          </w:tcPr>
          <w:p w14:paraId="1C98A4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DD6C246" w14:textId="77777777" w:rsidTr="0081088C">
        <w:trPr>
          <w:trHeight w:val="290"/>
        </w:trPr>
        <w:tc>
          <w:tcPr>
            <w:tcW w:w="2977" w:type="dxa"/>
            <w:shd w:val="clear" w:color="auto" w:fill="auto"/>
            <w:noWrap/>
            <w:vAlign w:val="bottom"/>
            <w:hideMark/>
          </w:tcPr>
          <w:p w14:paraId="1A99782C" w14:textId="56B25B1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shd w:val="clear" w:color="auto" w:fill="auto"/>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shd w:val="clear" w:color="auto" w:fill="auto"/>
            <w:noWrap/>
            <w:vAlign w:val="bottom"/>
            <w:hideMark/>
          </w:tcPr>
          <w:p w14:paraId="1E46667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4666D9" w14:textId="77777777" w:rsidTr="0081088C">
        <w:trPr>
          <w:trHeight w:val="290"/>
        </w:trPr>
        <w:tc>
          <w:tcPr>
            <w:tcW w:w="2977" w:type="dxa"/>
            <w:shd w:val="clear" w:color="auto" w:fill="auto"/>
            <w:noWrap/>
            <w:vAlign w:val="bottom"/>
            <w:hideMark/>
          </w:tcPr>
          <w:p w14:paraId="02E7AA63" w14:textId="6E3B65B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shd w:val="clear" w:color="auto" w:fill="auto"/>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shd w:val="clear" w:color="auto" w:fill="auto"/>
            <w:noWrap/>
            <w:vAlign w:val="bottom"/>
            <w:hideMark/>
          </w:tcPr>
          <w:p w14:paraId="085AB7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45BC557" w14:textId="77777777" w:rsidTr="0081088C">
        <w:trPr>
          <w:trHeight w:val="290"/>
        </w:trPr>
        <w:tc>
          <w:tcPr>
            <w:tcW w:w="2977" w:type="dxa"/>
            <w:shd w:val="clear" w:color="auto" w:fill="auto"/>
            <w:noWrap/>
            <w:vAlign w:val="bottom"/>
            <w:hideMark/>
          </w:tcPr>
          <w:p w14:paraId="76E4449E" w14:textId="57FB3B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shd w:val="clear" w:color="auto" w:fill="auto"/>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shd w:val="clear" w:color="auto" w:fill="auto"/>
            <w:noWrap/>
            <w:vAlign w:val="bottom"/>
            <w:hideMark/>
          </w:tcPr>
          <w:p w14:paraId="1C79B6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B4AEC2" w14:textId="77777777" w:rsidTr="0081088C">
        <w:trPr>
          <w:trHeight w:val="290"/>
        </w:trPr>
        <w:tc>
          <w:tcPr>
            <w:tcW w:w="2977" w:type="dxa"/>
            <w:shd w:val="clear" w:color="auto" w:fill="auto"/>
            <w:noWrap/>
            <w:vAlign w:val="bottom"/>
            <w:hideMark/>
          </w:tcPr>
          <w:p w14:paraId="4FAE56D9" w14:textId="7FA96DF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shd w:val="clear" w:color="auto" w:fill="auto"/>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shd w:val="clear" w:color="auto" w:fill="auto"/>
            <w:noWrap/>
            <w:vAlign w:val="bottom"/>
            <w:hideMark/>
          </w:tcPr>
          <w:p w14:paraId="6AC4D1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FAA6361" w14:textId="77777777" w:rsidTr="0081088C">
        <w:trPr>
          <w:trHeight w:val="290"/>
        </w:trPr>
        <w:tc>
          <w:tcPr>
            <w:tcW w:w="2977" w:type="dxa"/>
            <w:shd w:val="clear" w:color="auto" w:fill="auto"/>
            <w:noWrap/>
            <w:vAlign w:val="bottom"/>
            <w:hideMark/>
          </w:tcPr>
          <w:p w14:paraId="7DA1126D" w14:textId="707D5A6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shd w:val="clear" w:color="auto" w:fill="auto"/>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shd w:val="clear" w:color="auto" w:fill="auto"/>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shd w:val="clear" w:color="auto" w:fill="auto"/>
            <w:noWrap/>
            <w:vAlign w:val="bottom"/>
            <w:hideMark/>
          </w:tcPr>
          <w:p w14:paraId="76B36E3B" w14:textId="46BE85D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shd w:val="clear" w:color="auto" w:fill="auto"/>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shd w:val="clear" w:color="auto" w:fill="auto"/>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shd w:val="clear" w:color="auto" w:fill="auto"/>
            <w:noWrap/>
            <w:vAlign w:val="bottom"/>
            <w:hideMark/>
          </w:tcPr>
          <w:p w14:paraId="5BEB675F" w14:textId="37B8F7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shd w:val="clear" w:color="auto" w:fill="auto"/>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shd w:val="clear" w:color="auto" w:fill="auto"/>
            <w:noWrap/>
            <w:vAlign w:val="bottom"/>
            <w:hideMark/>
          </w:tcPr>
          <w:p w14:paraId="4B0B81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B54AC2A" w14:textId="77777777" w:rsidTr="0081088C">
        <w:trPr>
          <w:trHeight w:val="290"/>
        </w:trPr>
        <w:tc>
          <w:tcPr>
            <w:tcW w:w="2977" w:type="dxa"/>
            <w:shd w:val="clear" w:color="auto" w:fill="auto"/>
            <w:noWrap/>
            <w:vAlign w:val="bottom"/>
            <w:hideMark/>
          </w:tcPr>
          <w:p w14:paraId="08BBD299" w14:textId="013C457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shd w:val="clear" w:color="auto" w:fill="auto"/>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shd w:val="clear" w:color="auto" w:fill="auto"/>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shd w:val="clear" w:color="auto" w:fill="auto"/>
            <w:noWrap/>
            <w:vAlign w:val="bottom"/>
            <w:hideMark/>
          </w:tcPr>
          <w:p w14:paraId="3A5DAD9C" w14:textId="0F93374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shd w:val="clear" w:color="auto" w:fill="auto"/>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shd w:val="clear" w:color="auto" w:fill="auto"/>
            <w:noWrap/>
            <w:vAlign w:val="bottom"/>
            <w:hideMark/>
          </w:tcPr>
          <w:p w14:paraId="3A403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B23946" w14:textId="77777777" w:rsidTr="0081088C">
        <w:trPr>
          <w:trHeight w:val="290"/>
        </w:trPr>
        <w:tc>
          <w:tcPr>
            <w:tcW w:w="2977" w:type="dxa"/>
            <w:shd w:val="clear" w:color="auto" w:fill="auto"/>
            <w:noWrap/>
            <w:vAlign w:val="bottom"/>
            <w:hideMark/>
          </w:tcPr>
          <w:p w14:paraId="3B0C1A87" w14:textId="58C03BD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shd w:val="clear" w:color="auto" w:fill="auto"/>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shd w:val="clear" w:color="auto" w:fill="auto"/>
            <w:noWrap/>
            <w:vAlign w:val="bottom"/>
            <w:hideMark/>
          </w:tcPr>
          <w:p w14:paraId="102515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75DFB17" w14:textId="77777777" w:rsidTr="0081088C">
        <w:trPr>
          <w:trHeight w:val="290"/>
        </w:trPr>
        <w:tc>
          <w:tcPr>
            <w:tcW w:w="2977" w:type="dxa"/>
            <w:shd w:val="clear" w:color="auto" w:fill="auto"/>
            <w:noWrap/>
            <w:vAlign w:val="bottom"/>
            <w:hideMark/>
          </w:tcPr>
          <w:p w14:paraId="454C291E" w14:textId="2C76307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shd w:val="clear" w:color="auto" w:fill="auto"/>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shd w:val="clear" w:color="auto" w:fill="auto"/>
            <w:noWrap/>
            <w:vAlign w:val="bottom"/>
            <w:hideMark/>
          </w:tcPr>
          <w:p w14:paraId="68E2FF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CECD67" w14:textId="77777777" w:rsidTr="0081088C">
        <w:trPr>
          <w:trHeight w:val="290"/>
        </w:trPr>
        <w:tc>
          <w:tcPr>
            <w:tcW w:w="2977" w:type="dxa"/>
            <w:shd w:val="clear" w:color="auto" w:fill="auto"/>
            <w:noWrap/>
            <w:vAlign w:val="bottom"/>
            <w:hideMark/>
          </w:tcPr>
          <w:p w14:paraId="1B769BDE" w14:textId="55B6908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shd w:val="clear" w:color="auto" w:fill="auto"/>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shd w:val="clear" w:color="auto" w:fill="auto"/>
            <w:noWrap/>
            <w:vAlign w:val="bottom"/>
            <w:hideMark/>
          </w:tcPr>
          <w:p w14:paraId="6FEB4B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BD42BD" w14:textId="77777777" w:rsidTr="0081088C">
        <w:trPr>
          <w:trHeight w:val="290"/>
        </w:trPr>
        <w:tc>
          <w:tcPr>
            <w:tcW w:w="2977" w:type="dxa"/>
            <w:shd w:val="clear" w:color="auto" w:fill="auto"/>
            <w:noWrap/>
            <w:vAlign w:val="bottom"/>
            <w:hideMark/>
          </w:tcPr>
          <w:p w14:paraId="08AAAD95" w14:textId="461C19F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shd w:val="clear" w:color="auto" w:fill="auto"/>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shd w:val="clear" w:color="auto" w:fill="auto"/>
            <w:noWrap/>
            <w:vAlign w:val="bottom"/>
            <w:hideMark/>
          </w:tcPr>
          <w:p w14:paraId="0F661EE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033EBB0" w14:textId="77777777" w:rsidTr="0081088C">
        <w:trPr>
          <w:trHeight w:val="290"/>
        </w:trPr>
        <w:tc>
          <w:tcPr>
            <w:tcW w:w="2977" w:type="dxa"/>
            <w:shd w:val="clear" w:color="auto" w:fill="auto"/>
            <w:noWrap/>
            <w:vAlign w:val="bottom"/>
            <w:hideMark/>
          </w:tcPr>
          <w:p w14:paraId="06B621EF" w14:textId="5B9FCB7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shd w:val="clear" w:color="auto" w:fill="auto"/>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shd w:val="clear" w:color="auto" w:fill="auto"/>
            <w:noWrap/>
            <w:vAlign w:val="bottom"/>
            <w:hideMark/>
          </w:tcPr>
          <w:p w14:paraId="3820DFB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80E4820" w14:textId="77777777" w:rsidTr="0081088C">
        <w:trPr>
          <w:trHeight w:val="290"/>
        </w:trPr>
        <w:tc>
          <w:tcPr>
            <w:tcW w:w="2977" w:type="dxa"/>
            <w:shd w:val="clear" w:color="auto" w:fill="auto"/>
            <w:noWrap/>
            <w:vAlign w:val="bottom"/>
            <w:hideMark/>
          </w:tcPr>
          <w:p w14:paraId="42E5A836" w14:textId="0CCAC7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shd w:val="clear" w:color="auto" w:fill="auto"/>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shd w:val="clear" w:color="auto" w:fill="auto"/>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shd w:val="clear" w:color="auto" w:fill="auto"/>
            <w:noWrap/>
            <w:vAlign w:val="bottom"/>
            <w:hideMark/>
          </w:tcPr>
          <w:p w14:paraId="76F1A9CC" w14:textId="1963DF6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shd w:val="clear" w:color="auto" w:fill="auto"/>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shd w:val="clear" w:color="auto" w:fill="auto"/>
            <w:noWrap/>
            <w:vAlign w:val="bottom"/>
            <w:hideMark/>
          </w:tcPr>
          <w:p w14:paraId="5CA0D6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9FA7755" w14:textId="77777777" w:rsidTr="0081088C">
        <w:trPr>
          <w:trHeight w:val="290"/>
        </w:trPr>
        <w:tc>
          <w:tcPr>
            <w:tcW w:w="2977" w:type="dxa"/>
            <w:shd w:val="clear" w:color="auto" w:fill="auto"/>
            <w:noWrap/>
            <w:vAlign w:val="bottom"/>
            <w:hideMark/>
          </w:tcPr>
          <w:p w14:paraId="5470C91D" w14:textId="439F551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shd w:val="clear" w:color="auto" w:fill="auto"/>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shd w:val="clear" w:color="auto" w:fill="auto"/>
            <w:noWrap/>
            <w:vAlign w:val="bottom"/>
            <w:hideMark/>
          </w:tcPr>
          <w:p w14:paraId="42469C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22748DE" w14:textId="77777777" w:rsidTr="0081088C">
        <w:trPr>
          <w:trHeight w:val="290"/>
        </w:trPr>
        <w:tc>
          <w:tcPr>
            <w:tcW w:w="2977" w:type="dxa"/>
            <w:shd w:val="clear" w:color="auto" w:fill="auto"/>
            <w:noWrap/>
            <w:vAlign w:val="bottom"/>
            <w:hideMark/>
          </w:tcPr>
          <w:p w14:paraId="08C0D252" w14:textId="023F108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shd w:val="clear" w:color="auto" w:fill="auto"/>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shd w:val="clear" w:color="auto" w:fill="auto"/>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shd w:val="clear" w:color="auto" w:fill="auto"/>
            <w:noWrap/>
            <w:vAlign w:val="bottom"/>
            <w:hideMark/>
          </w:tcPr>
          <w:p w14:paraId="1823539A" w14:textId="1A8E13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shd w:val="clear" w:color="auto" w:fill="auto"/>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shd w:val="clear" w:color="auto" w:fill="auto"/>
            <w:noWrap/>
            <w:vAlign w:val="bottom"/>
            <w:hideMark/>
          </w:tcPr>
          <w:p w14:paraId="142117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91BEE9" w14:textId="77777777" w:rsidTr="0081088C">
        <w:trPr>
          <w:trHeight w:val="290"/>
        </w:trPr>
        <w:tc>
          <w:tcPr>
            <w:tcW w:w="2977" w:type="dxa"/>
            <w:shd w:val="clear" w:color="auto" w:fill="auto"/>
            <w:noWrap/>
            <w:vAlign w:val="bottom"/>
            <w:hideMark/>
          </w:tcPr>
          <w:p w14:paraId="41A5BF5B" w14:textId="468E1F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shd w:val="clear" w:color="auto" w:fill="auto"/>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shd w:val="clear" w:color="auto" w:fill="auto"/>
            <w:noWrap/>
            <w:vAlign w:val="bottom"/>
            <w:hideMark/>
          </w:tcPr>
          <w:p w14:paraId="2BA9A7A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F0DE2D" w14:textId="77777777" w:rsidTr="0081088C">
        <w:trPr>
          <w:trHeight w:val="290"/>
        </w:trPr>
        <w:tc>
          <w:tcPr>
            <w:tcW w:w="2977" w:type="dxa"/>
            <w:shd w:val="clear" w:color="auto" w:fill="auto"/>
            <w:noWrap/>
            <w:vAlign w:val="bottom"/>
            <w:hideMark/>
          </w:tcPr>
          <w:p w14:paraId="4055B32E" w14:textId="4CBD7C4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shd w:val="clear" w:color="auto" w:fill="auto"/>
            <w:noWrap/>
            <w:vAlign w:val="bottom"/>
            <w:hideMark/>
          </w:tcPr>
          <w:p w14:paraId="5089A0F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48A6B5F" w14:textId="77777777" w:rsidTr="0081088C">
        <w:trPr>
          <w:trHeight w:val="290"/>
        </w:trPr>
        <w:tc>
          <w:tcPr>
            <w:tcW w:w="2977" w:type="dxa"/>
            <w:shd w:val="clear" w:color="auto" w:fill="auto"/>
            <w:noWrap/>
            <w:vAlign w:val="bottom"/>
            <w:hideMark/>
          </w:tcPr>
          <w:p w14:paraId="158831E7" w14:textId="3A0C7BB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shd w:val="clear" w:color="auto" w:fill="auto"/>
            <w:noWrap/>
            <w:vAlign w:val="bottom"/>
            <w:hideMark/>
          </w:tcPr>
          <w:p w14:paraId="171891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189E0A" w14:textId="77777777" w:rsidTr="0081088C">
        <w:trPr>
          <w:trHeight w:val="290"/>
        </w:trPr>
        <w:tc>
          <w:tcPr>
            <w:tcW w:w="2977" w:type="dxa"/>
            <w:shd w:val="clear" w:color="auto" w:fill="auto"/>
            <w:noWrap/>
            <w:vAlign w:val="bottom"/>
            <w:hideMark/>
          </w:tcPr>
          <w:p w14:paraId="6D45EAC9" w14:textId="2E20089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shd w:val="clear" w:color="auto" w:fill="auto"/>
            <w:noWrap/>
            <w:vAlign w:val="bottom"/>
            <w:hideMark/>
          </w:tcPr>
          <w:p w14:paraId="406209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529F96" w14:textId="77777777" w:rsidTr="0081088C">
        <w:trPr>
          <w:trHeight w:val="290"/>
        </w:trPr>
        <w:tc>
          <w:tcPr>
            <w:tcW w:w="2977" w:type="dxa"/>
            <w:shd w:val="clear" w:color="auto" w:fill="auto"/>
            <w:noWrap/>
            <w:vAlign w:val="bottom"/>
            <w:hideMark/>
          </w:tcPr>
          <w:p w14:paraId="2773A7B9" w14:textId="3750F5E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shd w:val="clear" w:color="auto" w:fill="auto"/>
            <w:noWrap/>
            <w:vAlign w:val="bottom"/>
            <w:hideMark/>
          </w:tcPr>
          <w:p w14:paraId="704230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9237246" w14:textId="77777777" w:rsidTr="0081088C">
        <w:trPr>
          <w:trHeight w:val="290"/>
        </w:trPr>
        <w:tc>
          <w:tcPr>
            <w:tcW w:w="2977" w:type="dxa"/>
            <w:shd w:val="clear" w:color="auto" w:fill="auto"/>
            <w:noWrap/>
            <w:vAlign w:val="bottom"/>
            <w:hideMark/>
          </w:tcPr>
          <w:p w14:paraId="1AC11AA1" w14:textId="79156B4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shd w:val="clear" w:color="auto" w:fill="auto"/>
            <w:noWrap/>
            <w:vAlign w:val="bottom"/>
            <w:hideMark/>
          </w:tcPr>
          <w:p w14:paraId="7E59E14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58B3087" w14:textId="77777777" w:rsidTr="0081088C">
        <w:trPr>
          <w:trHeight w:val="290"/>
        </w:trPr>
        <w:tc>
          <w:tcPr>
            <w:tcW w:w="2977" w:type="dxa"/>
            <w:shd w:val="clear" w:color="auto" w:fill="auto"/>
            <w:noWrap/>
            <w:vAlign w:val="bottom"/>
            <w:hideMark/>
          </w:tcPr>
          <w:p w14:paraId="3FE3C46B" w14:textId="593C571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shd w:val="clear" w:color="auto" w:fill="auto"/>
            <w:noWrap/>
            <w:vAlign w:val="bottom"/>
            <w:hideMark/>
          </w:tcPr>
          <w:p w14:paraId="1702127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DB3756" w14:textId="77777777" w:rsidTr="0081088C">
        <w:trPr>
          <w:trHeight w:val="290"/>
        </w:trPr>
        <w:tc>
          <w:tcPr>
            <w:tcW w:w="2977" w:type="dxa"/>
            <w:shd w:val="clear" w:color="auto" w:fill="auto"/>
            <w:noWrap/>
            <w:vAlign w:val="bottom"/>
            <w:hideMark/>
          </w:tcPr>
          <w:p w14:paraId="07D187F5" w14:textId="4D6DBAF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sayanus</w:t>
            </w:r>
          </w:p>
        </w:tc>
        <w:tc>
          <w:tcPr>
            <w:tcW w:w="1276" w:type="dxa"/>
            <w:shd w:val="clear" w:color="auto" w:fill="auto"/>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shd w:val="clear" w:color="auto" w:fill="auto"/>
            <w:noWrap/>
            <w:vAlign w:val="bottom"/>
            <w:hideMark/>
          </w:tcPr>
          <w:p w14:paraId="52943C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BC3D85" w14:textId="77777777" w:rsidTr="0081088C">
        <w:trPr>
          <w:trHeight w:val="290"/>
        </w:trPr>
        <w:tc>
          <w:tcPr>
            <w:tcW w:w="2977" w:type="dxa"/>
            <w:shd w:val="clear" w:color="auto" w:fill="auto"/>
            <w:noWrap/>
            <w:vAlign w:val="bottom"/>
            <w:hideMark/>
          </w:tcPr>
          <w:p w14:paraId="43E6A965" w14:textId="6BE7C00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sayanus</w:t>
            </w:r>
          </w:p>
        </w:tc>
        <w:tc>
          <w:tcPr>
            <w:tcW w:w="1276" w:type="dxa"/>
            <w:shd w:val="clear" w:color="auto" w:fill="auto"/>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shd w:val="clear" w:color="auto" w:fill="auto"/>
            <w:noWrap/>
            <w:vAlign w:val="bottom"/>
            <w:hideMark/>
          </w:tcPr>
          <w:p w14:paraId="1860D4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7135E07" w14:textId="77777777" w:rsidTr="0081088C">
        <w:trPr>
          <w:trHeight w:val="290"/>
        </w:trPr>
        <w:tc>
          <w:tcPr>
            <w:tcW w:w="2977" w:type="dxa"/>
            <w:shd w:val="clear" w:color="auto" w:fill="auto"/>
            <w:noWrap/>
            <w:vAlign w:val="bottom"/>
            <w:hideMark/>
          </w:tcPr>
          <w:p w14:paraId="31910B15" w14:textId="370119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shd w:val="clear" w:color="auto" w:fill="auto"/>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shd w:val="clear" w:color="auto" w:fill="auto"/>
            <w:noWrap/>
            <w:vAlign w:val="bottom"/>
            <w:hideMark/>
          </w:tcPr>
          <w:p w14:paraId="238597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DC077FA" w14:textId="77777777" w:rsidTr="0081088C">
        <w:trPr>
          <w:trHeight w:val="290"/>
        </w:trPr>
        <w:tc>
          <w:tcPr>
            <w:tcW w:w="2977" w:type="dxa"/>
            <w:shd w:val="clear" w:color="auto" w:fill="auto"/>
            <w:noWrap/>
            <w:vAlign w:val="bottom"/>
            <w:hideMark/>
          </w:tcPr>
          <w:p w14:paraId="1D0B1BAB" w14:textId="11B3A39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shd w:val="clear" w:color="auto" w:fill="auto"/>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shd w:val="clear" w:color="auto" w:fill="auto"/>
            <w:noWrap/>
            <w:vAlign w:val="bottom"/>
            <w:hideMark/>
          </w:tcPr>
          <w:p w14:paraId="76A6F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CA7A916" w14:textId="77777777" w:rsidTr="0081088C">
        <w:trPr>
          <w:trHeight w:val="290"/>
        </w:trPr>
        <w:tc>
          <w:tcPr>
            <w:tcW w:w="2977" w:type="dxa"/>
            <w:shd w:val="clear" w:color="auto" w:fill="auto"/>
            <w:noWrap/>
            <w:vAlign w:val="bottom"/>
            <w:hideMark/>
          </w:tcPr>
          <w:p w14:paraId="5BC7B4B8" w14:textId="3B0D387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shd w:val="clear" w:color="auto" w:fill="auto"/>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shd w:val="clear" w:color="auto" w:fill="auto"/>
            <w:noWrap/>
            <w:vAlign w:val="bottom"/>
            <w:hideMark/>
          </w:tcPr>
          <w:p w14:paraId="0C1C1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45B7885" w14:textId="77777777" w:rsidTr="0081088C">
        <w:trPr>
          <w:trHeight w:val="290"/>
        </w:trPr>
        <w:tc>
          <w:tcPr>
            <w:tcW w:w="2977" w:type="dxa"/>
            <w:shd w:val="clear" w:color="auto" w:fill="auto"/>
            <w:noWrap/>
            <w:vAlign w:val="bottom"/>
            <w:hideMark/>
          </w:tcPr>
          <w:p w14:paraId="370E6C90" w14:textId="1836A5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shd w:val="clear" w:color="auto" w:fill="auto"/>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shd w:val="clear" w:color="auto" w:fill="auto"/>
            <w:noWrap/>
            <w:vAlign w:val="bottom"/>
            <w:hideMark/>
          </w:tcPr>
          <w:p w14:paraId="7B0CC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529DDB" w14:textId="77777777" w:rsidTr="0081088C">
        <w:trPr>
          <w:trHeight w:val="290"/>
        </w:trPr>
        <w:tc>
          <w:tcPr>
            <w:tcW w:w="2977" w:type="dxa"/>
            <w:shd w:val="clear" w:color="auto" w:fill="auto"/>
            <w:noWrap/>
            <w:vAlign w:val="bottom"/>
            <w:hideMark/>
          </w:tcPr>
          <w:p w14:paraId="342B5212" w14:textId="7D89911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shd w:val="clear" w:color="auto" w:fill="auto"/>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shd w:val="clear" w:color="auto" w:fill="auto"/>
            <w:noWrap/>
            <w:vAlign w:val="bottom"/>
            <w:hideMark/>
          </w:tcPr>
          <w:p w14:paraId="7312765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5C97EDB" w14:textId="77777777" w:rsidTr="0081088C">
        <w:trPr>
          <w:trHeight w:val="290"/>
        </w:trPr>
        <w:tc>
          <w:tcPr>
            <w:tcW w:w="2977" w:type="dxa"/>
            <w:shd w:val="clear" w:color="auto" w:fill="auto"/>
            <w:noWrap/>
            <w:vAlign w:val="bottom"/>
            <w:hideMark/>
          </w:tcPr>
          <w:p w14:paraId="4A7EA184" w14:textId="4F2C484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shd w:val="clear" w:color="auto" w:fill="auto"/>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shd w:val="clear" w:color="auto" w:fill="auto"/>
            <w:noWrap/>
            <w:vAlign w:val="bottom"/>
            <w:hideMark/>
          </w:tcPr>
          <w:p w14:paraId="00897E9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34E61DB" w14:textId="77777777" w:rsidTr="0081088C">
        <w:trPr>
          <w:trHeight w:val="290"/>
        </w:trPr>
        <w:tc>
          <w:tcPr>
            <w:tcW w:w="2977" w:type="dxa"/>
            <w:shd w:val="clear" w:color="auto" w:fill="auto"/>
            <w:noWrap/>
            <w:vAlign w:val="bottom"/>
            <w:hideMark/>
          </w:tcPr>
          <w:p w14:paraId="0E146CE8" w14:textId="2DAAB46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shd w:val="clear" w:color="auto" w:fill="auto"/>
            <w:noWrap/>
            <w:vAlign w:val="bottom"/>
            <w:hideMark/>
          </w:tcPr>
          <w:p w14:paraId="766F9F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51AE05" w14:textId="77777777" w:rsidTr="0081088C">
        <w:trPr>
          <w:trHeight w:val="290"/>
        </w:trPr>
        <w:tc>
          <w:tcPr>
            <w:tcW w:w="2977" w:type="dxa"/>
            <w:shd w:val="clear" w:color="auto" w:fill="auto"/>
            <w:noWrap/>
            <w:vAlign w:val="bottom"/>
            <w:hideMark/>
          </w:tcPr>
          <w:p w14:paraId="610CE181" w14:textId="3C92E95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shd w:val="clear" w:color="auto" w:fill="auto"/>
            <w:noWrap/>
            <w:vAlign w:val="bottom"/>
            <w:hideMark/>
          </w:tcPr>
          <w:p w14:paraId="75A2A2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13FCA0E" w14:textId="77777777" w:rsidTr="0081088C">
        <w:trPr>
          <w:trHeight w:val="290"/>
        </w:trPr>
        <w:tc>
          <w:tcPr>
            <w:tcW w:w="2977" w:type="dxa"/>
            <w:shd w:val="clear" w:color="auto" w:fill="auto"/>
            <w:noWrap/>
            <w:vAlign w:val="bottom"/>
            <w:hideMark/>
          </w:tcPr>
          <w:p w14:paraId="078DF81F" w14:textId="3D8052A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shd w:val="clear" w:color="auto" w:fill="auto"/>
            <w:noWrap/>
            <w:vAlign w:val="bottom"/>
            <w:hideMark/>
          </w:tcPr>
          <w:p w14:paraId="30E521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60A3089" w14:textId="77777777" w:rsidTr="0081088C">
        <w:trPr>
          <w:trHeight w:val="290"/>
        </w:trPr>
        <w:tc>
          <w:tcPr>
            <w:tcW w:w="2977" w:type="dxa"/>
            <w:shd w:val="clear" w:color="auto" w:fill="auto"/>
            <w:noWrap/>
            <w:vAlign w:val="bottom"/>
            <w:hideMark/>
          </w:tcPr>
          <w:p w14:paraId="6737602A" w14:textId="3BEE415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shd w:val="clear" w:color="auto" w:fill="auto"/>
            <w:noWrap/>
            <w:vAlign w:val="bottom"/>
            <w:hideMark/>
          </w:tcPr>
          <w:p w14:paraId="1EA90A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E4853B7" w14:textId="77777777" w:rsidTr="0081088C">
        <w:trPr>
          <w:trHeight w:val="290"/>
        </w:trPr>
        <w:tc>
          <w:tcPr>
            <w:tcW w:w="2977" w:type="dxa"/>
            <w:shd w:val="clear" w:color="auto" w:fill="auto"/>
            <w:noWrap/>
            <w:vAlign w:val="bottom"/>
            <w:hideMark/>
          </w:tcPr>
          <w:p w14:paraId="5FF4D461" w14:textId="67DC88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shd w:val="clear" w:color="auto" w:fill="auto"/>
            <w:noWrap/>
            <w:vAlign w:val="bottom"/>
            <w:hideMark/>
          </w:tcPr>
          <w:p w14:paraId="0752C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98BB50" w14:textId="77777777" w:rsidTr="0081088C">
        <w:trPr>
          <w:trHeight w:val="290"/>
        </w:trPr>
        <w:tc>
          <w:tcPr>
            <w:tcW w:w="2977" w:type="dxa"/>
            <w:shd w:val="clear" w:color="auto" w:fill="auto"/>
            <w:noWrap/>
            <w:vAlign w:val="bottom"/>
            <w:hideMark/>
          </w:tcPr>
          <w:p w14:paraId="07C03DF8" w14:textId="08283CE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shd w:val="clear" w:color="auto" w:fill="auto"/>
            <w:noWrap/>
            <w:vAlign w:val="bottom"/>
            <w:hideMark/>
          </w:tcPr>
          <w:p w14:paraId="20876E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E76596A" w14:textId="77777777" w:rsidTr="0081088C">
        <w:trPr>
          <w:trHeight w:val="290"/>
        </w:trPr>
        <w:tc>
          <w:tcPr>
            <w:tcW w:w="2977" w:type="dxa"/>
            <w:shd w:val="clear" w:color="auto" w:fill="auto"/>
            <w:noWrap/>
            <w:vAlign w:val="bottom"/>
            <w:hideMark/>
          </w:tcPr>
          <w:p w14:paraId="2C569EF1" w14:textId="3C83A4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andrewsii</w:t>
            </w:r>
          </w:p>
        </w:tc>
        <w:tc>
          <w:tcPr>
            <w:tcW w:w="1276" w:type="dxa"/>
            <w:shd w:val="clear" w:color="auto" w:fill="auto"/>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shd w:val="clear" w:color="auto" w:fill="auto"/>
            <w:noWrap/>
            <w:vAlign w:val="bottom"/>
            <w:hideMark/>
          </w:tcPr>
          <w:p w14:paraId="3CDDA7A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0B3C741" w14:textId="77777777" w:rsidTr="0081088C">
        <w:trPr>
          <w:trHeight w:val="290"/>
        </w:trPr>
        <w:tc>
          <w:tcPr>
            <w:tcW w:w="2977" w:type="dxa"/>
            <w:shd w:val="clear" w:color="auto" w:fill="auto"/>
            <w:noWrap/>
            <w:vAlign w:val="bottom"/>
            <w:hideMark/>
          </w:tcPr>
          <w:p w14:paraId="3D50E883" w14:textId="66BCDFE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andrewsii</w:t>
            </w:r>
          </w:p>
        </w:tc>
        <w:tc>
          <w:tcPr>
            <w:tcW w:w="1276" w:type="dxa"/>
            <w:shd w:val="clear" w:color="auto" w:fill="auto"/>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shd w:val="clear" w:color="auto" w:fill="auto"/>
            <w:noWrap/>
            <w:vAlign w:val="bottom"/>
            <w:hideMark/>
          </w:tcPr>
          <w:p w14:paraId="51345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A835E7" w14:textId="77777777" w:rsidTr="0081088C">
        <w:trPr>
          <w:trHeight w:val="290"/>
        </w:trPr>
        <w:tc>
          <w:tcPr>
            <w:tcW w:w="2977" w:type="dxa"/>
            <w:shd w:val="clear" w:color="auto" w:fill="auto"/>
            <w:noWrap/>
            <w:vAlign w:val="bottom"/>
            <w:hideMark/>
          </w:tcPr>
          <w:p w14:paraId="6BEFF063" w14:textId="2ED63D4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shd w:val="clear" w:color="auto" w:fill="auto"/>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shd w:val="clear" w:color="auto" w:fill="auto"/>
            <w:noWrap/>
            <w:vAlign w:val="bottom"/>
            <w:hideMark/>
          </w:tcPr>
          <w:p w14:paraId="55D58D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C4681A" w14:textId="77777777" w:rsidTr="0081088C">
        <w:trPr>
          <w:trHeight w:val="290"/>
        </w:trPr>
        <w:tc>
          <w:tcPr>
            <w:tcW w:w="2977" w:type="dxa"/>
            <w:shd w:val="clear" w:color="auto" w:fill="auto"/>
            <w:noWrap/>
            <w:vAlign w:val="bottom"/>
            <w:hideMark/>
          </w:tcPr>
          <w:p w14:paraId="5C28D0E2" w14:textId="4A4808B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shd w:val="clear" w:color="auto" w:fill="auto"/>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shd w:val="clear" w:color="auto" w:fill="auto"/>
            <w:noWrap/>
            <w:vAlign w:val="bottom"/>
            <w:hideMark/>
          </w:tcPr>
          <w:p w14:paraId="6779B2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60B227" w14:textId="77777777" w:rsidTr="0081088C">
        <w:trPr>
          <w:trHeight w:val="290"/>
        </w:trPr>
        <w:tc>
          <w:tcPr>
            <w:tcW w:w="2977" w:type="dxa"/>
            <w:shd w:val="clear" w:color="auto" w:fill="auto"/>
            <w:noWrap/>
            <w:vAlign w:val="bottom"/>
            <w:hideMark/>
          </w:tcPr>
          <w:p w14:paraId="03DA77DA" w14:textId="02D8C58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shd w:val="clear" w:color="auto" w:fill="auto"/>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shd w:val="clear" w:color="auto" w:fill="auto"/>
            <w:noWrap/>
            <w:vAlign w:val="bottom"/>
            <w:hideMark/>
          </w:tcPr>
          <w:p w14:paraId="68E55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3EF18A" w14:textId="77777777" w:rsidTr="0081088C">
        <w:trPr>
          <w:trHeight w:val="290"/>
        </w:trPr>
        <w:tc>
          <w:tcPr>
            <w:tcW w:w="2977" w:type="dxa"/>
            <w:shd w:val="clear" w:color="auto" w:fill="auto"/>
            <w:noWrap/>
            <w:vAlign w:val="bottom"/>
            <w:hideMark/>
          </w:tcPr>
          <w:p w14:paraId="129F62C1" w14:textId="742C575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shd w:val="clear" w:color="auto" w:fill="auto"/>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shd w:val="clear" w:color="auto" w:fill="auto"/>
            <w:noWrap/>
            <w:vAlign w:val="bottom"/>
            <w:hideMark/>
          </w:tcPr>
          <w:p w14:paraId="49A5C9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76B5470" w14:textId="77777777" w:rsidTr="0081088C">
        <w:trPr>
          <w:trHeight w:val="290"/>
        </w:trPr>
        <w:tc>
          <w:tcPr>
            <w:tcW w:w="2977" w:type="dxa"/>
            <w:shd w:val="clear" w:color="auto" w:fill="auto"/>
            <w:noWrap/>
            <w:vAlign w:val="bottom"/>
            <w:hideMark/>
          </w:tcPr>
          <w:p w14:paraId="21C52070" w14:textId="21AE0D8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shd w:val="clear" w:color="auto" w:fill="auto"/>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shd w:val="clear" w:color="auto" w:fill="auto"/>
            <w:noWrap/>
            <w:vAlign w:val="bottom"/>
            <w:hideMark/>
          </w:tcPr>
          <w:p w14:paraId="65401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A07EDE" w14:textId="77777777" w:rsidTr="0081088C">
        <w:trPr>
          <w:trHeight w:val="290"/>
        </w:trPr>
        <w:tc>
          <w:tcPr>
            <w:tcW w:w="2977" w:type="dxa"/>
            <w:shd w:val="clear" w:color="auto" w:fill="auto"/>
            <w:noWrap/>
            <w:vAlign w:val="bottom"/>
            <w:hideMark/>
          </w:tcPr>
          <w:p w14:paraId="1B933836" w14:textId="6AEEE2D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ridingsii</w:t>
            </w:r>
          </w:p>
        </w:tc>
        <w:tc>
          <w:tcPr>
            <w:tcW w:w="1276" w:type="dxa"/>
            <w:shd w:val="clear" w:color="auto" w:fill="auto"/>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shd w:val="clear" w:color="auto" w:fill="auto"/>
            <w:noWrap/>
            <w:vAlign w:val="bottom"/>
            <w:hideMark/>
          </w:tcPr>
          <w:p w14:paraId="75C5642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99D6CD1" w14:textId="77777777" w:rsidTr="0081088C">
        <w:trPr>
          <w:trHeight w:val="290"/>
        </w:trPr>
        <w:tc>
          <w:tcPr>
            <w:tcW w:w="2977" w:type="dxa"/>
            <w:shd w:val="clear" w:color="auto" w:fill="auto"/>
            <w:noWrap/>
            <w:vAlign w:val="bottom"/>
            <w:hideMark/>
          </w:tcPr>
          <w:p w14:paraId="182FDBCC" w14:textId="119586C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ridingsii</w:t>
            </w:r>
          </w:p>
        </w:tc>
        <w:tc>
          <w:tcPr>
            <w:tcW w:w="1276" w:type="dxa"/>
            <w:shd w:val="clear" w:color="auto" w:fill="auto"/>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shd w:val="clear" w:color="auto" w:fill="auto"/>
            <w:noWrap/>
            <w:vAlign w:val="bottom"/>
            <w:hideMark/>
          </w:tcPr>
          <w:p w14:paraId="6A1102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CC6422F" w14:textId="77777777" w:rsidTr="0081088C">
        <w:trPr>
          <w:trHeight w:val="290"/>
        </w:trPr>
        <w:tc>
          <w:tcPr>
            <w:tcW w:w="2977" w:type="dxa"/>
            <w:shd w:val="clear" w:color="auto" w:fill="auto"/>
            <w:noWrap/>
            <w:vAlign w:val="bottom"/>
            <w:hideMark/>
          </w:tcPr>
          <w:p w14:paraId="17646179" w14:textId="0045844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viduus</w:t>
            </w:r>
          </w:p>
        </w:tc>
        <w:tc>
          <w:tcPr>
            <w:tcW w:w="1276" w:type="dxa"/>
            <w:shd w:val="clear" w:color="auto" w:fill="auto"/>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shd w:val="clear" w:color="auto" w:fill="auto"/>
            <w:noWrap/>
            <w:vAlign w:val="bottom"/>
            <w:hideMark/>
          </w:tcPr>
          <w:p w14:paraId="5DB611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52C4422" w14:textId="77777777" w:rsidTr="0081088C">
        <w:trPr>
          <w:trHeight w:val="290"/>
        </w:trPr>
        <w:tc>
          <w:tcPr>
            <w:tcW w:w="2977" w:type="dxa"/>
            <w:shd w:val="clear" w:color="auto" w:fill="auto"/>
            <w:noWrap/>
            <w:vAlign w:val="bottom"/>
            <w:hideMark/>
          </w:tcPr>
          <w:p w14:paraId="4CE5CD88" w14:textId="7DFA95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viduus</w:t>
            </w:r>
          </w:p>
        </w:tc>
        <w:tc>
          <w:tcPr>
            <w:tcW w:w="1276" w:type="dxa"/>
            <w:shd w:val="clear" w:color="auto" w:fill="auto"/>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shd w:val="clear" w:color="auto" w:fill="auto"/>
            <w:noWrap/>
            <w:vAlign w:val="bottom"/>
            <w:hideMark/>
          </w:tcPr>
          <w:p w14:paraId="2286B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513CEA4" w14:textId="77777777" w:rsidTr="0081088C">
        <w:trPr>
          <w:trHeight w:val="290"/>
        </w:trPr>
        <w:tc>
          <w:tcPr>
            <w:tcW w:w="2977" w:type="dxa"/>
            <w:shd w:val="clear" w:color="auto" w:fill="auto"/>
            <w:noWrap/>
            <w:vAlign w:val="bottom"/>
            <w:hideMark/>
          </w:tcPr>
          <w:p w14:paraId="2E3E8958" w14:textId="342E607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shd w:val="clear" w:color="auto" w:fill="auto"/>
            <w:noWrap/>
            <w:vAlign w:val="bottom"/>
            <w:hideMark/>
          </w:tcPr>
          <w:p w14:paraId="7FDB247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709E65" w14:textId="77777777" w:rsidTr="0081088C">
        <w:trPr>
          <w:trHeight w:val="290"/>
        </w:trPr>
        <w:tc>
          <w:tcPr>
            <w:tcW w:w="2977" w:type="dxa"/>
            <w:shd w:val="clear" w:color="auto" w:fill="auto"/>
            <w:noWrap/>
            <w:vAlign w:val="bottom"/>
            <w:hideMark/>
          </w:tcPr>
          <w:p w14:paraId="33EB38EE" w14:textId="4F2F422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shd w:val="clear" w:color="auto" w:fill="auto"/>
            <w:noWrap/>
            <w:vAlign w:val="bottom"/>
            <w:hideMark/>
          </w:tcPr>
          <w:p w14:paraId="6DE64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B4BCCBB" w14:textId="77777777" w:rsidTr="0081088C">
        <w:trPr>
          <w:trHeight w:val="290"/>
        </w:trPr>
        <w:tc>
          <w:tcPr>
            <w:tcW w:w="2977" w:type="dxa"/>
            <w:shd w:val="clear" w:color="auto" w:fill="auto"/>
            <w:noWrap/>
            <w:vAlign w:val="bottom"/>
            <w:hideMark/>
          </w:tcPr>
          <w:p w14:paraId="19795C3D" w14:textId="155ADF2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shd w:val="clear" w:color="auto" w:fill="auto"/>
            <w:noWrap/>
            <w:vAlign w:val="bottom"/>
            <w:hideMark/>
          </w:tcPr>
          <w:p w14:paraId="2B9417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D3B794B" w14:textId="77777777" w:rsidTr="0081088C">
        <w:trPr>
          <w:trHeight w:val="290"/>
        </w:trPr>
        <w:tc>
          <w:tcPr>
            <w:tcW w:w="2977" w:type="dxa"/>
            <w:shd w:val="clear" w:color="auto" w:fill="auto"/>
            <w:noWrap/>
            <w:vAlign w:val="bottom"/>
            <w:hideMark/>
          </w:tcPr>
          <w:p w14:paraId="55FA18C5" w14:textId="590ACD3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shd w:val="clear" w:color="auto" w:fill="auto"/>
            <w:noWrap/>
            <w:vAlign w:val="bottom"/>
            <w:hideMark/>
          </w:tcPr>
          <w:p w14:paraId="75DDE8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1BCAEE" w14:textId="77777777" w:rsidTr="0081088C">
        <w:trPr>
          <w:trHeight w:val="290"/>
        </w:trPr>
        <w:tc>
          <w:tcPr>
            <w:tcW w:w="2977" w:type="dxa"/>
            <w:shd w:val="clear" w:color="auto" w:fill="auto"/>
            <w:noWrap/>
            <w:vAlign w:val="bottom"/>
            <w:hideMark/>
          </w:tcPr>
          <w:p w14:paraId="4DA91AC5" w14:textId="15681B6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shd w:val="clear" w:color="auto" w:fill="auto"/>
            <w:noWrap/>
            <w:vAlign w:val="bottom"/>
            <w:hideMark/>
          </w:tcPr>
          <w:p w14:paraId="707B0F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2ACB308" w14:textId="77777777" w:rsidTr="0081088C">
        <w:trPr>
          <w:trHeight w:val="290"/>
        </w:trPr>
        <w:tc>
          <w:tcPr>
            <w:tcW w:w="2977" w:type="dxa"/>
            <w:shd w:val="clear" w:color="auto" w:fill="auto"/>
            <w:noWrap/>
            <w:vAlign w:val="bottom"/>
            <w:hideMark/>
          </w:tcPr>
          <w:p w14:paraId="1144D0E0" w14:textId="597A003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shd w:val="clear" w:color="auto" w:fill="auto"/>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shd w:val="clear" w:color="auto" w:fill="auto"/>
            <w:noWrap/>
            <w:vAlign w:val="bottom"/>
            <w:hideMark/>
          </w:tcPr>
          <w:p w14:paraId="3EA749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01104F" w14:textId="77777777" w:rsidTr="0081088C">
        <w:trPr>
          <w:trHeight w:val="290"/>
        </w:trPr>
        <w:tc>
          <w:tcPr>
            <w:tcW w:w="2977" w:type="dxa"/>
            <w:shd w:val="clear" w:color="auto" w:fill="auto"/>
            <w:noWrap/>
            <w:vAlign w:val="bottom"/>
            <w:hideMark/>
          </w:tcPr>
          <w:p w14:paraId="265CF70D" w14:textId="72CB120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shd w:val="clear" w:color="auto" w:fill="auto"/>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shd w:val="clear" w:color="auto" w:fill="auto"/>
            <w:noWrap/>
            <w:vAlign w:val="bottom"/>
            <w:hideMark/>
          </w:tcPr>
          <w:p w14:paraId="18ACD8A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E876DB" w14:textId="77777777" w:rsidTr="0081088C">
        <w:trPr>
          <w:trHeight w:val="290"/>
        </w:trPr>
        <w:tc>
          <w:tcPr>
            <w:tcW w:w="2977" w:type="dxa"/>
            <w:shd w:val="clear" w:color="auto" w:fill="auto"/>
            <w:noWrap/>
            <w:vAlign w:val="bottom"/>
            <w:hideMark/>
          </w:tcPr>
          <w:p w14:paraId="55DB67A9" w14:textId="1786A91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shd w:val="clear" w:color="auto" w:fill="auto"/>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shd w:val="clear" w:color="auto" w:fill="auto"/>
            <w:noWrap/>
            <w:vAlign w:val="bottom"/>
            <w:hideMark/>
          </w:tcPr>
          <w:p w14:paraId="22A88A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FEDA3A" w14:textId="77777777" w:rsidTr="0081088C">
        <w:trPr>
          <w:trHeight w:val="290"/>
        </w:trPr>
        <w:tc>
          <w:tcPr>
            <w:tcW w:w="2977" w:type="dxa"/>
            <w:shd w:val="clear" w:color="auto" w:fill="auto"/>
            <w:noWrap/>
            <w:vAlign w:val="bottom"/>
            <w:hideMark/>
          </w:tcPr>
          <w:p w14:paraId="0F2487D4" w14:textId="011969E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shd w:val="clear" w:color="auto" w:fill="auto"/>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shd w:val="clear" w:color="auto" w:fill="auto"/>
            <w:noWrap/>
            <w:vAlign w:val="bottom"/>
            <w:hideMark/>
          </w:tcPr>
          <w:p w14:paraId="6F0B065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AA5E43D" w14:textId="77777777" w:rsidTr="0081088C">
        <w:trPr>
          <w:trHeight w:val="290"/>
        </w:trPr>
        <w:tc>
          <w:tcPr>
            <w:tcW w:w="2977" w:type="dxa"/>
            <w:shd w:val="clear" w:color="auto" w:fill="auto"/>
            <w:noWrap/>
            <w:vAlign w:val="bottom"/>
            <w:hideMark/>
          </w:tcPr>
          <w:p w14:paraId="1006938D" w14:textId="753B6FD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shd w:val="clear" w:color="auto" w:fill="auto"/>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shd w:val="clear" w:color="auto" w:fill="auto"/>
            <w:noWrap/>
            <w:vAlign w:val="bottom"/>
            <w:hideMark/>
          </w:tcPr>
          <w:p w14:paraId="6D63043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05DB63" w14:textId="77777777" w:rsidTr="0081088C">
        <w:trPr>
          <w:trHeight w:val="290"/>
        </w:trPr>
        <w:tc>
          <w:tcPr>
            <w:tcW w:w="2977" w:type="dxa"/>
            <w:shd w:val="clear" w:color="auto" w:fill="auto"/>
            <w:noWrap/>
            <w:vAlign w:val="bottom"/>
            <w:hideMark/>
          </w:tcPr>
          <w:p w14:paraId="1931B06F" w14:textId="78ADD1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shd w:val="clear" w:color="auto" w:fill="auto"/>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shd w:val="clear" w:color="auto" w:fill="auto"/>
            <w:noWrap/>
            <w:vAlign w:val="bottom"/>
            <w:hideMark/>
          </w:tcPr>
          <w:p w14:paraId="10A9FA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7C09C4" w14:textId="77777777" w:rsidTr="0081088C">
        <w:trPr>
          <w:trHeight w:val="290"/>
        </w:trPr>
        <w:tc>
          <w:tcPr>
            <w:tcW w:w="2977" w:type="dxa"/>
            <w:shd w:val="clear" w:color="auto" w:fill="auto"/>
            <w:noWrap/>
            <w:vAlign w:val="bottom"/>
            <w:hideMark/>
          </w:tcPr>
          <w:p w14:paraId="4FBE48EB" w14:textId="6776E8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Synuchus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impunctatus</w:t>
            </w:r>
          </w:p>
        </w:tc>
        <w:tc>
          <w:tcPr>
            <w:tcW w:w="1276" w:type="dxa"/>
            <w:shd w:val="clear" w:color="auto" w:fill="auto"/>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shd w:val="clear" w:color="auto" w:fill="auto"/>
            <w:noWrap/>
            <w:vAlign w:val="bottom"/>
            <w:hideMark/>
          </w:tcPr>
          <w:p w14:paraId="2EFDB10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FF66659" w14:textId="77777777" w:rsidTr="0081088C">
        <w:trPr>
          <w:trHeight w:val="290"/>
        </w:trPr>
        <w:tc>
          <w:tcPr>
            <w:tcW w:w="2977" w:type="dxa"/>
            <w:shd w:val="clear" w:color="auto" w:fill="auto"/>
            <w:noWrap/>
            <w:vAlign w:val="bottom"/>
            <w:hideMark/>
          </w:tcPr>
          <w:p w14:paraId="128F89F5" w14:textId="05F98B6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Trichotichnus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shd w:val="clear" w:color="auto" w:fill="auto"/>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shd w:val="clear" w:color="auto" w:fill="auto"/>
            <w:noWrap/>
            <w:vAlign w:val="bottom"/>
            <w:hideMark/>
          </w:tcPr>
          <w:p w14:paraId="40EA1A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8EB7D8" w14:textId="77777777" w:rsidTr="0081088C">
        <w:trPr>
          <w:trHeight w:val="290"/>
        </w:trPr>
        <w:tc>
          <w:tcPr>
            <w:tcW w:w="2977" w:type="dxa"/>
            <w:shd w:val="clear" w:color="auto" w:fill="auto"/>
            <w:noWrap/>
            <w:vAlign w:val="bottom"/>
            <w:hideMark/>
          </w:tcPr>
          <w:p w14:paraId="5AC14750" w14:textId="6EC287E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Trichotichnus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shd w:val="clear" w:color="auto" w:fill="auto"/>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shd w:val="clear" w:color="auto" w:fill="auto"/>
            <w:noWrap/>
            <w:vAlign w:val="bottom"/>
            <w:hideMark/>
          </w:tcPr>
          <w:p w14:paraId="636E75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bl>
    <w:p w14:paraId="481ED07A" w14:textId="77777777" w:rsidR="0003388D" w:rsidRDefault="0003388D" w:rsidP="00E34238">
      <w:pPr>
        <w:rPr>
          <w:sz w:val="24"/>
          <w:szCs w:val="24"/>
        </w:rPr>
      </w:pPr>
    </w:p>
    <w:p w14:paraId="5335B9C4" w14:textId="77777777" w:rsidR="00DA6304" w:rsidRDefault="00DA6304" w:rsidP="00E34238">
      <w:pPr>
        <w:rPr>
          <w:sz w:val="24"/>
          <w:szCs w:val="24"/>
        </w:rPr>
      </w:pPr>
    </w:p>
    <w:p w14:paraId="4592972A" w14:textId="77777777" w:rsidR="00DA6304" w:rsidRPr="0015036B" w:rsidRDefault="00DA6304" w:rsidP="00E34238">
      <w:pPr>
        <w:rPr>
          <w:sz w:val="24"/>
          <w:szCs w:val="24"/>
        </w:rPr>
      </w:pPr>
    </w:p>
    <w:p w14:paraId="31BDD4AC" w14:textId="53EB9644" w:rsidR="0078558B" w:rsidRPr="0015036B" w:rsidRDefault="0078558B" w:rsidP="00E34238">
      <w:pPr>
        <w:rPr>
          <w:sz w:val="24"/>
          <w:szCs w:val="24"/>
        </w:rPr>
      </w:pPr>
      <w:r w:rsidRPr="00897C2C">
        <w:rPr>
          <w:b/>
          <w:bCs/>
          <w:sz w:val="24"/>
          <w:szCs w:val="24"/>
        </w:rPr>
        <w:t>Table S</w:t>
      </w:r>
      <w:r w:rsidR="0003388D" w:rsidRPr="00897C2C">
        <w:rPr>
          <w:b/>
          <w:bCs/>
          <w:sz w:val="24"/>
          <w:szCs w:val="24"/>
        </w:rPr>
        <w:t>____</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run with and without </w:t>
      </w:r>
      <w:r w:rsidR="00E660BD" w:rsidRPr="0015036B">
        <w:rPr>
          <w:i/>
          <w:iCs/>
          <w:sz w:val="24"/>
          <w:szCs w:val="24"/>
        </w:rPr>
        <w:t>Notiophilus aeneus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with Notiophilus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PCA excluding Notiophilus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5FC97329" w:rsidR="00167AE3" w:rsidRPr="0015036B" w:rsidRDefault="008F02BE" w:rsidP="00E34238">
            <w:pPr>
              <w:rPr>
                <w:spacing w:val="0"/>
                <w:sz w:val="20"/>
              </w:rPr>
            </w:pPr>
            <w:r w:rsidRPr="0015036B">
              <w:rPr>
                <w:spacing w:val="0"/>
                <w:sz w:val="20"/>
              </w:rPr>
              <w:t>28.9</w:t>
            </w:r>
            <w:r w:rsidR="003B5ED3" w:rsidRPr="0015036B">
              <w:rPr>
                <w:spacing w:val="0"/>
                <w:sz w:val="20"/>
              </w:rPr>
              <w:t xml:space="preserve"> </w:t>
            </w:r>
            <w:r w:rsidRPr="0015036B">
              <w:rPr>
                <w:spacing w:val="0"/>
                <w:sz w:val="20"/>
              </w:rPr>
              <w:t>%</w:t>
            </w:r>
          </w:p>
        </w:tc>
        <w:tc>
          <w:tcPr>
            <w:tcW w:w="3259" w:type="dxa"/>
            <w:tcBorders>
              <w:top w:val="single" w:sz="4" w:space="0" w:color="auto"/>
            </w:tcBorders>
          </w:tcPr>
          <w:p w14:paraId="5D0785EA" w14:textId="1240AAD5" w:rsidR="00167AE3" w:rsidRPr="0015036B" w:rsidRDefault="00C14169" w:rsidP="00E34238">
            <w:pPr>
              <w:rPr>
                <w:spacing w:val="0"/>
                <w:sz w:val="20"/>
              </w:rPr>
            </w:pPr>
            <w:r w:rsidRPr="0015036B">
              <w:rPr>
                <w:spacing w:val="0"/>
                <w:sz w:val="20"/>
              </w:rPr>
              <w:t>31.0</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4E53E713" w:rsidR="00167AE3" w:rsidRPr="0015036B" w:rsidRDefault="008F02BE" w:rsidP="00E34238">
            <w:pPr>
              <w:rPr>
                <w:spacing w:val="0"/>
                <w:sz w:val="20"/>
              </w:rPr>
            </w:pPr>
            <w:r w:rsidRPr="0015036B">
              <w:rPr>
                <w:spacing w:val="0"/>
                <w:sz w:val="20"/>
              </w:rPr>
              <w:t>20.6</w:t>
            </w:r>
            <w:r w:rsidR="003B5ED3" w:rsidRPr="0015036B">
              <w:rPr>
                <w:spacing w:val="0"/>
                <w:sz w:val="20"/>
              </w:rPr>
              <w:t xml:space="preserve"> </w:t>
            </w:r>
            <w:r w:rsidRPr="0015036B">
              <w:rPr>
                <w:spacing w:val="0"/>
                <w:sz w:val="20"/>
              </w:rPr>
              <w:t>%</w:t>
            </w:r>
          </w:p>
        </w:tc>
        <w:tc>
          <w:tcPr>
            <w:tcW w:w="3259" w:type="dxa"/>
          </w:tcPr>
          <w:p w14:paraId="786C6BB4" w14:textId="55E66281" w:rsidR="00167AE3" w:rsidRPr="0015036B" w:rsidRDefault="00C14169" w:rsidP="00E34238">
            <w:pPr>
              <w:rPr>
                <w:spacing w:val="0"/>
                <w:sz w:val="20"/>
              </w:rPr>
            </w:pPr>
            <w:r w:rsidRPr="0015036B">
              <w:rPr>
                <w:spacing w:val="0"/>
                <w:sz w:val="20"/>
              </w:rPr>
              <w:t>25.1</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78640133" w:rsidR="00167AE3" w:rsidRPr="0015036B" w:rsidRDefault="008D2E4F" w:rsidP="00E34238">
            <w:pPr>
              <w:rPr>
                <w:spacing w:val="0"/>
                <w:sz w:val="20"/>
              </w:rPr>
            </w:pPr>
            <w:r w:rsidRPr="0015036B">
              <w:rPr>
                <w:spacing w:val="0"/>
                <w:sz w:val="20"/>
              </w:rPr>
              <w:t>16.</w:t>
            </w:r>
            <w:r w:rsidR="00D14B4B" w:rsidRPr="0015036B">
              <w:rPr>
                <w:spacing w:val="0"/>
                <w:sz w:val="20"/>
              </w:rPr>
              <w:t>4</w:t>
            </w:r>
            <w:r w:rsidR="003B5ED3" w:rsidRPr="0015036B">
              <w:rPr>
                <w:spacing w:val="0"/>
                <w:sz w:val="20"/>
              </w:rPr>
              <w:t xml:space="preserve"> </w:t>
            </w:r>
            <w:r w:rsidRPr="0015036B">
              <w:rPr>
                <w:spacing w:val="0"/>
                <w:sz w:val="20"/>
              </w:rPr>
              <w:t>%</w:t>
            </w:r>
          </w:p>
        </w:tc>
        <w:tc>
          <w:tcPr>
            <w:tcW w:w="3259" w:type="dxa"/>
          </w:tcPr>
          <w:p w14:paraId="3DB2699F" w14:textId="025DC064" w:rsidR="00167AE3" w:rsidRPr="0015036B" w:rsidRDefault="00C14169" w:rsidP="00E34238">
            <w:pPr>
              <w:rPr>
                <w:spacing w:val="0"/>
                <w:sz w:val="20"/>
              </w:rPr>
            </w:pPr>
            <w:r w:rsidRPr="0015036B">
              <w:rPr>
                <w:spacing w:val="0"/>
                <w:sz w:val="20"/>
              </w:rPr>
              <w:t>15.8</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r w:rsidRPr="0015036B">
              <w:rPr>
                <w:spacing w:val="0"/>
                <w:sz w:val="20"/>
              </w:rPr>
              <w:t xml:space="preserve">Top </w:t>
            </w:r>
            <w:r w:rsidR="00D47116" w:rsidRPr="0015036B">
              <w:rPr>
                <w:spacing w:val="0"/>
                <w:sz w:val="20"/>
              </w:rPr>
              <w:t>loading values for PC1</w:t>
            </w:r>
          </w:p>
        </w:tc>
        <w:tc>
          <w:tcPr>
            <w:tcW w:w="3544" w:type="dxa"/>
          </w:tcPr>
          <w:p w14:paraId="562BD2EC" w14:textId="0289A8CA" w:rsidR="00C3008C" w:rsidRPr="0015036B" w:rsidRDefault="00C3008C" w:rsidP="00C3008C">
            <w:pPr>
              <w:rPr>
                <w:spacing w:val="0"/>
                <w:sz w:val="20"/>
              </w:rPr>
            </w:pPr>
            <w:r w:rsidRPr="0015036B">
              <w:rPr>
                <w:spacing w:val="0"/>
                <w:sz w:val="20"/>
              </w:rPr>
              <w:t>pronotum_width_standard (-</w:t>
            </w:r>
            <w:r w:rsidR="00325198" w:rsidRPr="0015036B">
              <w:rPr>
                <w:spacing w:val="0"/>
                <w:sz w:val="20"/>
              </w:rPr>
              <w:t>0.55</w:t>
            </w:r>
            <w:r w:rsidRPr="0015036B">
              <w:rPr>
                <w:spacing w:val="0"/>
                <w:sz w:val="20"/>
              </w:rPr>
              <w:t>), rear_trochanter_length_standard (-</w:t>
            </w:r>
            <w:r w:rsidR="00325198" w:rsidRPr="0015036B">
              <w:rPr>
                <w:spacing w:val="0"/>
                <w:sz w:val="20"/>
              </w:rPr>
              <w:t>0.46</w:t>
            </w:r>
            <w:r w:rsidRPr="0015036B">
              <w:rPr>
                <w:spacing w:val="0"/>
                <w:sz w:val="20"/>
              </w:rPr>
              <w:t xml:space="preserve">), </w:t>
            </w:r>
          </w:p>
          <w:p w14:paraId="655AB811" w14:textId="03CF8EBB" w:rsidR="00167AE3" w:rsidRPr="0015036B" w:rsidRDefault="00C3008C" w:rsidP="00C3008C">
            <w:pPr>
              <w:rPr>
                <w:spacing w:val="0"/>
                <w:sz w:val="20"/>
              </w:rPr>
            </w:pPr>
            <w:r w:rsidRPr="0015036B">
              <w:rPr>
                <w:spacing w:val="0"/>
                <w:sz w:val="20"/>
              </w:rPr>
              <w:t>rear_leg_length_standard (+</w:t>
            </w:r>
            <w:r w:rsidR="00A40D8C" w:rsidRPr="0015036B">
              <w:rPr>
                <w:spacing w:val="0"/>
                <w:sz w:val="20"/>
              </w:rPr>
              <w:t>0.51</w:t>
            </w:r>
            <w:r w:rsidRPr="0015036B">
              <w:rPr>
                <w:spacing w:val="0"/>
                <w:sz w:val="20"/>
              </w:rPr>
              <w:t>)</w:t>
            </w:r>
          </w:p>
        </w:tc>
        <w:tc>
          <w:tcPr>
            <w:tcW w:w="3259" w:type="dxa"/>
          </w:tcPr>
          <w:p w14:paraId="5A6B564B" w14:textId="71C8550A" w:rsidR="00167AE3" w:rsidRPr="0015036B" w:rsidRDefault="0075765A" w:rsidP="00E34238">
            <w:pPr>
              <w:rPr>
                <w:spacing w:val="0"/>
                <w:sz w:val="20"/>
              </w:rPr>
            </w:pPr>
            <w:r w:rsidRPr="0015036B">
              <w:rPr>
                <w:spacing w:val="0"/>
                <w:sz w:val="20"/>
              </w:rPr>
              <w:t>pronotum_width_standard</w:t>
            </w:r>
            <w:r w:rsidR="00A47C9D" w:rsidRPr="0015036B">
              <w:rPr>
                <w:spacing w:val="0"/>
                <w:sz w:val="20"/>
              </w:rPr>
              <w:t xml:space="preserve"> (-</w:t>
            </w:r>
            <w:r w:rsidR="00AD367D" w:rsidRPr="0015036B">
              <w:rPr>
                <w:spacing w:val="0"/>
                <w:sz w:val="20"/>
              </w:rPr>
              <w:t>0.53</w:t>
            </w:r>
            <w:r w:rsidR="00A47C9D" w:rsidRPr="0015036B">
              <w:rPr>
                <w:spacing w:val="0"/>
                <w:sz w:val="20"/>
              </w:rPr>
              <w:t>)</w:t>
            </w:r>
            <w:r w:rsidRPr="0015036B">
              <w:rPr>
                <w:spacing w:val="0"/>
                <w:sz w:val="20"/>
              </w:rPr>
              <w:t>, rear_trochanter_length_standard</w:t>
            </w:r>
            <w:r w:rsidR="00A47C9D" w:rsidRPr="0015036B">
              <w:rPr>
                <w:spacing w:val="0"/>
                <w:sz w:val="20"/>
              </w:rPr>
              <w:t xml:space="preserve"> (</w:t>
            </w:r>
            <w:r w:rsidR="00FF25D3" w:rsidRPr="0015036B">
              <w:rPr>
                <w:spacing w:val="0"/>
                <w:sz w:val="20"/>
              </w:rPr>
              <w:t>-</w:t>
            </w:r>
            <w:r w:rsidR="00AD367D" w:rsidRPr="0015036B">
              <w:rPr>
                <w:spacing w:val="0"/>
                <w:sz w:val="20"/>
              </w:rPr>
              <w:t>0.49</w:t>
            </w:r>
            <w:r w:rsidR="00FF25D3" w:rsidRPr="0015036B">
              <w:rPr>
                <w:spacing w:val="0"/>
                <w:sz w:val="20"/>
              </w:rPr>
              <w:t>)</w:t>
            </w:r>
            <w:r w:rsidRPr="0015036B">
              <w:rPr>
                <w:spacing w:val="0"/>
                <w:sz w:val="20"/>
              </w:rPr>
              <w:t xml:space="preserve">, </w:t>
            </w:r>
          </w:p>
          <w:p w14:paraId="64544103" w14:textId="59E0BF43" w:rsidR="0075765A" w:rsidRPr="0015036B" w:rsidRDefault="0075765A" w:rsidP="00E34238">
            <w:pPr>
              <w:rPr>
                <w:spacing w:val="0"/>
                <w:sz w:val="20"/>
              </w:rPr>
            </w:pPr>
            <w:r w:rsidRPr="0015036B">
              <w:rPr>
                <w:spacing w:val="0"/>
                <w:sz w:val="20"/>
              </w:rPr>
              <w:t>rear_leg_length_standard</w:t>
            </w:r>
            <w:r w:rsidR="00FF25D3" w:rsidRPr="0015036B">
              <w:rPr>
                <w:spacing w:val="0"/>
                <w:sz w:val="20"/>
              </w:rPr>
              <w:t xml:space="preserve"> (+</w:t>
            </w:r>
            <w:r w:rsidR="00D84C1B" w:rsidRPr="0015036B">
              <w:rPr>
                <w:spacing w:val="0"/>
                <w:sz w:val="20"/>
              </w:rPr>
              <w:t>0.47</w:t>
            </w:r>
            <w:r w:rsidR="00FF25D3"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4BF6C67B" w:rsidR="00C3008C" w:rsidRPr="0015036B" w:rsidRDefault="00C3008C" w:rsidP="00C3008C">
            <w:pPr>
              <w:rPr>
                <w:spacing w:val="0"/>
                <w:sz w:val="20"/>
              </w:rPr>
            </w:pPr>
            <w:r w:rsidRPr="0015036B">
              <w:rPr>
                <w:spacing w:val="0"/>
                <w:sz w:val="20"/>
              </w:rPr>
              <w:t>body_length (</w:t>
            </w:r>
            <w:r w:rsidR="00A40D8C" w:rsidRPr="0015036B">
              <w:rPr>
                <w:spacing w:val="0"/>
                <w:sz w:val="20"/>
              </w:rPr>
              <w:t>-0.69</w:t>
            </w:r>
            <w:r w:rsidRPr="0015036B">
              <w:rPr>
                <w:spacing w:val="0"/>
                <w:sz w:val="20"/>
              </w:rPr>
              <w:t>),</w:t>
            </w:r>
          </w:p>
          <w:p w14:paraId="0FDFF9F2" w14:textId="3AE1452D" w:rsidR="00C3008C" w:rsidRPr="0015036B" w:rsidRDefault="00C3008C" w:rsidP="00C3008C">
            <w:pPr>
              <w:rPr>
                <w:spacing w:val="0"/>
                <w:sz w:val="20"/>
              </w:rPr>
            </w:pPr>
            <w:r w:rsidRPr="0015036B">
              <w:rPr>
                <w:spacing w:val="0"/>
                <w:sz w:val="20"/>
              </w:rPr>
              <w:t>eye_length_standard (+</w:t>
            </w:r>
            <w:r w:rsidR="000F3788" w:rsidRPr="0015036B">
              <w:rPr>
                <w:spacing w:val="0"/>
                <w:sz w:val="20"/>
              </w:rPr>
              <w:t>0.53</w:t>
            </w:r>
            <w:r w:rsidRPr="0015036B">
              <w:rPr>
                <w:spacing w:val="0"/>
                <w:sz w:val="20"/>
              </w:rPr>
              <w:t>)</w:t>
            </w:r>
          </w:p>
          <w:p w14:paraId="6D7E19C9" w14:textId="77777777" w:rsidR="00167AE3" w:rsidRPr="0015036B" w:rsidRDefault="00167AE3" w:rsidP="00E34238">
            <w:pPr>
              <w:rPr>
                <w:spacing w:val="0"/>
                <w:sz w:val="20"/>
              </w:rPr>
            </w:pPr>
          </w:p>
        </w:tc>
        <w:tc>
          <w:tcPr>
            <w:tcW w:w="3259" w:type="dxa"/>
          </w:tcPr>
          <w:p w14:paraId="758A9A8A" w14:textId="1F497F48" w:rsidR="00167AE3" w:rsidRPr="0015036B" w:rsidRDefault="00E53B83" w:rsidP="00E34238">
            <w:pPr>
              <w:rPr>
                <w:spacing w:val="0"/>
                <w:sz w:val="20"/>
              </w:rPr>
            </w:pPr>
            <w:r w:rsidRPr="0015036B">
              <w:rPr>
                <w:spacing w:val="0"/>
                <w:sz w:val="20"/>
              </w:rPr>
              <w:t>body_length</w:t>
            </w:r>
            <w:r w:rsidR="00FF25D3" w:rsidRPr="0015036B">
              <w:rPr>
                <w:spacing w:val="0"/>
                <w:sz w:val="20"/>
              </w:rPr>
              <w:t xml:space="preserve"> (+</w:t>
            </w:r>
            <w:r w:rsidR="00D84C1B" w:rsidRPr="0015036B">
              <w:rPr>
                <w:spacing w:val="0"/>
                <w:sz w:val="20"/>
              </w:rPr>
              <w:t>0.61</w:t>
            </w:r>
            <w:r w:rsidR="00FF25D3" w:rsidRPr="0015036B">
              <w:rPr>
                <w:spacing w:val="0"/>
                <w:sz w:val="20"/>
              </w:rPr>
              <w:t>)</w:t>
            </w:r>
            <w:r w:rsidRPr="0015036B">
              <w:rPr>
                <w:spacing w:val="0"/>
                <w:sz w:val="20"/>
              </w:rPr>
              <w:t>,</w:t>
            </w:r>
          </w:p>
          <w:p w14:paraId="4385D050" w14:textId="31D52C55" w:rsidR="00E53B83" w:rsidRPr="0015036B" w:rsidRDefault="00E53B83" w:rsidP="00E34238">
            <w:pPr>
              <w:rPr>
                <w:spacing w:val="0"/>
                <w:sz w:val="20"/>
              </w:rPr>
            </w:pPr>
            <w:r w:rsidRPr="0015036B">
              <w:rPr>
                <w:spacing w:val="0"/>
                <w:sz w:val="20"/>
              </w:rPr>
              <w:t>eye_length_standard</w:t>
            </w:r>
            <w:r w:rsidR="00FF25D3" w:rsidRPr="0015036B">
              <w:rPr>
                <w:spacing w:val="0"/>
                <w:sz w:val="20"/>
              </w:rPr>
              <w:t xml:space="preserve"> (-</w:t>
            </w:r>
            <w:r w:rsidR="00D84C1B" w:rsidRPr="0015036B">
              <w:rPr>
                <w:spacing w:val="0"/>
                <w:sz w:val="20"/>
              </w:rPr>
              <w:t>0.55</w:t>
            </w:r>
            <w:r w:rsidR="00FF25D3" w:rsidRPr="0015036B">
              <w:rPr>
                <w:spacing w:val="0"/>
                <w:sz w:val="20"/>
              </w:rPr>
              <w:t>)</w:t>
            </w:r>
            <w:r w:rsidRPr="0015036B">
              <w:rPr>
                <w:spacing w:val="0"/>
                <w:sz w:val="20"/>
              </w:rPr>
              <w:t>,</w:t>
            </w:r>
          </w:p>
          <w:p w14:paraId="19B032BA" w14:textId="68473D9E" w:rsidR="00E53B83" w:rsidRPr="0015036B" w:rsidRDefault="00AB7A24" w:rsidP="00E34238">
            <w:pPr>
              <w:rPr>
                <w:spacing w:val="0"/>
                <w:sz w:val="20"/>
              </w:rPr>
            </w:pPr>
            <w:r w:rsidRPr="0015036B">
              <w:rPr>
                <w:spacing w:val="0"/>
                <w:sz w:val="20"/>
              </w:rPr>
              <w:t>antenna_rear_leg_ratio</w:t>
            </w:r>
            <w:r w:rsidR="00F32EB8" w:rsidRPr="0015036B">
              <w:rPr>
                <w:spacing w:val="0"/>
                <w:sz w:val="20"/>
              </w:rPr>
              <w:t xml:space="preserve"> (-</w:t>
            </w:r>
            <w:r w:rsidR="00D84C1B" w:rsidRPr="0015036B">
              <w:rPr>
                <w:spacing w:val="0"/>
                <w:sz w:val="20"/>
              </w:rPr>
              <w:t>0.43</w:t>
            </w:r>
            <w:r w:rsidR="00F32EB8"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4F41D864" w14:textId="3E619A4D" w:rsidR="00C3008C" w:rsidRPr="0015036B" w:rsidRDefault="00C3008C" w:rsidP="00C3008C">
            <w:pPr>
              <w:rPr>
                <w:spacing w:val="0"/>
                <w:sz w:val="20"/>
              </w:rPr>
            </w:pPr>
            <w:r w:rsidRPr="0015036B">
              <w:rPr>
                <w:spacing w:val="0"/>
                <w:sz w:val="20"/>
              </w:rPr>
              <w:t>eye_protrusion_ratio (+</w:t>
            </w:r>
            <w:r w:rsidR="00FF1A7A" w:rsidRPr="0015036B">
              <w:rPr>
                <w:spacing w:val="0"/>
                <w:sz w:val="20"/>
              </w:rPr>
              <w:t>0.61</w:t>
            </w:r>
            <w:r w:rsidRPr="0015036B">
              <w:rPr>
                <w:spacing w:val="0"/>
                <w:sz w:val="20"/>
              </w:rPr>
              <w:t>),</w:t>
            </w:r>
          </w:p>
          <w:p w14:paraId="79AA05E1" w14:textId="2094EBF3" w:rsidR="00D47116" w:rsidRPr="0015036B" w:rsidRDefault="0078558B" w:rsidP="00E34238">
            <w:pPr>
              <w:rPr>
                <w:spacing w:val="0"/>
                <w:sz w:val="20"/>
              </w:rPr>
            </w:pPr>
            <w:r w:rsidRPr="0015036B">
              <w:rPr>
                <w:spacing w:val="0"/>
                <w:sz w:val="20"/>
              </w:rPr>
              <w:t>antenna_rear_leg_ratio (-</w:t>
            </w:r>
            <w:r w:rsidR="00FF1A7A" w:rsidRPr="0015036B">
              <w:rPr>
                <w:spacing w:val="0"/>
                <w:sz w:val="20"/>
              </w:rPr>
              <w:t>0.55</w:t>
            </w:r>
            <w:r w:rsidRPr="0015036B">
              <w:rPr>
                <w:spacing w:val="0"/>
                <w:sz w:val="20"/>
              </w:rPr>
              <w:t>)</w:t>
            </w:r>
          </w:p>
        </w:tc>
        <w:tc>
          <w:tcPr>
            <w:tcW w:w="3259" w:type="dxa"/>
          </w:tcPr>
          <w:p w14:paraId="020C9F52" w14:textId="0C7AE173" w:rsidR="00D47116" w:rsidRPr="0015036B" w:rsidRDefault="00AB7A24" w:rsidP="00E34238">
            <w:pPr>
              <w:rPr>
                <w:spacing w:val="0"/>
                <w:sz w:val="20"/>
              </w:rPr>
            </w:pPr>
            <w:r w:rsidRPr="0015036B">
              <w:rPr>
                <w:spacing w:val="0"/>
                <w:sz w:val="20"/>
              </w:rPr>
              <w:t>eye_protrusion_ratio (+</w:t>
            </w:r>
            <w:r w:rsidR="0017787E" w:rsidRPr="0015036B">
              <w:rPr>
                <w:spacing w:val="0"/>
                <w:sz w:val="20"/>
              </w:rPr>
              <w:t>0.58</w:t>
            </w:r>
            <w:r w:rsidRPr="0015036B">
              <w:rPr>
                <w:spacing w:val="0"/>
                <w:sz w:val="20"/>
              </w:rPr>
              <w:t>)</w:t>
            </w:r>
            <w:r w:rsidR="00A47C9D" w:rsidRPr="0015036B">
              <w:rPr>
                <w:spacing w:val="0"/>
                <w:sz w:val="20"/>
              </w:rPr>
              <w:t>,</w:t>
            </w:r>
          </w:p>
          <w:p w14:paraId="0AB0853C" w14:textId="6EE5FB9D" w:rsidR="00A47C9D" w:rsidRPr="0015036B" w:rsidRDefault="00A47C9D" w:rsidP="00E34238">
            <w:pPr>
              <w:rPr>
                <w:spacing w:val="0"/>
                <w:sz w:val="20"/>
              </w:rPr>
            </w:pPr>
            <w:r w:rsidRPr="0015036B">
              <w:rPr>
                <w:spacing w:val="0"/>
                <w:sz w:val="20"/>
              </w:rPr>
              <w:t>abdomen_width_standard (+</w:t>
            </w:r>
            <w:r w:rsidR="0017787E" w:rsidRPr="0015036B">
              <w:rPr>
                <w:spacing w:val="0"/>
                <w:sz w:val="20"/>
              </w:rPr>
              <w:t>0.70</w:t>
            </w:r>
            <w:r w:rsidRPr="0015036B">
              <w:rPr>
                <w:spacing w:val="0"/>
                <w:sz w:val="20"/>
              </w:rPr>
              <w:t>)</w:t>
            </w:r>
          </w:p>
        </w:tc>
      </w:tr>
    </w:tbl>
    <w:p w14:paraId="256F8142" w14:textId="77777777" w:rsidR="00C553BA" w:rsidRDefault="00C553BA" w:rsidP="00E34238">
      <w:pPr>
        <w:rPr>
          <w:sz w:val="24"/>
          <w:szCs w:val="24"/>
        </w:rPr>
      </w:pPr>
    </w:p>
    <w:p w14:paraId="68695040" w14:textId="33054C0E" w:rsidR="00897C2C" w:rsidRDefault="00897C2C" w:rsidP="00E34238">
      <w:pPr>
        <w:rPr>
          <w:sz w:val="24"/>
          <w:szCs w:val="24"/>
        </w:rPr>
      </w:pPr>
      <w:r w:rsidRPr="00D41608">
        <w:rPr>
          <w:b/>
          <w:bCs/>
          <w:sz w:val="24"/>
          <w:szCs w:val="24"/>
        </w:rPr>
        <w:t>Table S____.</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shd w:val="clear" w:color="auto" w:fill="auto"/>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shd w:val="clear" w:color="auto" w:fill="auto"/>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shd w:val="clear" w:color="auto" w:fill="auto"/>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shd w:val="clear" w:color="auto" w:fill="auto"/>
            <w:noWrap/>
            <w:vAlign w:val="bottom"/>
            <w:hideMark/>
          </w:tcPr>
          <w:p w14:paraId="49F7F6E6"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Forest_affinity</w:t>
            </w:r>
          </w:p>
        </w:tc>
        <w:tc>
          <w:tcPr>
            <w:tcW w:w="1859" w:type="dxa"/>
            <w:shd w:val="clear" w:color="auto" w:fill="auto"/>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 xml:space="preserve">Three options: forest specialist, open habitat, or eurytopic. Mark forest specialist if Larochelle and Lariviere (2003) only mention forested areas and/or shaded ground as a habitat. Mark open habitat if they only mention clearings, pastures, or fields, and/or if they only mention unshaded ground or open habitat. Mark eurytopic if both habitat affinities are mentioned, </w:t>
            </w:r>
            <w:r w:rsidRPr="00160964">
              <w:rPr>
                <w:rFonts w:eastAsia="Times New Roman"/>
                <w:color w:val="000000"/>
                <w:kern w:val="0"/>
                <w14:ligatures w14:val="none"/>
              </w:rPr>
              <w:lastRenderedPageBreak/>
              <w:t>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shd w:val="clear" w:color="auto" w:fill="auto"/>
            <w:noWrap/>
            <w:vAlign w:val="bottom"/>
            <w:hideMark/>
          </w:tcPr>
          <w:p w14:paraId="0B91CEE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lastRenderedPageBreak/>
              <w:t>Water_affinity</w:t>
            </w:r>
          </w:p>
        </w:tc>
        <w:tc>
          <w:tcPr>
            <w:tcW w:w="1859" w:type="dxa"/>
            <w:shd w:val="clear" w:color="auto" w:fill="auto"/>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shd w:val="clear" w:color="auto" w:fill="auto"/>
            <w:noWrap/>
            <w:vAlign w:val="bottom"/>
            <w:hideMark/>
          </w:tcPr>
          <w:p w14:paraId="73CBD28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Flight_capability</w:t>
            </w:r>
          </w:p>
        </w:tc>
        <w:tc>
          <w:tcPr>
            <w:tcW w:w="1859" w:type="dxa"/>
            <w:shd w:val="clear" w:color="auto" w:fill="auto"/>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shd w:val="clear" w:color="auto" w:fill="auto"/>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15388B9E"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shd w:val="clear" w:color="auto" w:fill="auto"/>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shd w:val="clear" w:color="auto" w:fill="auto"/>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shd w:val="clear" w:color="auto" w:fill="auto"/>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shd w:val="clear" w:color="auto" w:fill="auto"/>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shd w:val="clear" w:color="auto" w:fill="auto"/>
            <w:noWrap/>
            <w:vAlign w:val="bottom"/>
            <w:hideMark/>
          </w:tcPr>
          <w:p w14:paraId="794C509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Body_length</w:t>
            </w:r>
          </w:p>
        </w:tc>
        <w:tc>
          <w:tcPr>
            <w:tcW w:w="1859" w:type="dxa"/>
            <w:shd w:val="clear" w:color="auto" w:fill="auto"/>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58C7C68" w14:textId="366A0502" w:rsidR="00160964" w:rsidRPr="00160964" w:rsidRDefault="0000334E" w:rsidP="00160964">
            <w:pPr>
              <w:rPr>
                <w:rFonts w:eastAsia="Times New Roman"/>
                <w:color w:val="000000"/>
                <w:kern w:val="0"/>
                <w14:ligatures w14:val="none"/>
              </w:rPr>
            </w:pPr>
            <w:r w:rsidRPr="00160964">
              <w:rPr>
                <w:rFonts w:eastAsia="Times New Roman"/>
                <w:color w:val="000000"/>
                <w:kern w:val="0"/>
                <w14:ligatures w14:val="none"/>
              </w:rPr>
              <w:t>Elytra_length</w:t>
            </w:r>
            <w:r>
              <w:rPr>
                <w:rFonts w:eastAsia="Times New Roman"/>
                <w:color w:val="000000"/>
                <w:kern w:val="0"/>
                <w14:ligatures w14:val="none"/>
              </w:rPr>
              <w:t xml:space="preserve"> + </w:t>
            </w:r>
            <w:r w:rsidRPr="00160964">
              <w:rPr>
                <w:rFonts w:eastAsia="Times New Roman"/>
                <w:color w:val="000000"/>
                <w:kern w:val="0"/>
                <w14:ligatures w14:val="none"/>
              </w:rPr>
              <w:t>Pronotum_length</w:t>
            </w:r>
            <w:r>
              <w:rPr>
                <w:rFonts w:eastAsia="Times New Roman"/>
                <w:color w:val="000000"/>
                <w:kern w:val="0"/>
                <w14:ligatures w14:val="none"/>
              </w:rPr>
              <w:t xml:space="preserve"> + </w:t>
            </w:r>
            <w:r w:rsidRPr="00160964">
              <w:rPr>
                <w:rFonts w:eastAsia="Times New Roman"/>
                <w:color w:val="000000"/>
                <w:kern w:val="0"/>
                <w14:ligatures w14:val="none"/>
              </w:rPr>
              <w:t>Head_length</w:t>
            </w:r>
          </w:p>
        </w:tc>
      </w:tr>
      <w:tr w:rsidR="002C2124" w:rsidRPr="00160964" w14:paraId="32890066" w14:textId="77777777" w:rsidTr="002C2124">
        <w:trPr>
          <w:trHeight w:val="870"/>
        </w:trPr>
        <w:tc>
          <w:tcPr>
            <w:tcW w:w="2105" w:type="dxa"/>
            <w:shd w:val="clear" w:color="auto" w:fill="auto"/>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shd w:val="clear" w:color="auto" w:fill="auto"/>
            <w:noWrap/>
            <w:vAlign w:val="bottom"/>
            <w:hideMark/>
          </w:tcPr>
          <w:p w14:paraId="4C1FB1D0"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Elytra_length</w:t>
            </w:r>
          </w:p>
        </w:tc>
        <w:tc>
          <w:tcPr>
            <w:tcW w:w="709" w:type="dxa"/>
            <w:shd w:val="clear" w:color="auto" w:fill="auto"/>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shd w:val="clear" w:color="auto" w:fill="auto"/>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4019CF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Pronotum_length</w:t>
            </w:r>
          </w:p>
        </w:tc>
        <w:tc>
          <w:tcPr>
            <w:tcW w:w="709" w:type="dxa"/>
            <w:shd w:val="clear" w:color="auto" w:fill="auto"/>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shd w:val="clear" w:color="auto" w:fill="auto"/>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2A542A5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Head_length</w:t>
            </w:r>
          </w:p>
        </w:tc>
        <w:tc>
          <w:tcPr>
            <w:tcW w:w="709" w:type="dxa"/>
            <w:shd w:val="clear" w:color="auto" w:fill="auto"/>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tip of mandibles to anterior end of pronotum (follows Bousquet 2010). If mandibles are unequal in length, I'm taking the distance from the longer of the mandibles. I'm pitching the beetle up so that the mandibles are at roughly the same height as the frons.</w:t>
            </w:r>
          </w:p>
        </w:tc>
      </w:tr>
      <w:tr w:rsidR="002C2124" w:rsidRPr="00160964" w14:paraId="3F611B50" w14:textId="77777777" w:rsidTr="002C2124">
        <w:trPr>
          <w:trHeight w:val="620"/>
        </w:trPr>
        <w:tc>
          <w:tcPr>
            <w:tcW w:w="2105" w:type="dxa"/>
            <w:shd w:val="clear" w:color="auto" w:fill="auto"/>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357A806D"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shd w:val="clear" w:color="auto" w:fill="auto"/>
            <w:noWrap/>
            <w:vAlign w:val="bottom"/>
            <w:hideMark/>
          </w:tcPr>
          <w:p w14:paraId="0B61B33E"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Antenna_length</w:t>
            </w:r>
          </w:p>
        </w:tc>
        <w:tc>
          <w:tcPr>
            <w:tcW w:w="1859" w:type="dxa"/>
            <w:shd w:val="clear" w:color="auto" w:fill="auto"/>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base to tip of antenna. Choose the left or right antenna depending on which is less curved and which one is not missing any segments. If necessary, divide the antenna into parts and add up the lengths.</w:t>
            </w:r>
          </w:p>
        </w:tc>
      </w:tr>
      <w:tr w:rsidR="002C2124" w:rsidRPr="00160964" w14:paraId="23546AD6" w14:textId="77777777" w:rsidTr="002C2124">
        <w:trPr>
          <w:trHeight w:val="290"/>
        </w:trPr>
        <w:tc>
          <w:tcPr>
            <w:tcW w:w="2105" w:type="dxa"/>
            <w:shd w:val="clear" w:color="auto" w:fill="auto"/>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898874B"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shd w:val="clear" w:color="auto" w:fill="auto"/>
            <w:noWrap/>
            <w:vAlign w:val="bottom"/>
            <w:hideMark/>
          </w:tcPr>
          <w:p w14:paraId="7893527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Eye_protrusion</w:t>
            </w:r>
          </w:p>
        </w:tc>
        <w:tc>
          <w:tcPr>
            <w:tcW w:w="1859" w:type="dxa"/>
            <w:shd w:val="clear" w:color="auto" w:fill="auto"/>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02905E1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Outer_eye_distance - Inner_eye_distance</w:t>
            </w:r>
          </w:p>
        </w:tc>
      </w:tr>
      <w:tr w:rsidR="002C2124" w:rsidRPr="00160964" w14:paraId="6C53A8C8" w14:textId="77777777" w:rsidTr="002C2124">
        <w:trPr>
          <w:trHeight w:val="580"/>
        </w:trPr>
        <w:tc>
          <w:tcPr>
            <w:tcW w:w="2105" w:type="dxa"/>
            <w:shd w:val="clear" w:color="auto" w:fill="auto"/>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A532AF6"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Outer_eye_distance</w:t>
            </w:r>
          </w:p>
        </w:tc>
        <w:tc>
          <w:tcPr>
            <w:tcW w:w="709" w:type="dxa"/>
            <w:shd w:val="clear" w:color="auto" w:fill="auto"/>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apical sides of each compound eye, EVEN if the head behind or around the eyes is slightly wider than the measured distance (example: Pterostichus rostratus)</w:t>
            </w:r>
          </w:p>
        </w:tc>
      </w:tr>
      <w:tr w:rsidR="002C2124" w:rsidRPr="00160964" w14:paraId="72CE28F4" w14:textId="77777777" w:rsidTr="002C2124">
        <w:trPr>
          <w:trHeight w:val="580"/>
        </w:trPr>
        <w:tc>
          <w:tcPr>
            <w:tcW w:w="2105" w:type="dxa"/>
            <w:shd w:val="clear" w:color="auto" w:fill="auto"/>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00656B4C"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Inner_eye_distance</w:t>
            </w:r>
          </w:p>
        </w:tc>
        <w:tc>
          <w:tcPr>
            <w:tcW w:w="709" w:type="dxa"/>
            <w:shd w:val="clear" w:color="auto" w:fill="auto"/>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shd w:val="clear" w:color="auto" w:fill="auto"/>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075B6390"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shd w:val="clear" w:color="auto" w:fill="auto"/>
            <w:noWrap/>
            <w:vAlign w:val="bottom"/>
            <w:hideMark/>
          </w:tcPr>
          <w:p w14:paraId="6F11D4F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Eye_length</w:t>
            </w:r>
          </w:p>
        </w:tc>
        <w:tc>
          <w:tcPr>
            <w:tcW w:w="1859" w:type="dxa"/>
            <w:shd w:val="clear" w:color="auto" w:fill="auto"/>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441461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 at beetle in profile. Turn the beetle so the rounded part of the eye is pointing straight up towards the lense of the microscope. Then measure from the anterior to posterior of the part covered in ommatidia. Measure along the direction from lateral pronotal edge to mandibles</w:t>
            </w:r>
          </w:p>
        </w:tc>
      </w:tr>
      <w:tr w:rsidR="002C2124" w:rsidRPr="00160964" w14:paraId="7A981BEB" w14:textId="77777777" w:rsidTr="002C2124">
        <w:trPr>
          <w:trHeight w:val="290"/>
        </w:trPr>
        <w:tc>
          <w:tcPr>
            <w:tcW w:w="2105" w:type="dxa"/>
            <w:shd w:val="clear" w:color="auto" w:fill="auto"/>
            <w:noWrap/>
            <w:vAlign w:val="bottom"/>
            <w:hideMark/>
          </w:tcPr>
          <w:p w14:paraId="78AB344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Pronotum_width</w:t>
            </w:r>
          </w:p>
        </w:tc>
        <w:tc>
          <w:tcPr>
            <w:tcW w:w="1859" w:type="dxa"/>
            <w:shd w:val="clear" w:color="auto" w:fill="auto"/>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shd w:val="clear" w:color="auto" w:fill="auto"/>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5892E98"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shd w:val="clear" w:color="auto" w:fill="auto"/>
            <w:noWrap/>
            <w:vAlign w:val="bottom"/>
            <w:hideMark/>
          </w:tcPr>
          <w:p w14:paraId="0F00C82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Abdomen_width</w:t>
            </w:r>
          </w:p>
        </w:tc>
        <w:tc>
          <w:tcPr>
            <w:tcW w:w="1859" w:type="dxa"/>
            <w:shd w:val="clear" w:color="auto" w:fill="auto"/>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shd w:val="clear" w:color="auto" w:fill="auto"/>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499AD686"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shd w:val="clear" w:color="auto" w:fill="auto"/>
            <w:noWrap/>
            <w:vAlign w:val="bottom"/>
          </w:tcPr>
          <w:p w14:paraId="47E1DAD3" w14:textId="59DA9392" w:rsidR="002C2124" w:rsidRPr="00160964" w:rsidRDefault="002C2124" w:rsidP="00160964">
            <w:pPr>
              <w:rPr>
                <w:rFonts w:eastAsia="Times New Roman"/>
                <w:color w:val="000000"/>
                <w:kern w:val="0"/>
                <w14:ligatures w14:val="none"/>
              </w:rPr>
            </w:pPr>
            <w:r w:rsidRPr="00160964">
              <w:rPr>
                <w:rFonts w:eastAsia="Times New Roman"/>
                <w:color w:val="000000"/>
                <w:kern w:val="0"/>
                <w14:ligatures w14:val="none"/>
              </w:rPr>
              <w:t>Rear_leg_length</w:t>
            </w:r>
          </w:p>
        </w:tc>
        <w:tc>
          <w:tcPr>
            <w:tcW w:w="1859" w:type="dxa"/>
            <w:shd w:val="clear" w:color="auto" w:fill="auto"/>
            <w:noWrap/>
            <w:vAlign w:val="bottom"/>
          </w:tcPr>
          <w:p w14:paraId="3E94AA44" w14:textId="77777777" w:rsidR="002C2124" w:rsidRPr="00160964" w:rsidRDefault="002C2124" w:rsidP="00160964">
            <w:pPr>
              <w:rPr>
                <w:rFonts w:eastAsia="Times New Roman"/>
                <w:kern w:val="0"/>
                <w14:ligatures w14:val="none"/>
              </w:rPr>
            </w:pPr>
          </w:p>
        </w:tc>
        <w:tc>
          <w:tcPr>
            <w:tcW w:w="709" w:type="dxa"/>
            <w:shd w:val="clear" w:color="auto" w:fill="auto"/>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shd w:val="clear" w:color="auto" w:fill="auto"/>
            <w:noWrap/>
            <w:vAlign w:val="bottom"/>
          </w:tcPr>
          <w:p w14:paraId="199C3222" w14:textId="01DC9992" w:rsidR="002C2124" w:rsidRPr="00160964" w:rsidRDefault="002C2124" w:rsidP="00160964">
            <w:pPr>
              <w:rPr>
                <w:rFonts w:eastAsia="Times New Roman"/>
                <w:kern w:val="0"/>
                <w14:ligatures w14:val="none"/>
              </w:rPr>
            </w:pPr>
            <w:r w:rsidRPr="00160964">
              <w:rPr>
                <w:rFonts w:eastAsia="Times New Roman"/>
                <w:color w:val="000000"/>
                <w:kern w:val="0"/>
                <w14:ligatures w14:val="none"/>
              </w:rPr>
              <w:t>Rear_femur_length</w:t>
            </w:r>
            <w:r>
              <w:rPr>
                <w:rFonts w:eastAsia="Times New Roman"/>
                <w:color w:val="000000"/>
                <w:kern w:val="0"/>
                <w14:ligatures w14:val="none"/>
              </w:rPr>
              <w:t xml:space="preserve"> + </w:t>
            </w:r>
            <w:r w:rsidRPr="00160964">
              <w:rPr>
                <w:rFonts w:eastAsia="Times New Roman"/>
                <w:color w:val="000000"/>
                <w:kern w:val="0"/>
                <w14:ligatures w14:val="none"/>
              </w:rPr>
              <w:t>Rear_tibia_length</w:t>
            </w:r>
            <w:r>
              <w:rPr>
                <w:rFonts w:eastAsia="Times New Roman"/>
                <w:color w:val="000000"/>
                <w:kern w:val="0"/>
                <w14:ligatures w14:val="none"/>
              </w:rPr>
              <w:t xml:space="preserve"> + </w:t>
            </w:r>
            <w:r w:rsidRPr="00160964">
              <w:rPr>
                <w:rFonts w:eastAsia="Times New Roman"/>
                <w:color w:val="000000"/>
                <w:kern w:val="0"/>
                <w14:ligatures w14:val="none"/>
              </w:rPr>
              <w:t>Rear_tarsi_length</w:t>
            </w:r>
          </w:p>
        </w:tc>
      </w:tr>
      <w:tr w:rsidR="002C2124" w:rsidRPr="00160964" w14:paraId="5B473B03" w14:textId="77777777" w:rsidTr="002C2124">
        <w:trPr>
          <w:trHeight w:val="290"/>
        </w:trPr>
        <w:tc>
          <w:tcPr>
            <w:tcW w:w="2105" w:type="dxa"/>
            <w:shd w:val="clear" w:color="auto" w:fill="auto"/>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980351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Rear_femur_length</w:t>
            </w:r>
          </w:p>
        </w:tc>
        <w:tc>
          <w:tcPr>
            <w:tcW w:w="709" w:type="dxa"/>
            <w:shd w:val="clear" w:color="auto" w:fill="auto"/>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shd w:val="clear" w:color="auto" w:fill="auto"/>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shd w:val="clear" w:color="auto" w:fill="auto"/>
            <w:noWrap/>
            <w:vAlign w:val="bottom"/>
            <w:hideMark/>
          </w:tcPr>
          <w:p w14:paraId="307897BC"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Rear_tibia_length</w:t>
            </w:r>
          </w:p>
        </w:tc>
        <w:tc>
          <w:tcPr>
            <w:tcW w:w="709" w:type="dxa"/>
            <w:shd w:val="clear" w:color="auto" w:fill="auto"/>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shd w:val="clear" w:color="auto" w:fill="auto"/>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47C59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Rear_tarsi_length</w:t>
            </w:r>
          </w:p>
        </w:tc>
        <w:tc>
          <w:tcPr>
            <w:tcW w:w="709" w:type="dxa"/>
            <w:shd w:val="clear" w:color="auto" w:fill="auto"/>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shd w:val="clear" w:color="auto" w:fill="auto"/>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F63EC56"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shd w:val="clear" w:color="auto" w:fill="auto"/>
            <w:noWrap/>
            <w:vAlign w:val="bottom"/>
            <w:hideMark/>
          </w:tcPr>
          <w:p w14:paraId="3CA8662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Rear_trochanter_length</w:t>
            </w:r>
          </w:p>
        </w:tc>
        <w:tc>
          <w:tcPr>
            <w:tcW w:w="1859" w:type="dxa"/>
            <w:shd w:val="clear" w:color="auto" w:fill="auto"/>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08FEA409" w14:textId="77777777" w:rsidR="004127A3" w:rsidRDefault="00D047C7" w:rsidP="004127A3">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4127A3">
        <w:t>Barber, N. A., and W. L. Widick. 2017. Localized Effects of Tornado Damage on Ground Beetle Communities and Vegetation in a Forested Preserve. Natural Areas Journal 37:489–496.</w:t>
      </w:r>
    </w:p>
    <w:p w14:paraId="2BE7AE75" w14:textId="77777777" w:rsidR="004127A3" w:rsidRDefault="004127A3" w:rsidP="004127A3">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721C9964" w14:textId="77777777" w:rsidR="004127A3" w:rsidRDefault="004127A3" w:rsidP="004127A3">
      <w:pPr>
        <w:pStyle w:val="Bibliography"/>
      </w:pPr>
      <w:r>
        <w:t xml:space="preserve">Bates, D., M. Mächler, B. Bolker, and S. Walker. 2015. Fitting Linear Mixed-Effects Models Using </w:t>
      </w:r>
      <w:r>
        <w:rPr>
          <w:b/>
          <w:bCs/>
        </w:rPr>
        <w:t>lme4</w:t>
      </w:r>
      <w:r>
        <w:t>. Journal of Statistical Software 67.</w:t>
      </w:r>
    </w:p>
    <w:p w14:paraId="4E3577D4" w14:textId="77777777" w:rsidR="004127A3" w:rsidRDefault="004127A3" w:rsidP="004127A3">
      <w:pPr>
        <w:pStyle w:val="Bibliography"/>
      </w:pPr>
      <w:r>
        <w:t>Bauer, T., and M. Kredler. 1993. Morphology of the compound eyes as an indicator of life-style in carabid beetles. Canadian Journal of Zoology 71:799–810.</w:t>
      </w:r>
    </w:p>
    <w:p w14:paraId="7442EC6F" w14:textId="77777777" w:rsidR="004127A3" w:rsidRDefault="004127A3" w:rsidP="004127A3">
      <w:pPr>
        <w:pStyle w:val="Bibliography"/>
      </w:pPr>
      <w:r>
        <w:t>Bousquet, Y. 2010. Illustrated identification guide to adults and larvae of northeastern North American ground beetles: Coleoptera</w:t>
      </w:r>
      <w:r>
        <w:rPr>
          <w:rFonts w:ascii="Arial" w:hAnsi="Arial" w:cs="Arial"/>
        </w:rPr>
        <w:t> </w:t>
      </w:r>
      <w:r>
        <w:t>: Carabidae. Pensoft, Sofia.</w:t>
      </w:r>
    </w:p>
    <w:p w14:paraId="46755828" w14:textId="77777777" w:rsidR="004127A3" w:rsidRDefault="004127A3" w:rsidP="004127A3">
      <w:pPr>
        <w:pStyle w:val="Bibliography"/>
      </w:pPr>
      <w:r>
        <w:lastRenderedPageBreak/>
        <w:t>Bousquet, Y. 2012. Catalogue of Geadephaga (Coleoptera: Adephaga) of America, north of Mexico. ZooKeys 245:1–1722.</w:t>
      </w:r>
    </w:p>
    <w:p w14:paraId="1EC3DDDC" w14:textId="77777777" w:rsidR="004127A3" w:rsidRDefault="004127A3" w:rsidP="004127A3">
      <w:pPr>
        <w:pStyle w:val="Bibliography"/>
      </w:pPr>
      <w:r>
        <w:t>Bousquet, Y., and P. Messer. 2010. Redescription of Stenolophus thoracicus Casey (Coleoptera, Carabidae, Harpalini), a valid species. ZooKeys 53:25–31.</w:t>
      </w:r>
    </w:p>
    <w:p w14:paraId="5B2306E7" w14:textId="77777777" w:rsidR="004127A3" w:rsidRDefault="004127A3" w:rsidP="004127A3">
      <w:pPr>
        <w:pStyle w:val="Bibliography"/>
      </w:pPr>
      <w:r>
        <w:t>Calinger, K., E. Calhoon, H. Chang, J. Whitacre, J. Wenzel, L. Comita, and S. Queenborough. 2015. Historic Mining and Agriculture as Indicators of Occurrence and Abundance of Widespread Invasive Plant Species. PLOS ONE 10:e0128161.</w:t>
      </w:r>
    </w:p>
    <w:p w14:paraId="69CCBEC8" w14:textId="77777777" w:rsidR="004127A3" w:rsidRDefault="004127A3" w:rsidP="004127A3">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6EBFE9F3" w14:textId="77777777" w:rsidR="004127A3" w:rsidRDefault="004127A3" w:rsidP="004127A3">
      <w:pPr>
        <w:pStyle w:val="Bibliography"/>
      </w:pPr>
      <w:r>
        <w:t>Chao, A., K. H. Ma, T. C. Hsieh, and C. Chiu. 2016. SpadeR: Species-Richness Prediction and Diversity Estimation with R.</w:t>
      </w:r>
    </w:p>
    <w:p w14:paraId="537F13AD" w14:textId="77777777" w:rsidR="004127A3" w:rsidRDefault="004127A3" w:rsidP="004127A3">
      <w:pPr>
        <w:pStyle w:val="Bibliography"/>
      </w:pPr>
      <w:r>
        <w:t>Curtze, A. C., T. A. Carlo, and J. W. Wenzel. 2018. The Effects of a Tornado Disturbance and a Salvaged Timber Extraction on the Seed-Rain and Recruitment Community of an Eastern Temperate Deciduous Forest. Northeastern Naturalist 25:627.</w:t>
      </w:r>
    </w:p>
    <w:p w14:paraId="4D22AC30" w14:textId="77777777" w:rsidR="004127A3" w:rsidRDefault="004127A3" w:rsidP="004127A3">
      <w:pPr>
        <w:pStyle w:val="Bibliography"/>
      </w:pPr>
      <w:r>
        <w:t>Fischer, A., P. Marshall, and A. Camp. 2013. Disturbances in deciduous temperate forest ecosystems of the northern hemisphere: their effects on both recent and future forest development. Biodiversity and Conservation 22:1863–1893.</w:t>
      </w:r>
    </w:p>
    <w:p w14:paraId="46348D32" w14:textId="77777777" w:rsidR="004127A3" w:rsidRDefault="004127A3" w:rsidP="004127A3">
      <w:pPr>
        <w:pStyle w:val="Bibliography"/>
      </w:pPr>
      <w:r>
        <w:t>Forsythe, T. G. 1981. Running and Pushing in Relationship to Hind Leg Structure in Some Carabidae (Coleoptera). The Coleopterists Bulletin 35:353–378.</w:t>
      </w:r>
    </w:p>
    <w:p w14:paraId="6919963F" w14:textId="77777777" w:rsidR="004127A3" w:rsidRDefault="004127A3" w:rsidP="004127A3">
      <w:pPr>
        <w:pStyle w:val="Bibliography"/>
      </w:pPr>
      <w:r>
        <w:t>Forsythe, T. G. 1991. Feeding and locomotory functions in relation to body form in five species of ground beetle (Coleoptera: Carabidae). Journal of Zoology 223:233–263.</w:t>
      </w:r>
    </w:p>
    <w:p w14:paraId="15A5DBFC" w14:textId="77777777" w:rsidR="004127A3" w:rsidRDefault="004127A3" w:rsidP="004127A3">
      <w:pPr>
        <w:pStyle w:val="Bibliography"/>
      </w:pPr>
      <w:r>
        <w:t>Fountain-Jones, N. M., S. C. Baker, and G. J. Jordan. 2015. Moving beyond the guild concept: developing a practical functional trait framework for terrestrial beetles. Ecological Entomology 40:1–13.</w:t>
      </w:r>
    </w:p>
    <w:p w14:paraId="16F51802" w14:textId="77777777" w:rsidR="004127A3" w:rsidRDefault="004127A3" w:rsidP="004127A3">
      <w:pPr>
        <w:pStyle w:val="Bibliography"/>
      </w:pPr>
      <w:r>
        <w:t>Fox, J., and S. Weisberg. 2019. An {R} Companion to Applied Regression. Sage, Thousand Oaks {CA}.</w:t>
      </w:r>
    </w:p>
    <w:p w14:paraId="53A6C6D0" w14:textId="77777777" w:rsidR="004127A3" w:rsidRDefault="004127A3" w:rsidP="004127A3">
      <w:pPr>
        <w:pStyle w:val="Bibliography"/>
      </w:pPr>
      <w:r>
        <w:t>Freitag, R. 1969. A revision of the species of the genus Evarthrus LeConte (Coleoptera: Carabidae). Quaestiones Entomologicae 5:88–212.</w:t>
      </w:r>
    </w:p>
    <w:p w14:paraId="4025FB58" w14:textId="77777777" w:rsidR="004127A3" w:rsidRDefault="004127A3" w:rsidP="004127A3">
      <w:pPr>
        <w:pStyle w:val="Bibliography"/>
      </w:pPr>
      <w:r>
        <w:lastRenderedPageBreak/>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0C283A62" w14:textId="77777777" w:rsidR="004127A3" w:rsidRDefault="004127A3" w:rsidP="004127A3">
      <w:pPr>
        <w:pStyle w:val="Bibliography"/>
      </w:pPr>
      <w:r>
        <w:t>Gore, J. A., and W. A. Patterson III. 1986. Mass of downed wood in northern hardwood forests in New Hampshire: potential effects of forest management. Canadian Journal of Forest Research 16:335–339.</w:t>
      </w:r>
    </w:p>
    <w:p w14:paraId="7E548C27" w14:textId="77777777" w:rsidR="004127A3" w:rsidRDefault="004127A3" w:rsidP="004127A3">
      <w:pPr>
        <w:pStyle w:val="Bibliography"/>
      </w:pPr>
      <w:r>
        <w:t>Greenberg, C. H., and T. G. Forrest. 2003. SEASONAL ABUNDANCE OF GROUND-OCCURRING MACROARTHROPODS IN FOREST AND CANOPY GAPS IN THE SOUTHERN APPALACHIANS. Southeastern Naturalist 2:591–608.</w:t>
      </w:r>
    </w:p>
    <w:p w14:paraId="0C91AA1C" w14:textId="77777777" w:rsidR="004127A3" w:rsidRDefault="004127A3" w:rsidP="004127A3">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4B37A40D" w14:textId="77777777" w:rsidR="004127A3" w:rsidRDefault="004127A3" w:rsidP="004127A3">
      <w:pPr>
        <w:pStyle w:val="Bibliography"/>
      </w:pPr>
      <w:r>
        <w:t>Hunting, W. 2013. A taxonomic revision of the Cymindis (Pinacodera) limbata species group (Coleoptera, Carabidae, Lebiini), including description of a new species from Florida, U.S.A. ZooKeys 259:1–73.</w:t>
      </w:r>
    </w:p>
    <w:p w14:paraId="309D632F" w14:textId="77777777" w:rsidR="004127A3" w:rsidRDefault="004127A3" w:rsidP="004127A3">
      <w:pPr>
        <w:pStyle w:val="Bibliography"/>
      </w:pPr>
      <w:r>
        <w:t>Kembel, S. W., P. D. Cowan, M. R. Helmus, W. K. Cornwell, H. Morlon, D. D. Ackerly, S. P. Blomberg, and C. O. Webb. 2010. Picante: R tools for integrating phylogenies and ecology. Bioinformatics 26:1463–1464.</w:t>
      </w:r>
    </w:p>
    <w:p w14:paraId="20F2E176" w14:textId="77777777" w:rsidR="004127A3" w:rsidRDefault="004127A3" w:rsidP="004127A3">
      <w:pPr>
        <w:pStyle w:val="Bibliography"/>
      </w:pPr>
      <w:r>
        <w:t>Koivula, M. 2011. Useful model organisms, indicators, or both? Ground beetles (Coleoptera, Carabidae) reflecting environmental conditions. ZooKeys 100:287–317.</w:t>
      </w:r>
    </w:p>
    <w:p w14:paraId="20C0281D" w14:textId="77777777" w:rsidR="004127A3" w:rsidRDefault="004127A3" w:rsidP="004127A3">
      <w:pPr>
        <w:pStyle w:val="Bibliography"/>
      </w:pPr>
      <w:r>
        <w:t xml:space="preserve">Kuznetsova, A., P. B. Brockhoff, and R. H. B. Christensen. 2017. </w:t>
      </w:r>
      <w:r>
        <w:rPr>
          <w:b/>
          <w:bCs/>
        </w:rPr>
        <w:t>lmerTest</w:t>
      </w:r>
      <w:r>
        <w:t xml:space="preserve"> Package: Tests in Linear Mixed Effects Models. Journal of Statistical Software 82.</w:t>
      </w:r>
    </w:p>
    <w:p w14:paraId="06CF9583" w14:textId="77777777" w:rsidR="004127A3" w:rsidRDefault="004127A3" w:rsidP="004127A3">
      <w:pPr>
        <w:pStyle w:val="Bibliography"/>
      </w:pPr>
      <w:r>
        <w:t>Laliberte, E., P. Legendre, and B. Shipley. 2014. FD: measuring functional diversity from multiple traits, and other tools for functional ecology. R.</w:t>
      </w:r>
    </w:p>
    <w:p w14:paraId="64A7862C" w14:textId="77777777" w:rsidR="004127A3" w:rsidRDefault="004127A3" w:rsidP="004127A3">
      <w:pPr>
        <w:pStyle w:val="Bibliography"/>
      </w:pPr>
      <w:r>
        <w:t>Lambeets, K., M. L. Vandegehuchte, J. Maelfait, and D. Bonte. 2008. Understanding the impact of flooding on trait</w:t>
      </w:r>
      <w:r>
        <w:rPr>
          <w:rFonts w:ascii="Cambria Math" w:hAnsi="Cambria Math" w:cs="Cambria Math"/>
        </w:rPr>
        <w:t>‐</w:t>
      </w:r>
      <w:r>
        <w:t>displacements and shifts in assemblage structure of predatory arthropods on river banks. Journal of Animal Ecology 77:1162</w:t>
      </w:r>
      <w:r>
        <w:rPr>
          <w:rFonts w:ascii="Aptos" w:hAnsi="Aptos" w:cs="Aptos"/>
        </w:rPr>
        <w:t>–</w:t>
      </w:r>
      <w:r>
        <w:t>1174.</w:t>
      </w:r>
    </w:p>
    <w:p w14:paraId="09D3400C" w14:textId="77777777" w:rsidR="004127A3" w:rsidRDefault="004127A3" w:rsidP="004127A3">
      <w:pPr>
        <w:pStyle w:val="Bibliography"/>
      </w:pPr>
      <w:r>
        <w:t>Langor, D. W., and J. R. Spence. 2006. Arthropods as ecological indicators of sustainability in Canadian forests. The Forestry Chronicle 82:344–350.</w:t>
      </w:r>
    </w:p>
    <w:p w14:paraId="084CBBB8" w14:textId="77777777" w:rsidR="004127A3" w:rsidRDefault="004127A3" w:rsidP="004127A3">
      <w:pPr>
        <w:pStyle w:val="Bibliography"/>
      </w:pPr>
      <w:r>
        <w:t>Larochelle, A., and M.-C. Larivière. 2003. A natural history of the ground-beetles (Coleoptera: Carabidae) of America north of Mexico. Pensoft Publ, Sofia.</w:t>
      </w:r>
    </w:p>
    <w:p w14:paraId="02CA2D88" w14:textId="77777777" w:rsidR="004127A3" w:rsidRDefault="004127A3" w:rsidP="004127A3">
      <w:pPr>
        <w:pStyle w:val="Bibliography"/>
      </w:pPr>
      <w:r>
        <w:lastRenderedPageBreak/>
        <w:t>Lee, C. M., T.-S. Kwon, and K. Cheon. 2017. Response of ground beetles (Coleoptera: Carabidae) to forest gaps formed by a typhoon in a red pine forest at Gwangneung Forest, Republic of Korea. Journal of Forestry Research 28:173–181.</w:t>
      </w:r>
    </w:p>
    <w:p w14:paraId="214169EA" w14:textId="77777777" w:rsidR="004127A3" w:rsidRDefault="004127A3" w:rsidP="004127A3">
      <w:pPr>
        <w:pStyle w:val="Bibliography"/>
      </w:pPr>
      <w:r>
        <w:t>Lenth, R. V. 2024. emmeans: Estimated Marginal Means, aka Least-Squares Means. R.</w:t>
      </w:r>
    </w:p>
    <w:p w14:paraId="6588EFA1" w14:textId="77777777" w:rsidR="004127A3" w:rsidRDefault="004127A3" w:rsidP="004127A3">
      <w:pPr>
        <w:pStyle w:val="Bibliography"/>
      </w:pPr>
      <w:r>
        <w:t>Li, D. 2018. hillR: taxonomic, functional, and phylogenetic diversity and similarity through Hill Numbers. Journal of Open Source Software 3:1041.</w:t>
      </w:r>
    </w:p>
    <w:p w14:paraId="515DD81E" w14:textId="77777777" w:rsidR="004127A3" w:rsidRDefault="004127A3" w:rsidP="004127A3">
      <w:pPr>
        <w:pStyle w:val="Bibliography"/>
      </w:pPr>
      <w:r>
        <w:t>Lindenmayer, D., P. J. Burton, and J. F. Franklin. 2012. Salvage logging and its ecological consequences. Island Press, United States.</w:t>
      </w:r>
    </w:p>
    <w:p w14:paraId="1838CE91" w14:textId="77777777" w:rsidR="004127A3" w:rsidRDefault="004127A3" w:rsidP="004127A3">
      <w:pPr>
        <w:pStyle w:val="Bibliography"/>
      </w:pPr>
      <w:r>
        <w:t>Lindroth, C. H. 1961. The Ground-beetles of Canada and Alaska.</w:t>
      </w:r>
    </w:p>
    <w:p w14:paraId="56595815" w14:textId="77777777" w:rsidR="004127A3" w:rsidRDefault="004127A3" w:rsidP="004127A3">
      <w:pPr>
        <w:pStyle w:val="Bibliography"/>
      </w:pPr>
      <w:r>
        <w:t>Lundgren, J., and K. McCravy. 2011. Carabid beetles (Coleoptera: Carabidae) of the Midwestern United States: a review and synthesis of recent research. Terrestrial Arthropod Reviews 4:63–94.</w:t>
      </w:r>
    </w:p>
    <w:p w14:paraId="3C94FB71" w14:textId="77777777" w:rsidR="004127A3" w:rsidRDefault="004127A3" w:rsidP="004127A3">
      <w:pPr>
        <w:pStyle w:val="Bibliography"/>
      </w:pPr>
      <w:r>
        <w:t>McNabb, D. H., A. D. Startsev, and H. Nguyen. 2001. Soil Wetness and Traffic Level Effects on Bulk Density and Air</w:t>
      </w:r>
      <w:r>
        <w:rPr>
          <w:rFonts w:ascii="Cambria Math" w:hAnsi="Cambria Math" w:cs="Cambria Math"/>
        </w:rPr>
        <w:t>‐</w:t>
      </w:r>
      <w:r>
        <w:t>Filled Porosity of Compacted Boreal Forest Soils. Soil Science Society of America Journal 65:1238</w:t>
      </w:r>
      <w:r>
        <w:rPr>
          <w:rFonts w:ascii="Aptos" w:hAnsi="Aptos" w:cs="Aptos"/>
        </w:rPr>
        <w:t>–</w:t>
      </w:r>
      <w:r>
        <w:t>1247.</w:t>
      </w:r>
    </w:p>
    <w:p w14:paraId="3A7EE169" w14:textId="77777777" w:rsidR="004127A3" w:rsidRDefault="004127A3" w:rsidP="004127A3">
      <w:pPr>
        <w:pStyle w:val="Bibliography"/>
      </w:pPr>
      <w:r>
        <w:t>Murphy, S. J., L. D. Audino, J. Whitacre, J. L. Eck, J. W. Wenzel, S. A. Queenborough, and L. S. Comita. 2015. Species associations structured by environment and land</w:t>
      </w:r>
      <w:r>
        <w:rPr>
          <w:rFonts w:ascii="Cambria Math" w:hAnsi="Cambria Math" w:cs="Cambria Math"/>
        </w:rPr>
        <w:t>‐</w:t>
      </w:r>
      <w:r>
        <w:t>use history promote beta</w:t>
      </w:r>
      <w:r>
        <w:rPr>
          <w:rFonts w:ascii="Cambria Math" w:hAnsi="Cambria Math" w:cs="Cambria Math"/>
        </w:rPr>
        <w:t>‐</w:t>
      </w:r>
      <w:r>
        <w:t>diversity in a temperate forest. Ecology 96:705</w:t>
      </w:r>
      <w:r>
        <w:rPr>
          <w:rFonts w:ascii="Aptos" w:hAnsi="Aptos" w:cs="Aptos"/>
        </w:rPr>
        <w:t>–</w:t>
      </w:r>
      <w:r>
        <w:t>715.</w:t>
      </w:r>
    </w:p>
    <w:p w14:paraId="309A5E4D" w14:textId="77777777" w:rsidR="004127A3" w:rsidRDefault="004127A3" w:rsidP="004127A3">
      <w:pPr>
        <w:pStyle w:val="Bibliography"/>
      </w:pPr>
      <w:r>
        <w:t>National Centers for Environmental Information: Past Weather. 2012, 2022. . National Oceanic and Atmospheric Administration.</w:t>
      </w:r>
    </w:p>
    <w:p w14:paraId="2D206BB1" w14:textId="77777777" w:rsidR="004127A3" w:rsidRDefault="004127A3" w:rsidP="004127A3">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4FD03639" w14:textId="77777777" w:rsidR="004127A3" w:rsidRDefault="004127A3" w:rsidP="004127A3">
      <w:pPr>
        <w:pStyle w:val="Bibliography"/>
      </w:pPr>
      <w:r>
        <w:t>Perry, K., and D. Herms. 2019. Dynamic Responses of Ground-Dwelling Invertebrate Communities to Disturbance in Forest Ecosystems. Insects 10:61.</w:t>
      </w:r>
    </w:p>
    <w:p w14:paraId="01BD0925" w14:textId="77777777" w:rsidR="004127A3" w:rsidRDefault="004127A3" w:rsidP="004127A3">
      <w:pPr>
        <w:pStyle w:val="Bibliography"/>
      </w:pPr>
      <w:r>
        <w:t>Perry, K. I. 2016. Presented in Partial Fulfillment of the Requirements for the Degree Doctor of Philosophy in the Graduate School of The Ohio State University. PhD, Ohio State University, Columbus, OH.</w:t>
      </w:r>
    </w:p>
    <w:p w14:paraId="4C147B26" w14:textId="77777777" w:rsidR="004127A3" w:rsidRDefault="004127A3" w:rsidP="004127A3">
      <w:pPr>
        <w:pStyle w:val="Bibliography"/>
      </w:pPr>
      <w:r>
        <w:lastRenderedPageBreak/>
        <w:t>Perry, K. I., K. F. Wallin, J. W. Wenzel, and D. A. Herms. 2018. Forest disturbance and arthropods: Small</w:t>
      </w:r>
      <w:r>
        <w:rPr>
          <w:rFonts w:ascii="Cambria Math" w:hAnsi="Cambria Math" w:cs="Cambria Math"/>
        </w:rPr>
        <w:t>‐</w:t>
      </w:r>
      <w:r>
        <w:t>scale canopy gaps drive invertebrate community structure and composition. Ecosphere 9:e02463.</w:t>
      </w:r>
    </w:p>
    <w:p w14:paraId="48C54F2D" w14:textId="77777777" w:rsidR="004127A3" w:rsidRDefault="004127A3" w:rsidP="004127A3">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547B512E" w14:textId="77777777" w:rsidR="004127A3" w:rsidRDefault="004127A3" w:rsidP="004127A3">
      <w:pPr>
        <w:pStyle w:val="Bibliography"/>
      </w:pPr>
      <w:r>
        <w:t>R Core Team. 2024. R: A Language and Environment for Statistical Computing. R Foundation for Statistical Computing, Vienna, Austria.</w:t>
      </w:r>
    </w:p>
    <w:p w14:paraId="19E637C4" w14:textId="77777777" w:rsidR="004127A3" w:rsidRDefault="004127A3" w:rsidP="004127A3">
      <w:pPr>
        <w:pStyle w:val="Bibliography"/>
      </w:pPr>
      <w:r>
        <w:t>Ribera, I., S. Dolédec, I. S. Downie, and G. N. Foster. 2001. EFFECT OF LAND DISTURBANCE AND STRESS ON SPECIES TRAITS OF GROUND BEETLE ASSEMBLAGES. Ecology 82:1112–1129.</w:t>
      </w:r>
    </w:p>
    <w:p w14:paraId="2FF61CD1" w14:textId="77777777" w:rsidR="004127A3" w:rsidRDefault="004127A3" w:rsidP="004127A3">
      <w:pPr>
        <w:pStyle w:val="Bibliography"/>
      </w:pPr>
      <w:r>
        <w:t>Silverman, B., D. J. Horn, F. F. Purrington, and K. J. K. Gandhi. 2008. Oil Pipeline Corridor Through an Intact Forest Alters Ground Beetle (Coleoptera: Carabidae) Assemblages in Southeastern Ohio. Environmental Entomology 37:725–733.</w:t>
      </w:r>
    </w:p>
    <w:p w14:paraId="0FBC43C3" w14:textId="77777777" w:rsidR="004127A3" w:rsidRDefault="004127A3" w:rsidP="004127A3">
      <w:pPr>
        <w:pStyle w:val="Bibliography"/>
      </w:pPr>
      <w:r>
        <w:t>Sklodowski, J., and P. Garbalinska. 2011. Ground beetle (Coleoptera, Carabidae) assemblages inhabiting Scots pine stands of Puszcza Piska Forest: six-year responses to a tornado impact. ZooKeys 100:371–392.</w:t>
      </w:r>
    </w:p>
    <w:p w14:paraId="44804E68" w14:textId="77777777" w:rsidR="004127A3" w:rsidRDefault="004127A3" w:rsidP="004127A3">
      <w:pPr>
        <w:pStyle w:val="Bibliography"/>
      </w:pPr>
      <w:r>
        <w:t>Slyder, J. B., J. W. Wenzel, A. A. Royo, M. E. Spicer, and W. P. Carson. 2020. Post-windthrow salvage logging increases seedling and understory diversity with little impact on composition immediately after logging. New Forests 51:409–420.</w:t>
      </w:r>
    </w:p>
    <w:p w14:paraId="094CB8F6" w14:textId="77777777" w:rsidR="004127A3" w:rsidRDefault="004127A3" w:rsidP="004127A3">
      <w:pPr>
        <w:pStyle w:val="Bibliography"/>
      </w:pPr>
      <w:r>
        <w:t>Swenson, N. G. 2014. Functional and Phylogenetic Ecology in R. Springer New York, New York, NY.</w:t>
      </w:r>
    </w:p>
    <w:p w14:paraId="5F606C4A" w14:textId="77777777" w:rsidR="004127A3" w:rsidRDefault="004127A3" w:rsidP="004127A3">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11273232" w14:textId="77777777" w:rsidR="004127A3" w:rsidRDefault="004127A3" w:rsidP="004127A3">
      <w:pPr>
        <w:pStyle w:val="Bibliography"/>
      </w:pPr>
      <w:r>
        <w:t>Thiele, H.-U. 1977. Carabid Beetles in Their Environments. Springer, Berlin, Heidelberg.</w:t>
      </w:r>
    </w:p>
    <w:p w14:paraId="27BD5D71" w14:textId="77777777" w:rsidR="004127A3" w:rsidRDefault="004127A3" w:rsidP="004127A3">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26B67126" w14:textId="77777777" w:rsidR="004127A3" w:rsidRDefault="004127A3" w:rsidP="004127A3">
      <w:pPr>
        <w:pStyle w:val="Bibliography"/>
      </w:pPr>
      <w:r>
        <w:lastRenderedPageBreak/>
        <w:t>Urbanovi, V., D. Miklisová, and A. Mock. 2014. Activity of epigeic arthropods in differently managed windthrown forest stands in the High Tatra Mts. North-western Journal of Zoology 10:337–345.</w:t>
      </w:r>
    </w:p>
    <w:p w14:paraId="401F8204" w14:textId="77777777" w:rsidR="004127A3" w:rsidRDefault="004127A3" w:rsidP="004127A3">
      <w:pPr>
        <w:pStyle w:val="Bibliography"/>
      </w:pPr>
      <w:r>
        <w:t>Venn, S. 2016. To fly or not to fly: Factors influencing the flight capacity of carabid beetles (Coleoptera: Carabidae). European Journal of Entomology 113:587–600.</w:t>
      </w:r>
    </w:p>
    <w:p w14:paraId="13CBAAAC" w14:textId="77777777" w:rsidR="004127A3" w:rsidRDefault="004127A3" w:rsidP="004127A3">
      <w:pPr>
        <w:pStyle w:val="Bibliography"/>
      </w:pPr>
      <w:r>
        <w:t>Wagner, D. L. 2019. Insect Declines in the Anthropocene.</w:t>
      </w:r>
    </w:p>
    <w:p w14:paraId="075F4C73" w14:textId="77777777" w:rsidR="004127A3" w:rsidRDefault="004127A3" w:rsidP="004127A3">
      <w:pPr>
        <w:pStyle w:val="Bibliography"/>
      </w:pPr>
      <w:r>
        <w:t>Wei, T., and V. Simko. 2024. R package “corrplot”: Visualization of a Correlation Matrix.</w:t>
      </w:r>
    </w:p>
    <w:p w14:paraId="6E048196" w14:textId="77777777" w:rsidR="004127A3" w:rsidRDefault="004127A3" w:rsidP="004127A3">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32303196"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Perry, Kayla" w:date="2025-04-27T16:55:00Z" w:initials="KP">
    <w:p w14:paraId="2C00174F" w14:textId="320A31AA"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3"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4"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5" w:author="Aaron Tayal" w:date="2025-06-19T13:47:00Z" w:initials="AT">
    <w:p w14:paraId="69FB343A" w14:textId="77777777" w:rsidR="00CA13FC" w:rsidRDefault="00CA13FC" w:rsidP="00CA13FC">
      <w:pPr>
        <w:pStyle w:val="CommentText"/>
      </w:pPr>
      <w:r>
        <w:rPr>
          <w:rStyle w:val="CommentReference"/>
        </w:rPr>
        <w:annotationRef/>
      </w:r>
      <w:r>
        <w:t>Yes, the plots were clearcut, then “After clear-cutting, these sites had been treated by chain scarification, which exposed mineral soil and removed large pieces of dead wood. Sites were subsequently replanted with lodgepole pine and experienced some natural seeding of spruce and pine.”</w:t>
      </w:r>
    </w:p>
  </w:comment>
  <w:comment w:id="6" w:author="Aaron Tayal" w:date="2025-06-28T17:43:00Z" w:initials="AT">
    <w:p w14:paraId="57585291" w14:textId="77777777"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7"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8"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9"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0" w:author="Aaron Tayal" w:date="2025-08-06T10:35:00Z" w:initials="AT">
    <w:p w14:paraId="430E8D80" w14:textId="0FC79AB4" w:rsidR="000552D0" w:rsidRDefault="000552D0" w:rsidP="000552D0">
      <w:pPr>
        <w:pStyle w:val="CommentText"/>
      </w:pPr>
      <w:r>
        <w:rPr>
          <w:rStyle w:val="CommentReference"/>
        </w:rPr>
        <w:annotationRef/>
      </w:r>
      <w:r>
        <w:t>Would I need to contact Andrea Kautz to obtain the shapefiles for the blowdowns, or could I just draw on top of this existing map?</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Perry, Kayla" w:date="2025-08-04T08:33:00Z" w:initials="KP">
    <w:p w14:paraId="5490A758" w14:textId="77777777" w:rsidR="00E16531" w:rsidRDefault="00E16531" w:rsidP="00E16531">
      <w:pPr>
        <w:pStyle w:val="CommentText"/>
      </w:pPr>
      <w:r>
        <w:rPr>
          <w:rStyle w:val="CommentReference"/>
        </w:rPr>
        <w:annotationRef/>
      </w:r>
      <w:r>
        <w:t>A subset of your specimens will need to be deposited as well</w:t>
      </w:r>
    </w:p>
  </w:comment>
  <w:comment w:id="14"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5"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6"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7"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18"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19" w:author="Aaron Tayal" w:date="2025-04-05T23:39:00Z" w:initials="AT">
    <w:p w14:paraId="42730FAB" w14:textId="7DFB3520" w:rsidR="00070ACE" w:rsidRDefault="00070ACE" w:rsidP="00070ACE">
      <w:pPr>
        <w:pStyle w:val="CommentText"/>
      </w:pPr>
      <w:r>
        <w:rPr>
          <w:rStyle w:val="CommentReference"/>
        </w:rPr>
        <w:annotationRef/>
      </w:r>
      <w:r>
        <w:t>At what depth underground?</w:t>
      </w:r>
    </w:p>
  </w:comment>
  <w:comment w:id="20" w:author="Perry, Kayla" w:date="2025-08-04T08:54:00Z" w:initials="KP">
    <w:p w14:paraId="1B7C2006" w14:textId="77777777"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1" w:author="Aaron Tayal" w:date="2025-07-18T10:39:00Z" w:initials="AT">
    <w:p w14:paraId="45B06869" w14:textId="77777777" w:rsidR="00C30347" w:rsidRDefault="005A3783" w:rsidP="00C30347">
      <w:pPr>
        <w:pStyle w:val="CommentText"/>
      </w:pPr>
      <w:r>
        <w:rPr>
          <w:rStyle w:val="CommentReference"/>
        </w:rPr>
        <w:annotationRef/>
      </w:r>
      <w:r w:rsidR="00C30347">
        <w:t>&lt;= 0.58 for the correlation matrix with species-level means rather than individuals</w:t>
      </w:r>
    </w:p>
  </w:comment>
  <w:comment w:id="22" w:author="Aaron Tayal" w:date="2025-08-06T12:13:00Z" w:initials="AT">
    <w:p w14:paraId="39A8F506" w14:textId="2FFA19B0" w:rsidR="00704443" w:rsidRDefault="00704443" w:rsidP="00704443">
      <w:pPr>
        <w:pStyle w:val="CommentText"/>
      </w:pPr>
      <w:r>
        <w:rPr>
          <w:rStyle w:val="CommentReference"/>
        </w:rPr>
        <w:annotationRef/>
      </w:r>
      <w:r>
        <w:t xml:space="preserve">Trait measurements were then averaged across individuals of a species to calculate species-specific means. </w:t>
      </w:r>
    </w:p>
  </w:comment>
  <w:comment w:id="23" w:author="Perry, Kayla" w:date="2025-08-04T09:51:00Z" w:initials="KP">
    <w:p w14:paraId="118DC586" w14:textId="777777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24" w:author="Perry, Kayla" w:date="2025-08-22T13:39:00Z" w:initials="KP">
    <w:p w14:paraId="33679314" w14:textId="77777777" w:rsidR="001A56CD" w:rsidRDefault="001A56CD" w:rsidP="001A56CD">
      <w:pPr>
        <w:pStyle w:val="CommentText"/>
      </w:pPr>
      <w:r>
        <w:rPr>
          <w:rStyle w:val="CommentReference"/>
        </w:rPr>
        <w:annotationRef/>
      </w:r>
      <w:r>
        <w:t>Did you also look at water affinity and flight capability?</w:t>
      </w:r>
    </w:p>
  </w:comment>
  <w:comment w:id="25" w:author="Aaron Tayal" w:date="2025-08-11T16:25:00Z" w:initials="AT">
    <w:p w14:paraId="146790D3" w14:textId="68D2339E"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6" w:author="Aaron Tayal" w:date="2025-08-07T13:21:00Z" w:initials="AT">
    <w:p w14:paraId="369EE082" w14:textId="1B61BF62" w:rsidR="00B04927" w:rsidRDefault="00B04927" w:rsidP="00B04927">
      <w:pPr>
        <w:pStyle w:val="CommentText"/>
      </w:pPr>
      <w:r>
        <w:rPr>
          <w:rStyle w:val="CommentReference"/>
        </w:rPr>
        <w:annotationRef/>
      </w:r>
      <w:r>
        <w:t>Map of the plots</w:t>
      </w:r>
    </w:p>
  </w:comment>
  <w:comment w:id="27"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28" w:author="Aaron Tayal" w:date="2025-08-25T08:59:00Z" w:initials="AT">
    <w:p w14:paraId="20CBF28E" w14:textId="77777777" w:rsidR="00487AE3" w:rsidRDefault="00487AE3" w:rsidP="00487AE3">
      <w:pPr>
        <w:pStyle w:val="CommentText"/>
      </w:pPr>
      <w:r>
        <w:rPr>
          <w:rStyle w:val="CommentReference"/>
        </w:rPr>
        <w:annotationRef/>
      </w:r>
      <w:r>
        <w:t>It was functional alpha, CWM body length, CWM antenna:rear legs, and CWM water affinity</w:t>
      </w:r>
    </w:p>
  </w:comment>
  <w:comment w:id="29" w:author="Perry, Kayla" w:date="2025-08-22T14:35:00Z" w:initials="KP">
    <w:p w14:paraId="46F0A521" w14:textId="0C90BC46" w:rsidR="003700A2" w:rsidRDefault="003700A2" w:rsidP="003700A2">
      <w:pPr>
        <w:pStyle w:val="CommentText"/>
      </w:pPr>
      <w:r>
        <w:rPr>
          <w:rStyle w:val="CommentReference"/>
        </w:rPr>
        <w:annotationRef/>
      </w:r>
      <w:r>
        <w:t>We need to interpret the interaction here rather than parse it out by year</w:t>
      </w:r>
    </w:p>
  </w:comment>
  <w:comment w:id="30" w:author="Perry, Kayla" w:date="2025-08-04T09:57:00Z" w:initials="KP">
    <w:p w14:paraId="7E5B7733" w14:textId="14BD234C" w:rsidR="000A25B0" w:rsidRDefault="000A25B0" w:rsidP="000A25B0">
      <w:pPr>
        <w:pStyle w:val="CommentText"/>
      </w:pPr>
      <w:r>
        <w:rPr>
          <w:rStyle w:val="CommentReference"/>
        </w:rPr>
        <w:annotationRef/>
      </w:r>
      <w:r>
        <w:t xml:space="preserve">Why not use a gower dissimilarity matrix as above? </w:t>
      </w:r>
    </w:p>
  </w:comment>
  <w:comment w:id="31"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2" w:author="Perry, Kayla" w:date="2025-08-22T14:13:00Z" w:initials="KP">
    <w:p w14:paraId="2F8A91E3" w14:textId="77777777" w:rsidR="009A3383" w:rsidRDefault="009A3383" w:rsidP="009A3383">
      <w:pPr>
        <w:pStyle w:val="CommentText"/>
      </w:pPr>
      <w:r>
        <w:rPr>
          <w:rStyle w:val="CommentReference"/>
        </w:rPr>
        <w:annotationRef/>
      </w:r>
      <w:r>
        <w:t>I think we need to make a decision here. If we are going to stick with June-August sampling for both years, let’s just remove September entirely from this paper.</w:t>
      </w:r>
    </w:p>
  </w:comment>
  <w:comment w:id="33" w:author="Aaron Tayal" w:date="2025-08-26T18:51:00Z" w:initials="AT">
    <w:p w14:paraId="29AF0C18" w14:textId="77777777" w:rsidR="009A0429" w:rsidRDefault="009A0429" w:rsidP="009A0429">
      <w:pPr>
        <w:pStyle w:val="CommentText"/>
      </w:pPr>
      <w:r>
        <w:rPr>
          <w:rStyle w:val="CommentReference"/>
        </w:rPr>
        <w:annotationRef/>
      </w:r>
      <w:r>
        <w:t>How did we get this range?</w:t>
      </w:r>
    </w:p>
  </w:comment>
  <w:comment w:id="34" w:author="Perry, Kayla" w:date="2025-08-22T14:19:00Z" w:initials="KP">
    <w:p w14:paraId="22EC0462" w14:textId="465DD4F5"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35" w:author="Aaron Tayal" w:date="2025-08-29T13:11:00Z" w:initials="AT">
    <w:p w14:paraId="4785ADD5" w14:textId="77777777" w:rsidR="00433512" w:rsidRDefault="00433512" w:rsidP="00433512">
      <w:pPr>
        <w:pStyle w:val="CommentText"/>
      </w:pPr>
      <w:r>
        <w:rPr>
          <w:rStyle w:val="CommentReference"/>
        </w:rPr>
        <w:annotationRef/>
      </w:r>
      <w:r>
        <w:t>Kayla: How do these two groups have the same test statistics? Isn’t it two models?</w:t>
      </w:r>
    </w:p>
  </w:comment>
  <w:comment w:id="36" w:author="Aaron Tayal" w:date="2025-08-29T13:11:00Z" w:initials="AT">
    <w:p w14:paraId="6BC9A3B0" w14:textId="77777777" w:rsidR="00433512" w:rsidRDefault="00433512" w:rsidP="00433512">
      <w:pPr>
        <w:pStyle w:val="CommentText"/>
      </w:pPr>
      <w:r>
        <w:rPr>
          <w:rStyle w:val="CommentReference"/>
        </w:rPr>
        <w:annotationRef/>
      </w:r>
      <w:r>
        <w:t>Because there were only two open-habitat species (Anisodactylus harisii and A. nigerrimus), I decided to pool eurytopic species with open habitat species.</w:t>
      </w:r>
    </w:p>
  </w:comment>
  <w:comment w:id="37" w:author="Aaron Tayal" w:date="2025-07-23T18:10:00Z" w:initials="AT">
    <w:p w14:paraId="1FFA510D" w14:textId="6AD7687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38" w:author="Perry, Kayla" w:date="2025-08-22T14:24:00Z" w:initials="KP">
    <w:p w14:paraId="61AAC92C" w14:textId="77777777" w:rsidR="000A4E49" w:rsidRDefault="000A4E49" w:rsidP="000A4E49">
      <w:pPr>
        <w:pStyle w:val="CommentText"/>
      </w:pPr>
      <w:r>
        <w:rPr>
          <w:rStyle w:val="CommentReference"/>
        </w:rPr>
        <w:annotationRef/>
      </w:r>
      <w:r>
        <w:t xml:space="preserve">Is this the end date of the last interval? </w:t>
      </w:r>
    </w:p>
  </w:comment>
  <w:comment w:id="39" w:author="Perry, Kayla" w:date="2025-08-22T14:25:00Z" w:initials="KP">
    <w:p w14:paraId="6FF49099" w14:textId="77777777" w:rsidR="000A4E49" w:rsidRDefault="000A4E49" w:rsidP="000A4E49">
      <w:pPr>
        <w:pStyle w:val="CommentText"/>
      </w:pPr>
      <w:r>
        <w:rPr>
          <w:rStyle w:val="CommentReference"/>
        </w:rPr>
        <w:annotationRef/>
      </w:r>
      <w:r>
        <w:t>23 August?</w:t>
      </w:r>
    </w:p>
  </w:comment>
  <w:comment w:id="40" w:author="Aaron Tayal" w:date="2025-08-29T10:00:00Z" w:initials="AT">
    <w:p w14:paraId="37F2B78E" w14:textId="77777777" w:rsidR="004B2F0D" w:rsidRDefault="004B2F0D" w:rsidP="004B2F0D">
      <w:pPr>
        <w:pStyle w:val="CommentText"/>
      </w:pPr>
      <w:r>
        <w:rPr>
          <w:rStyle w:val="CommentReference"/>
        </w:rPr>
        <w:annotationRef/>
      </w:r>
      <w:r>
        <w:t>As I did not identify these to subspecies, there are two options for authors, depending on the subspecies</w:t>
      </w:r>
    </w:p>
  </w:comment>
  <w:comment w:id="41" w:author="Perry, Kayla" w:date="2025-08-22T14:24:00Z" w:initials="KP">
    <w:p w14:paraId="6F6FDEC0" w14:textId="77777777" w:rsidR="00F0560F" w:rsidRDefault="00F0560F" w:rsidP="00F0560F">
      <w:pPr>
        <w:pStyle w:val="CommentText"/>
      </w:pPr>
      <w:r>
        <w:rPr>
          <w:rStyle w:val="CommentReference"/>
        </w:rPr>
        <w:annotationRef/>
      </w:r>
      <w:r>
        <w:t xml:space="preserve">Is this the end date of the last interval? </w:t>
      </w:r>
    </w:p>
  </w:comment>
  <w:comment w:id="42" w:author="Perry, Kayla" w:date="2025-08-22T14:25:00Z" w:initials="KP">
    <w:p w14:paraId="31C166B5" w14:textId="77777777" w:rsidR="00F0560F" w:rsidRDefault="00F0560F" w:rsidP="00F0560F">
      <w:pPr>
        <w:pStyle w:val="CommentText"/>
      </w:pPr>
      <w:r>
        <w:rPr>
          <w:rStyle w:val="CommentReference"/>
        </w:rPr>
        <w:annotationRef/>
      </w:r>
      <w:r>
        <w:t>23 August?</w:t>
      </w:r>
    </w:p>
  </w:comment>
  <w:comment w:id="43" w:author="Aaron Tayal" w:date="2025-08-29T12:26:00Z" w:initials="AT">
    <w:p w14:paraId="53BDC754" w14:textId="77777777" w:rsidR="00451FF6" w:rsidRDefault="00451FF6" w:rsidP="00451FF6">
      <w:pPr>
        <w:pStyle w:val="CommentText"/>
      </w:pPr>
      <w:r>
        <w:rPr>
          <w:rStyle w:val="CommentReference"/>
        </w:rPr>
        <w:annotationRef/>
      </w:r>
      <w:r>
        <w:t>So maybe I should display the adjusted activity-abundance?</w:t>
      </w:r>
    </w:p>
  </w:comment>
  <w:comment w:id="44" w:author="Aaron Tayal" w:date="2025-05-05T12:47:00Z" w:initials="AT">
    <w:p w14:paraId="0B8A6BDE" w14:textId="77777777" w:rsidR="00A735E2" w:rsidRDefault="00A735E2" w:rsidP="00A735E2">
      <w:pPr>
        <w:pStyle w:val="CommentText"/>
      </w:pPr>
      <w:r>
        <w:rPr>
          <w:rStyle w:val="CommentReference"/>
        </w:rPr>
        <w:annotationRef/>
      </w:r>
      <w:r>
        <w:t>If the loading value was larger than 0.4 in absolute value, I mentioned it.</w:t>
      </w:r>
    </w:p>
  </w:comment>
  <w:comment w:id="45" w:author="Aaron Tayal" w:date="2025-07-17T16:49:00Z" w:initials="AT">
    <w:p w14:paraId="5858E1D6" w14:textId="77777777" w:rsidR="00A735E2" w:rsidRDefault="00A735E2" w:rsidP="00A735E2">
      <w:pPr>
        <w:pStyle w:val="CommentText"/>
      </w:pPr>
      <w:r>
        <w:rPr>
          <w:rStyle w:val="CommentReference"/>
        </w:rPr>
        <w:annotationRef/>
      </w:r>
      <w:r>
        <w:t>So little ground beetles tended to have proportionally bigger eyes and longer antenna relative to rear legs.</w:t>
      </w:r>
    </w:p>
  </w:comment>
  <w:comment w:id="46" w:author="Aaron Tayal" w:date="2025-08-29T14:38:00Z" w:initials="AT">
    <w:p w14:paraId="2D586544" w14:textId="77777777" w:rsidR="00CA26F1" w:rsidRDefault="00CA26F1" w:rsidP="00CA26F1">
      <w:pPr>
        <w:pStyle w:val="CommentText"/>
      </w:pPr>
      <w:r>
        <w:rPr>
          <w:rStyle w:val="CommentReference"/>
        </w:rPr>
        <w:annotationRef/>
      </w:r>
      <w:r>
        <w:t>I think small-bodied beetles would have to have proportionally longer antennae relative to their legs, to allow them to sense their surroundings</w:t>
      </w:r>
    </w:p>
  </w:comment>
  <w:comment w:id="47" w:author="Aaron Tayal" w:date="2025-07-17T16:20:00Z" w:initials="AT">
    <w:p w14:paraId="64DCC5CD" w14:textId="62C6C532" w:rsidR="00A735E2" w:rsidRDefault="00A735E2" w:rsidP="00A735E2">
      <w:pPr>
        <w:pStyle w:val="CommentText"/>
      </w:pPr>
      <w:r>
        <w:rPr>
          <w:rStyle w:val="CommentReference"/>
        </w:rPr>
        <w:annotationRef/>
      </w:r>
      <w:r>
        <w:t>Could this be beetles that do NOT have to move through soil or leaf litter?</w:t>
      </w:r>
    </w:p>
  </w:comment>
  <w:comment w:id="48" w:author="Perry, Kayla" w:date="2025-08-22T15:07:00Z" w:initials="KP">
    <w:p w14:paraId="78B8B5E1" w14:textId="2DC412F8" w:rsidR="002F497A" w:rsidRDefault="002F497A" w:rsidP="002F497A">
      <w:pPr>
        <w:pStyle w:val="CommentText"/>
      </w:pPr>
      <w:r>
        <w:rPr>
          <w:rStyle w:val="CommentReference"/>
        </w:rPr>
        <w:annotationRef/>
      </w:r>
      <w:r>
        <w:t>I would remove the figure title</w:t>
      </w:r>
    </w:p>
  </w:comment>
  <w:comment w:id="49" w:author="Perry, Kayla" w:date="2025-08-22T15:08:00Z" w:initials="KP">
    <w:p w14:paraId="179C2B2A" w14:textId="77777777" w:rsidR="001F4AA0" w:rsidRDefault="001F4AA0" w:rsidP="001F4AA0">
      <w:pPr>
        <w:pStyle w:val="CommentText"/>
      </w:pPr>
      <w:r>
        <w:rPr>
          <w:rStyle w:val="CommentReference"/>
        </w:rPr>
        <w:annotationRef/>
      </w:r>
      <w:r>
        <w:t>Axes should read PCA1 and PCA2</w:t>
      </w:r>
    </w:p>
  </w:comment>
  <w:comment w:id="50" w:author="Perry, Kayla" w:date="2025-08-22T15:05:00Z" w:initials="KP">
    <w:p w14:paraId="0B227D46" w14:textId="6489ED72" w:rsidR="00A64E6E" w:rsidRDefault="00A64E6E" w:rsidP="00A64E6E">
      <w:pPr>
        <w:pStyle w:val="CommentText"/>
      </w:pPr>
      <w:r>
        <w:rPr>
          <w:rStyle w:val="CommentReference"/>
        </w:rPr>
        <w:annotationRef/>
      </w:r>
      <w:r>
        <w:t>47?</w:t>
      </w:r>
    </w:p>
  </w:comment>
  <w:comment w:id="51" w:author="Perry, Kayla" w:date="2025-08-22T15:06:00Z" w:initials="KP">
    <w:p w14:paraId="5C5D4425" w14:textId="77777777" w:rsidR="00692BCC" w:rsidRDefault="00692BCC" w:rsidP="00692BCC">
      <w:pPr>
        <w:pStyle w:val="CommentText"/>
      </w:pPr>
      <w:r>
        <w:rPr>
          <w:rStyle w:val="CommentReference"/>
        </w:rPr>
        <w:annotationRef/>
      </w:r>
      <w:r>
        <w:t>If we are removing the september species from analyses, they will need to be removed here, too.</w:t>
      </w:r>
    </w:p>
  </w:comment>
  <w:comment w:id="52" w:author="Perry, Kayla" w:date="2025-08-22T15:10:00Z" w:initials="KP">
    <w:p w14:paraId="453DFB95" w14:textId="77777777" w:rsidR="00B004EB" w:rsidRDefault="00B004EB" w:rsidP="00B004EB">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55" w:author="Perry, Kayla" w:date="2025-08-22T15:32:00Z" w:initials="KP">
    <w:p w14:paraId="749F4DC8" w14:textId="385B67E5" w:rsidR="00640DEF" w:rsidRDefault="00640DEF" w:rsidP="00640DEF">
      <w:pPr>
        <w:pStyle w:val="CommentText"/>
      </w:pPr>
      <w:r>
        <w:rPr>
          <w:rStyle w:val="CommentReference"/>
        </w:rPr>
        <w:annotationRef/>
      </w:r>
      <w:r>
        <w:t>So, there are two options that people do.</w:t>
      </w:r>
    </w:p>
    <w:p w14:paraId="1E77D730" w14:textId="77777777" w:rsidR="00640DEF" w:rsidRDefault="00640DEF" w:rsidP="00640DEF">
      <w:pPr>
        <w:pStyle w:val="CommentText"/>
        <w:numPr>
          <w:ilvl w:val="0"/>
          <w:numId w:val="2"/>
        </w:numPr>
      </w:pPr>
      <w:r>
        <w:t>Include statistics in text but not in table</w:t>
      </w:r>
    </w:p>
    <w:p w14:paraId="768704B5" w14:textId="77777777" w:rsidR="00640DEF" w:rsidRDefault="00640DEF" w:rsidP="00640DEF">
      <w:pPr>
        <w:pStyle w:val="CommentText"/>
        <w:numPr>
          <w:ilvl w:val="0"/>
          <w:numId w:val="2"/>
        </w:numPr>
      </w:pPr>
      <w:r>
        <w:t>Include statistics in table, reference table in text, but don’t include statistics in text</w:t>
      </w:r>
    </w:p>
    <w:p w14:paraId="34CC7D67" w14:textId="77777777" w:rsidR="00640DEF" w:rsidRDefault="00640DEF" w:rsidP="00640DEF">
      <w:pPr>
        <w:pStyle w:val="CommentText"/>
      </w:pPr>
    </w:p>
    <w:p w14:paraId="38F3505D" w14:textId="77777777" w:rsidR="00640DEF" w:rsidRDefault="00640DEF" w:rsidP="00640DEF">
      <w:pPr>
        <w:pStyle w:val="CommentText"/>
      </w:pPr>
      <w:r>
        <w:t>If you have the table below, you can just reference it and remove statistics from text</w:t>
      </w:r>
    </w:p>
  </w:comment>
  <w:comment w:id="82" w:author="Perry, Kayla" w:date="2025-08-22T15:33:00Z" w:initials="KP">
    <w:p w14:paraId="2035DF18" w14:textId="77777777" w:rsidR="00B5108B" w:rsidRDefault="00B5108B" w:rsidP="00B5108B">
      <w:pPr>
        <w:pStyle w:val="CommentText"/>
      </w:pPr>
      <w:r>
        <w:rPr>
          <w:rStyle w:val="CommentReference"/>
        </w:rPr>
        <w:annotationRef/>
      </w:r>
      <w:r>
        <w:t>I would revise this paragraph to make it more digestible. There are some cool results here, but it is easy to get lost. I’ve started as an example.</w:t>
      </w:r>
    </w:p>
  </w:comment>
  <w:comment w:id="83" w:author="Perry, Kayla" w:date="2025-08-22T15:35:00Z" w:initials="KP">
    <w:p w14:paraId="4DBC7149" w14:textId="77777777" w:rsidR="00B5108B" w:rsidRDefault="00B5108B" w:rsidP="00B5108B">
      <w:pPr>
        <w:pStyle w:val="CommentText"/>
      </w:pPr>
      <w:r>
        <w:rPr>
          <w:rStyle w:val="CommentReference"/>
        </w:rPr>
        <w:annotationRef/>
      </w:r>
      <w:r>
        <w:t>Also, remember what the CWM metric is saying: it is based on the abundance of species, not on individual beetles or any changes in traits</w:t>
      </w:r>
    </w:p>
  </w:comment>
  <w:comment w:id="84" w:author="Perry, Kayla" w:date="2025-08-22T15:45:00Z" w:initials="KP">
    <w:p w14:paraId="63787799" w14:textId="77777777" w:rsidR="00DE5735" w:rsidRDefault="00DE5735" w:rsidP="00DE5735">
      <w:pPr>
        <w:pStyle w:val="CommentText"/>
      </w:pPr>
      <w:r>
        <w:rPr>
          <w:rStyle w:val="CommentReference"/>
        </w:rPr>
        <w:annotationRef/>
      </w:r>
      <w:r>
        <w:t>This is cool! Many differences detected in salvaged sites</w:t>
      </w:r>
    </w:p>
  </w:comment>
  <w:comment w:id="86" w:author="Perry, Kayla" w:date="2025-08-22T15:33:00Z" w:initials="KP">
    <w:p w14:paraId="423F7086" w14:textId="74018CC5" w:rsidR="00681076" w:rsidRDefault="00681076" w:rsidP="00681076">
      <w:pPr>
        <w:pStyle w:val="CommentText"/>
      </w:pPr>
      <w:r>
        <w:rPr>
          <w:rStyle w:val="CommentReference"/>
        </w:rPr>
        <w:annotationRef/>
      </w:r>
      <w:r>
        <w:t>I would revise this paragraph to make it more digestible. There are some cool results here, but it is easy to get lost. I’ve started as an example.</w:t>
      </w:r>
    </w:p>
  </w:comment>
  <w:comment w:id="87" w:author="Perry, Kayla" w:date="2025-08-22T15:35:00Z" w:initials="KP">
    <w:p w14:paraId="730B4D8E" w14:textId="77777777" w:rsidR="001C2671" w:rsidRDefault="001C2671" w:rsidP="001C2671">
      <w:pPr>
        <w:pStyle w:val="CommentText"/>
      </w:pPr>
      <w:r>
        <w:rPr>
          <w:rStyle w:val="CommentReference"/>
        </w:rPr>
        <w:annotationRef/>
      </w:r>
      <w:r>
        <w:t>Also, remember what the CWM metric is saying: it is based on the abundance of species, not on individual beetles or any changes in traits</w:t>
      </w:r>
    </w:p>
  </w:comment>
  <w:comment w:id="112" w:author="Aaron Tayal" w:date="2025-08-08T11:08:00Z" w:initials="AT">
    <w:p w14:paraId="518A391E" w14:textId="280BAC00" w:rsidR="00EE4E40" w:rsidRDefault="00EE4E40" w:rsidP="001D6B4E">
      <w:pPr>
        <w:pStyle w:val="CommentText"/>
      </w:pPr>
      <w:r>
        <w:rPr>
          <w:rStyle w:val="CommentReference"/>
        </w:rPr>
        <w:annotationRef/>
      </w:r>
      <w:r>
        <w:t xml:space="preserve">Perhaps species like Chlaenius emarginatus, Dicaelus sp., and Carabus goryi (all with long antennae?) are to blame for this trend. </w:t>
      </w:r>
    </w:p>
  </w:comment>
  <w:comment w:id="109" w:author="Perry, Kayla" w:date="2025-08-22T15:46:00Z" w:initials="KP">
    <w:p w14:paraId="483D3860" w14:textId="77777777" w:rsidR="0047626C" w:rsidRDefault="0047626C" w:rsidP="0047626C">
      <w:pPr>
        <w:pStyle w:val="CommentText"/>
      </w:pPr>
      <w:r>
        <w:rPr>
          <w:rStyle w:val="CommentReference"/>
        </w:rPr>
        <w:annotationRef/>
      </w:r>
      <w:r>
        <w:t>Yeah, I wonder if it is a signal from the reduction in abundance between years, especially with those species?</w:t>
      </w:r>
    </w:p>
  </w:comment>
  <w:comment w:id="110" w:author="Perry, Kayla" w:date="2025-08-22T15:46:00Z" w:initials="KP">
    <w:p w14:paraId="7F7F08B1" w14:textId="77777777" w:rsidR="00A96247" w:rsidRDefault="00A96247" w:rsidP="00A96247">
      <w:pPr>
        <w:pStyle w:val="CommentText"/>
      </w:pPr>
      <w:r>
        <w:rPr>
          <w:rStyle w:val="CommentReference"/>
        </w:rPr>
        <w:annotationRef/>
      </w:r>
      <w:r>
        <w:t>Could be an artifact of yearly variability in populations?</w:t>
      </w:r>
    </w:p>
  </w:comment>
  <w:comment w:id="111" w:author="Aaron Tayal" w:date="2025-08-27T10:52:00Z" w:initials="AT">
    <w:p w14:paraId="07E86257" w14:textId="77777777" w:rsidR="00803F19" w:rsidRDefault="00803F19" w:rsidP="00803F19">
      <w:pPr>
        <w:pStyle w:val="CommentText"/>
      </w:pPr>
      <w:r>
        <w:rPr>
          <w:rStyle w:val="CommentReference"/>
        </w:rPr>
        <w:annotationRef/>
      </w:r>
      <w:r>
        <w:t>Also Agonum fidele has very long antennae</w:t>
      </w:r>
    </w:p>
  </w:comment>
  <w:comment w:id="113" w:author="Perry, Kayla" w:date="2025-08-22T15:21:00Z" w:initials="KP">
    <w:p w14:paraId="3C3A29A7" w14:textId="567C3FB5" w:rsidR="00F83E4B" w:rsidRDefault="00F83E4B" w:rsidP="00F83E4B">
      <w:pPr>
        <w:pStyle w:val="CommentText"/>
      </w:pPr>
      <w:r>
        <w:rPr>
          <w:rStyle w:val="CommentReference"/>
        </w:rPr>
        <w:annotationRef/>
      </w:r>
      <w:r>
        <w:t>I would put the environmental variables in their own table</w:t>
      </w:r>
    </w:p>
  </w:comment>
  <w:comment w:id="114" w:author="Aaron Tayal" w:date="2025-08-29T09:22:00Z" w:initials="AT">
    <w:p w14:paraId="1A0EA26E" w14:textId="77777777" w:rsidR="005B5785" w:rsidRDefault="005B5785" w:rsidP="005B5785">
      <w:pPr>
        <w:pStyle w:val="CommentText"/>
      </w:pPr>
      <w:r>
        <w:rPr>
          <w:rStyle w:val="CommentReference"/>
        </w:rPr>
        <w:annotationRef/>
      </w:r>
      <w:r>
        <w:t>I don’t know what the unit is for this. Here I just wrote down the maximum value in the data</w:t>
      </w:r>
    </w:p>
  </w:comment>
  <w:comment w:id="117" w:author="Perry, Kayla" w:date="2025-08-22T15:57:00Z" w:initials="KP">
    <w:p w14:paraId="59C6A7F1" w14:textId="75C10FA6" w:rsidR="00A975B6" w:rsidRDefault="00A975B6" w:rsidP="00A975B6">
      <w:pPr>
        <w:pStyle w:val="CommentText"/>
      </w:pPr>
      <w:r>
        <w:rPr>
          <w:rStyle w:val="CommentReference"/>
        </w:rPr>
        <w:annotationRef/>
      </w:r>
      <w:r>
        <w:t>Do you have figures for these?</w:t>
      </w:r>
    </w:p>
  </w:comment>
  <w:comment w:id="129" w:author="Perry, Kayla" w:date="2025-08-22T15:59:00Z" w:initials="KP">
    <w:p w14:paraId="32CFE9EE" w14:textId="77777777" w:rsidR="00505786" w:rsidRDefault="00505786" w:rsidP="00505786">
      <w:pPr>
        <w:pStyle w:val="CommentText"/>
      </w:pPr>
      <w:r>
        <w:rPr>
          <w:rStyle w:val="CommentReference"/>
        </w:rPr>
        <w:annotationRef/>
      </w:r>
      <w:r>
        <w:t>Add this to figure legend</w:t>
      </w:r>
    </w:p>
  </w:comment>
  <w:comment w:id="133" w:author="Perry, Kayla" w:date="2025-08-22T16:02:00Z" w:initials="KP">
    <w:p w14:paraId="2EF6B7C5" w14:textId="77777777" w:rsidR="005C1B3B" w:rsidRDefault="005C1B3B" w:rsidP="005C1B3B">
      <w:pPr>
        <w:pStyle w:val="CommentText"/>
      </w:pPr>
      <w:r>
        <w:rPr>
          <w:rStyle w:val="CommentReference"/>
        </w:rPr>
        <w:annotationRef/>
      </w:r>
      <w:r>
        <w:t>Describe the interaction only</w:t>
      </w:r>
    </w:p>
  </w:comment>
  <w:comment w:id="137" w:author="Perry, Kayla" w:date="2025-08-22T16:03:00Z" w:initials="KP">
    <w:p w14:paraId="3673DAD9" w14:textId="77777777" w:rsidR="009359C5" w:rsidRDefault="009359C5" w:rsidP="009359C5">
      <w:pPr>
        <w:pStyle w:val="CommentText"/>
      </w:pPr>
      <w:r>
        <w:rPr>
          <w:rStyle w:val="CommentReference"/>
        </w:rPr>
        <w:annotationRef/>
      </w:r>
      <w:r>
        <w:t>Remove if you include a table</w:t>
      </w:r>
    </w:p>
  </w:comment>
  <w:comment w:id="154" w:author="Perry, Kayla" w:date="2025-08-22T15:05:00Z" w:initials="KP">
    <w:p w14:paraId="434F7EB6" w14:textId="77777777" w:rsidR="00F71E90" w:rsidRDefault="00F71E90" w:rsidP="00F71E90">
      <w:pPr>
        <w:pStyle w:val="CommentText"/>
      </w:pPr>
      <w:r>
        <w:rPr>
          <w:rStyle w:val="CommentReference"/>
        </w:rPr>
        <w:annotationRef/>
      </w:r>
      <w:r>
        <w:t>47?</w:t>
      </w:r>
    </w:p>
  </w:comment>
  <w:comment w:id="155" w:author="Perry, Kayla" w:date="2025-08-22T15:06:00Z" w:initials="KP">
    <w:p w14:paraId="5BBCDD30" w14:textId="77777777" w:rsidR="00F71E90" w:rsidRDefault="00F71E90" w:rsidP="00F71E90">
      <w:pPr>
        <w:pStyle w:val="CommentText"/>
      </w:pPr>
      <w:r>
        <w:rPr>
          <w:rStyle w:val="CommentReference"/>
        </w:rPr>
        <w:annotationRef/>
      </w:r>
      <w:r>
        <w:t>If we are removing the september species from analyses, they will need to be removed here, too.</w:t>
      </w:r>
    </w:p>
  </w:comment>
  <w:comment w:id="156"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430E8D80" w15:done="0"/>
  <w15:commentEx w15:paraId="73287AE2" w15:done="0"/>
  <w15:commentEx w15:paraId="45BBD27D"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2730FAB" w15:done="0"/>
  <w15:commentEx w15:paraId="1B7C2006" w15:done="0"/>
  <w15:commentEx w15:paraId="45B06869" w15:done="0"/>
  <w15:commentEx w15:paraId="39A8F506" w15:paraIdParent="45B06869" w15:done="0"/>
  <w15:commentEx w15:paraId="118DC586" w15:done="1"/>
  <w15:commentEx w15:paraId="33679314" w15:done="0"/>
  <w15:commentEx w15:paraId="146790D3" w15:done="0"/>
  <w15:commentEx w15:paraId="369EE082" w15:done="0"/>
  <w15:commentEx w15:paraId="781361A3" w15:done="0"/>
  <w15:commentEx w15:paraId="20CBF28E" w15:paraIdParent="781361A3" w15:done="0"/>
  <w15:commentEx w15:paraId="46F0A521" w15:done="0"/>
  <w15:commentEx w15:paraId="7E5B7733" w15:done="0"/>
  <w15:commentEx w15:paraId="4F708CE4" w15:paraIdParent="7E5B7733" w15:done="0"/>
  <w15:commentEx w15:paraId="2F8A91E3" w15:done="1"/>
  <w15:commentEx w15:paraId="29AF0C18" w15:done="0"/>
  <w15:commentEx w15:paraId="22EC0462" w15:done="0"/>
  <w15:commentEx w15:paraId="4785ADD5" w15:done="0"/>
  <w15:commentEx w15:paraId="6BC9A3B0" w15:paraIdParent="4785ADD5" w15:done="0"/>
  <w15:commentEx w15:paraId="1FFA510D" w15:done="0"/>
  <w15:commentEx w15:paraId="61AAC92C" w15:done="1"/>
  <w15:commentEx w15:paraId="6FF49099" w15:paraIdParent="61AAC92C" w15:done="1"/>
  <w15:commentEx w15:paraId="37F2B78E" w15:done="0"/>
  <w15:commentEx w15:paraId="6F6FDEC0" w15:done="1"/>
  <w15:commentEx w15:paraId="31C166B5" w15:paraIdParent="6F6FDEC0" w15:done="1"/>
  <w15:commentEx w15:paraId="53BDC754" w15:done="0"/>
  <w15:commentEx w15:paraId="0B8A6BDE" w15:done="0"/>
  <w15:commentEx w15:paraId="5858E1D6" w15:done="0"/>
  <w15:commentEx w15:paraId="2D586544" w15:paraIdParent="5858E1D6" w15:done="0"/>
  <w15:commentEx w15:paraId="64DCC5CD" w15:done="0"/>
  <w15:commentEx w15:paraId="78B8B5E1" w15:done="1"/>
  <w15:commentEx w15:paraId="179C2B2A" w15:paraIdParent="78B8B5E1" w15:done="1"/>
  <w15:commentEx w15:paraId="0B227D46" w15:done="1"/>
  <w15:commentEx w15:paraId="5C5D4425" w15:paraIdParent="0B227D46" w15:done="1"/>
  <w15:commentEx w15:paraId="453DFB95" w15:done="0"/>
  <w15:commentEx w15:paraId="38F3505D" w15:done="0"/>
  <w15:commentEx w15:paraId="2035DF18" w15:done="0"/>
  <w15:commentEx w15:paraId="4DBC7149" w15:paraIdParent="2035DF18" w15:done="0"/>
  <w15:commentEx w15:paraId="63787799" w15:paraIdParent="2035DF18" w15:done="0"/>
  <w15:commentEx w15:paraId="423F7086" w15:done="0"/>
  <w15:commentEx w15:paraId="730B4D8E" w15:paraIdParent="423F7086" w15:done="0"/>
  <w15:commentEx w15:paraId="518A391E" w15:done="0"/>
  <w15:commentEx w15:paraId="483D3860" w15:paraIdParent="518A391E" w15:done="0"/>
  <w15:commentEx w15:paraId="7F7F08B1" w15:paraIdParent="518A391E" w15:done="0"/>
  <w15:commentEx w15:paraId="07E86257" w15:paraIdParent="518A391E" w15:done="0"/>
  <w15:commentEx w15:paraId="3C3A29A7" w15:done="0"/>
  <w15:commentEx w15:paraId="1A0EA26E" w15:done="0"/>
  <w15:commentEx w15:paraId="59C6A7F1" w15:done="0"/>
  <w15:commentEx w15:paraId="32CFE9EE" w15:done="0"/>
  <w15:commentEx w15:paraId="2EF6B7C5" w15:done="0"/>
  <w15:commentEx w15:paraId="3673DAD9" w15:done="0"/>
  <w15:commentEx w15:paraId="434F7EB6" w15:done="1"/>
  <w15:commentEx w15:paraId="5BBCDD30" w15:paraIdParent="434F7EB6" w15:done="1"/>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043EFEEA" w16cex:dateUtc="2025-08-06T14:35:00Z"/>
  <w16cex:commentExtensible w16cex:durableId="4C69E7DA" w16cex:dateUtc="2025-08-05T20:01:00Z"/>
  <w16cex:commentExtensible w16cex:durableId="64662F97" w16cex:dateUtc="2025-05-05T20:5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3281DAEB" w16cex:dateUtc="2025-04-06T03:39:00Z"/>
  <w16cex:commentExtensible w16cex:durableId="2C75B9C2" w16cex:dateUtc="2025-08-04T12:54:00Z"/>
  <w16cex:commentExtensible w16cex:durableId="149E1341" w16cex:dateUtc="2025-07-18T14:39:00Z"/>
  <w16cex:commentExtensible w16cex:durableId="73738E5F" w16cex:dateUtc="2025-08-06T16:13:00Z"/>
  <w16cex:commentExtensible w16cex:durableId="5E7CB429" w16cex:dateUtc="2025-08-04T13:51:00Z"/>
  <w16cex:commentExtensible w16cex:durableId="72C9CA03" w16cex:dateUtc="2025-08-22T17:39:00Z"/>
  <w16cex:commentExtensible w16cex:durableId="2CE9771B" w16cex:dateUtc="2025-08-11T20:25:00Z"/>
  <w16cex:commentExtensible w16cex:durableId="0B607B34" w16cex:dateUtc="2025-08-07T17:21:00Z"/>
  <w16cex:commentExtensible w16cex:durableId="27BEE690" w16cex:dateUtc="2025-08-22T17:55:00Z"/>
  <w16cex:commentExtensible w16cex:durableId="01DEC576" w16cex:dateUtc="2025-08-25T12:59:00Z"/>
  <w16cex:commentExtensible w16cex:durableId="13BE87AB" w16cex:dateUtc="2025-08-22T18:35:00Z"/>
  <w16cex:commentExtensible w16cex:durableId="0A3CF6E4" w16cex:dateUtc="2025-08-04T13:57:00Z"/>
  <w16cex:commentExtensible w16cex:durableId="59BDAF57" w16cex:dateUtc="2025-08-12T13:58:00Z"/>
  <w16cex:commentExtensible w16cex:durableId="2EE9D4C9" w16cex:dateUtc="2025-08-22T18:13:00Z"/>
  <w16cex:commentExtensible w16cex:durableId="79C5CDC7" w16cex:dateUtc="2025-08-26T22:51:00Z"/>
  <w16cex:commentExtensible w16cex:durableId="3D286557" w16cex:dateUtc="2025-08-22T18:19:00Z"/>
  <w16cex:commentExtensible w16cex:durableId="524738DC" w16cex:dateUtc="2025-08-29T17:11:00Z"/>
  <w16cex:commentExtensible w16cex:durableId="106A2553" w16cex:dateUtc="2025-08-29T17:11:00Z"/>
  <w16cex:commentExtensible w16cex:durableId="2A8CD2BB" w16cex:dateUtc="2025-07-23T22:10:00Z"/>
  <w16cex:commentExtensible w16cex:durableId="6EDDDB6A" w16cex:dateUtc="2025-08-22T18:24:00Z"/>
  <w16cex:commentExtensible w16cex:durableId="53A80804" w16cex:dateUtc="2025-08-22T18:25:00Z"/>
  <w16cex:commentExtensible w16cex:durableId="5466F03B" w16cex:dateUtc="2025-08-29T14:00:00Z"/>
  <w16cex:commentExtensible w16cex:durableId="5A26B75F" w16cex:dateUtc="2025-08-22T18:24:00Z"/>
  <w16cex:commentExtensible w16cex:durableId="78DD4E2C" w16cex:dateUtc="2025-08-22T18:25:00Z"/>
  <w16cex:commentExtensible w16cex:durableId="513EB6E2" w16cex:dateUtc="2025-08-29T16:26:00Z"/>
  <w16cex:commentExtensible w16cex:durableId="3CA2A40B" w16cex:dateUtc="2025-05-05T16:47:00Z"/>
  <w16cex:commentExtensible w16cex:durableId="2B06350F" w16cex:dateUtc="2025-07-17T20:49:00Z"/>
  <w16cex:commentExtensible w16cex:durableId="41BFC057" w16cex:dateUtc="2025-08-29T18:38:00Z"/>
  <w16cex:commentExtensible w16cex:durableId="2EE40AB2" w16cex:dateUtc="2025-07-17T20:20:00Z"/>
  <w16cex:commentExtensible w16cex:durableId="45A4035B" w16cex:dateUtc="2025-08-22T19:07:00Z"/>
  <w16cex:commentExtensible w16cex:durableId="2489C3E3" w16cex:dateUtc="2025-08-22T19:08:00Z"/>
  <w16cex:commentExtensible w16cex:durableId="7750C277" w16cex:dateUtc="2025-08-22T19:05:00Z"/>
  <w16cex:commentExtensible w16cex:durableId="57B110F9" w16cex:dateUtc="2025-08-22T19:06:00Z"/>
  <w16cex:commentExtensible w16cex:durableId="0B9997EC" w16cex:dateUtc="2025-08-22T19:10:00Z"/>
  <w16cex:commentExtensible w16cex:durableId="07E0C2CD" w16cex:dateUtc="2025-08-22T19:32:00Z"/>
  <w16cex:commentExtensible w16cex:durableId="17777677" w16cex:dateUtc="2025-08-22T19:33:00Z"/>
  <w16cex:commentExtensible w16cex:durableId="4F852671" w16cex:dateUtc="2025-08-22T19:35:00Z"/>
  <w16cex:commentExtensible w16cex:durableId="54C766B1" w16cex:dateUtc="2025-08-22T19:45:00Z"/>
  <w16cex:commentExtensible w16cex:durableId="3B784823" w16cex:dateUtc="2025-08-22T19:33:00Z"/>
  <w16cex:commentExtensible w16cex:durableId="48790E46" w16cex:dateUtc="2025-08-22T19:35:00Z"/>
  <w16cex:commentExtensible w16cex:durableId="6805D286" w16cex:dateUtc="2025-08-08T15:08:00Z"/>
  <w16cex:commentExtensible w16cex:durableId="6356F5FA" w16cex:dateUtc="2025-08-22T19:46:00Z"/>
  <w16cex:commentExtensible w16cex:durableId="60D54700" w16cex:dateUtc="2025-08-22T19:46:00Z"/>
  <w16cex:commentExtensible w16cex:durableId="435A70AD" w16cex:dateUtc="2025-08-27T14:52:00Z"/>
  <w16cex:commentExtensible w16cex:durableId="59D2F5CD" w16cex:dateUtc="2025-08-22T19:21:00Z"/>
  <w16cex:commentExtensible w16cex:durableId="653B4093" w16cex:dateUtc="2025-08-29T13:22:00Z"/>
  <w16cex:commentExtensible w16cex:durableId="49AEB17B" w16cex:dateUtc="2025-08-22T19:57:00Z"/>
  <w16cex:commentExtensible w16cex:durableId="6B8D1875" w16cex:dateUtc="2025-08-22T19:59:00Z"/>
  <w16cex:commentExtensible w16cex:durableId="7ED0886A" w16cex:dateUtc="2025-08-22T20:02:00Z"/>
  <w16cex:commentExtensible w16cex:durableId="7338B2B0" w16cex:dateUtc="2025-08-22T20:03:00Z"/>
  <w16cex:commentExtensible w16cex:durableId="235E5C72" w16cex:dateUtc="2025-08-22T19:05:00Z"/>
  <w16cex:commentExtensible w16cex:durableId="612DCF43" w16cex:dateUtc="2025-08-22T19:06: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430E8D80" w16cid:durableId="043EFEEA"/>
  <w16cid:commentId w16cid:paraId="73287AE2" w16cid:durableId="4C69E7DA"/>
  <w16cid:commentId w16cid:paraId="45BBD27D" w16cid:durableId="64662F97"/>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2730FAB" w16cid:durableId="3281DAEB"/>
  <w16cid:commentId w16cid:paraId="1B7C2006" w16cid:durableId="2C75B9C2"/>
  <w16cid:commentId w16cid:paraId="45B06869" w16cid:durableId="149E1341"/>
  <w16cid:commentId w16cid:paraId="39A8F506" w16cid:durableId="73738E5F"/>
  <w16cid:commentId w16cid:paraId="118DC586" w16cid:durableId="5E7CB429"/>
  <w16cid:commentId w16cid:paraId="33679314" w16cid:durableId="72C9CA03"/>
  <w16cid:commentId w16cid:paraId="146790D3" w16cid:durableId="2CE9771B"/>
  <w16cid:commentId w16cid:paraId="369EE082" w16cid:durableId="0B607B34"/>
  <w16cid:commentId w16cid:paraId="781361A3" w16cid:durableId="27BEE690"/>
  <w16cid:commentId w16cid:paraId="20CBF28E" w16cid:durableId="01DEC576"/>
  <w16cid:commentId w16cid:paraId="46F0A521" w16cid:durableId="13BE87AB"/>
  <w16cid:commentId w16cid:paraId="7E5B7733" w16cid:durableId="0A3CF6E4"/>
  <w16cid:commentId w16cid:paraId="4F708CE4" w16cid:durableId="59BDAF57"/>
  <w16cid:commentId w16cid:paraId="2F8A91E3" w16cid:durableId="2EE9D4C9"/>
  <w16cid:commentId w16cid:paraId="29AF0C18" w16cid:durableId="79C5CDC7"/>
  <w16cid:commentId w16cid:paraId="22EC0462" w16cid:durableId="3D286557"/>
  <w16cid:commentId w16cid:paraId="4785ADD5" w16cid:durableId="524738DC"/>
  <w16cid:commentId w16cid:paraId="6BC9A3B0" w16cid:durableId="106A2553"/>
  <w16cid:commentId w16cid:paraId="1FFA510D" w16cid:durableId="2A8CD2BB"/>
  <w16cid:commentId w16cid:paraId="61AAC92C" w16cid:durableId="6EDDDB6A"/>
  <w16cid:commentId w16cid:paraId="6FF49099" w16cid:durableId="53A80804"/>
  <w16cid:commentId w16cid:paraId="37F2B78E" w16cid:durableId="5466F03B"/>
  <w16cid:commentId w16cid:paraId="6F6FDEC0" w16cid:durableId="5A26B75F"/>
  <w16cid:commentId w16cid:paraId="31C166B5" w16cid:durableId="78DD4E2C"/>
  <w16cid:commentId w16cid:paraId="53BDC754" w16cid:durableId="513EB6E2"/>
  <w16cid:commentId w16cid:paraId="0B8A6BDE" w16cid:durableId="3CA2A40B"/>
  <w16cid:commentId w16cid:paraId="5858E1D6" w16cid:durableId="2B06350F"/>
  <w16cid:commentId w16cid:paraId="2D586544" w16cid:durableId="41BFC057"/>
  <w16cid:commentId w16cid:paraId="64DCC5CD" w16cid:durableId="2EE40AB2"/>
  <w16cid:commentId w16cid:paraId="78B8B5E1" w16cid:durableId="45A4035B"/>
  <w16cid:commentId w16cid:paraId="179C2B2A" w16cid:durableId="2489C3E3"/>
  <w16cid:commentId w16cid:paraId="0B227D46" w16cid:durableId="7750C277"/>
  <w16cid:commentId w16cid:paraId="5C5D4425" w16cid:durableId="57B110F9"/>
  <w16cid:commentId w16cid:paraId="453DFB95" w16cid:durableId="0B9997EC"/>
  <w16cid:commentId w16cid:paraId="38F3505D" w16cid:durableId="07E0C2CD"/>
  <w16cid:commentId w16cid:paraId="2035DF18" w16cid:durableId="17777677"/>
  <w16cid:commentId w16cid:paraId="4DBC7149" w16cid:durableId="4F852671"/>
  <w16cid:commentId w16cid:paraId="63787799" w16cid:durableId="54C766B1"/>
  <w16cid:commentId w16cid:paraId="423F7086" w16cid:durableId="3B784823"/>
  <w16cid:commentId w16cid:paraId="730B4D8E" w16cid:durableId="48790E46"/>
  <w16cid:commentId w16cid:paraId="518A391E" w16cid:durableId="6805D286"/>
  <w16cid:commentId w16cid:paraId="483D3860" w16cid:durableId="6356F5FA"/>
  <w16cid:commentId w16cid:paraId="7F7F08B1" w16cid:durableId="60D54700"/>
  <w16cid:commentId w16cid:paraId="07E86257" w16cid:durableId="435A70AD"/>
  <w16cid:commentId w16cid:paraId="3C3A29A7" w16cid:durableId="59D2F5CD"/>
  <w16cid:commentId w16cid:paraId="1A0EA26E" w16cid:durableId="653B4093"/>
  <w16cid:commentId w16cid:paraId="59C6A7F1" w16cid:durableId="49AEB17B"/>
  <w16cid:commentId w16cid:paraId="32CFE9EE" w16cid:durableId="6B8D1875"/>
  <w16cid:commentId w16cid:paraId="2EF6B7C5" w16cid:durableId="7ED0886A"/>
  <w16cid:commentId w16cid:paraId="3673DAD9" w16cid:durableId="7338B2B0"/>
  <w16cid:commentId w16cid:paraId="434F7EB6" w16cid:durableId="235E5C72"/>
  <w16cid:commentId w16cid:paraId="5BBCDD30" w16cid:durableId="612DCF43"/>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622A3" w14:textId="77777777" w:rsidR="00997329" w:rsidRDefault="00997329" w:rsidP="00BA23C4">
      <w:r>
        <w:separator/>
      </w:r>
    </w:p>
  </w:endnote>
  <w:endnote w:type="continuationSeparator" w:id="0">
    <w:p w14:paraId="333F0B65" w14:textId="77777777" w:rsidR="00997329" w:rsidRDefault="00997329"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F2F74" w14:textId="77777777" w:rsidR="00997329" w:rsidRDefault="00997329" w:rsidP="00BA23C4">
      <w:r>
        <w:separator/>
      </w:r>
    </w:p>
  </w:footnote>
  <w:footnote w:type="continuationSeparator" w:id="0">
    <w:p w14:paraId="72184244" w14:textId="77777777" w:rsidR="00997329" w:rsidRDefault="00997329"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num w:numId="1" w16cid:durableId="1849127217">
    <w:abstractNumId w:val="0"/>
  </w:num>
  <w:num w:numId="2" w16cid:durableId="18747259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A1F"/>
    <w:rsid w:val="00002450"/>
    <w:rsid w:val="0000334E"/>
    <w:rsid w:val="000034B0"/>
    <w:rsid w:val="000034C9"/>
    <w:rsid w:val="00003A2F"/>
    <w:rsid w:val="000040A8"/>
    <w:rsid w:val="000041AC"/>
    <w:rsid w:val="00004F2A"/>
    <w:rsid w:val="0000644C"/>
    <w:rsid w:val="00007121"/>
    <w:rsid w:val="000073EB"/>
    <w:rsid w:val="00007B3F"/>
    <w:rsid w:val="000103A3"/>
    <w:rsid w:val="00012A3D"/>
    <w:rsid w:val="00012B28"/>
    <w:rsid w:val="0001340E"/>
    <w:rsid w:val="00014E6B"/>
    <w:rsid w:val="0001535D"/>
    <w:rsid w:val="00015B17"/>
    <w:rsid w:val="00016A27"/>
    <w:rsid w:val="00016ACB"/>
    <w:rsid w:val="00017129"/>
    <w:rsid w:val="0001734F"/>
    <w:rsid w:val="00020C0B"/>
    <w:rsid w:val="00020D63"/>
    <w:rsid w:val="00021F12"/>
    <w:rsid w:val="00022051"/>
    <w:rsid w:val="000227DC"/>
    <w:rsid w:val="00022F10"/>
    <w:rsid w:val="00023448"/>
    <w:rsid w:val="00023F77"/>
    <w:rsid w:val="00024371"/>
    <w:rsid w:val="000250D6"/>
    <w:rsid w:val="00026911"/>
    <w:rsid w:val="000269C1"/>
    <w:rsid w:val="00026A19"/>
    <w:rsid w:val="00027072"/>
    <w:rsid w:val="00027108"/>
    <w:rsid w:val="000302B3"/>
    <w:rsid w:val="00030ED4"/>
    <w:rsid w:val="0003143C"/>
    <w:rsid w:val="0003388D"/>
    <w:rsid w:val="00033C21"/>
    <w:rsid w:val="00035235"/>
    <w:rsid w:val="000352BF"/>
    <w:rsid w:val="000358BF"/>
    <w:rsid w:val="0003629B"/>
    <w:rsid w:val="00036AF2"/>
    <w:rsid w:val="00036ECA"/>
    <w:rsid w:val="00040D48"/>
    <w:rsid w:val="0004159C"/>
    <w:rsid w:val="00041C34"/>
    <w:rsid w:val="000421C7"/>
    <w:rsid w:val="00042904"/>
    <w:rsid w:val="000446A9"/>
    <w:rsid w:val="00044A60"/>
    <w:rsid w:val="0004533D"/>
    <w:rsid w:val="00045FC8"/>
    <w:rsid w:val="00046108"/>
    <w:rsid w:val="00046223"/>
    <w:rsid w:val="00046B49"/>
    <w:rsid w:val="000517D3"/>
    <w:rsid w:val="00051B10"/>
    <w:rsid w:val="000520D0"/>
    <w:rsid w:val="0005245D"/>
    <w:rsid w:val="000528B7"/>
    <w:rsid w:val="00052E68"/>
    <w:rsid w:val="00053111"/>
    <w:rsid w:val="00053560"/>
    <w:rsid w:val="00053609"/>
    <w:rsid w:val="00054647"/>
    <w:rsid w:val="00054CE2"/>
    <w:rsid w:val="000552D0"/>
    <w:rsid w:val="000558EB"/>
    <w:rsid w:val="00055B91"/>
    <w:rsid w:val="00055C41"/>
    <w:rsid w:val="000561AE"/>
    <w:rsid w:val="000569B2"/>
    <w:rsid w:val="000569F3"/>
    <w:rsid w:val="00057001"/>
    <w:rsid w:val="0005722A"/>
    <w:rsid w:val="0005789E"/>
    <w:rsid w:val="0005799C"/>
    <w:rsid w:val="00057B3A"/>
    <w:rsid w:val="0006195B"/>
    <w:rsid w:val="00062B5E"/>
    <w:rsid w:val="000632C0"/>
    <w:rsid w:val="00063AFE"/>
    <w:rsid w:val="00065487"/>
    <w:rsid w:val="00066506"/>
    <w:rsid w:val="00067A23"/>
    <w:rsid w:val="000704FB"/>
    <w:rsid w:val="000707AD"/>
    <w:rsid w:val="000707CC"/>
    <w:rsid w:val="00070ACE"/>
    <w:rsid w:val="00071040"/>
    <w:rsid w:val="00071E62"/>
    <w:rsid w:val="000726B3"/>
    <w:rsid w:val="000735A6"/>
    <w:rsid w:val="00073604"/>
    <w:rsid w:val="00073AF9"/>
    <w:rsid w:val="00073FB4"/>
    <w:rsid w:val="00074774"/>
    <w:rsid w:val="00074F0E"/>
    <w:rsid w:val="0007521D"/>
    <w:rsid w:val="00075AD7"/>
    <w:rsid w:val="00077707"/>
    <w:rsid w:val="00080498"/>
    <w:rsid w:val="000809DC"/>
    <w:rsid w:val="00080E7F"/>
    <w:rsid w:val="00082761"/>
    <w:rsid w:val="000827AF"/>
    <w:rsid w:val="000828DD"/>
    <w:rsid w:val="000830B8"/>
    <w:rsid w:val="00083FF5"/>
    <w:rsid w:val="000842A7"/>
    <w:rsid w:val="0008442F"/>
    <w:rsid w:val="0008511F"/>
    <w:rsid w:val="00085DC4"/>
    <w:rsid w:val="00085FB1"/>
    <w:rsid w:val="00086996"/>
    <w:rsid w:val="00087177"/>
    <w:rsid w:val="0008759B"/>
    <w:rsid w:val="0009076A"/>
    <w:rsid w:val="00090DAC"/>
    <w:rsid w:val="000915FC"/>
    <w:rsid w:val="00092996"/>
    <w:rsid w:val="00092C64"/>
    <w:rsid w:val="00094217"/>
    <w:rsid w:val="000942F0"/>
    <w:rsid w:val="00094D22"/>
    <w:rsid w:val="00094D49"/>
    <w:rsid w:val="00094ED9"/>
    <w:rsid w:val="0009529F"/>
    <w:rsid w:val="00095454"/>
    <w:rsid w:val="00095929"/>
    <w:rsid w:val="00097188"/>
    <w:rsid w:val="000A0186"/>
    <w:rsid w:val="000A0451"/>
    <w:rsid w:val="000A1B8A"/>
    <w:rsid w:val="000A25B0"/>
    <w:rsid w:val="000A2E30"/>
    <w:rsid w:val="000A33C1"/>
    <w:rsid w:val="000A4D6A"/>
    <w:rsid w:val="000A4E49"/>
    <w:rsid w:val="000A4F50"/>
    <w:rsid w:val="000A50CD"/>
    <w:rsid w:val="000A619C"/>
    <w:rsid w:val="000A75B6"/>
    <w:rsid w:val="000B011B"/>
    <w:rsid w:val="000B1053"/>
    <w:rsid w:val="000B218D"/>
    <w:rsid w:val="000B24B2"/>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411"/>
    <w:rsid w:val="000C0591"/>
    <w:rsid w:val="000C1254"/>
    <w:rsid w:val="000C1D5C"/>
    <w:rsid w:val="000C2D91"/>
    <w:rsid w:val="000C41FB"/>
    <w:rsid w:val="000C445E"/>
    <w:rsid w:val="000C4A44"/>
    <w:rsid w:val="000C53D7"/>
    <w:rsid w:val="000C5A9E"/>
    <w:rsid w:val="000C5CDE"/>
    <w:rsid w:val="000C62A2"/>
    <w:rsid w:val="000C7781"/>
    <w:rsid w:val="000C7960"/>
    <w:rsid w:val="000C7FE2"/>
    <w:rsid w:val="000D0271"/>
    <w:rsid w:val="000D111D"/>
    <w:rsid w:val="000D1D54"/>
    <w:rsid w:val="000D281A"/>
    <w:rsid w:val="000D3041"/>
    <w:rsid w:val="000D4F01"/>
    <w:rsid w:val="000D5023"/>
    <w:rsid w:val="000D5218"/>
    <w:rsid w:val="000D5C20"/>
    <w:rsid w:val="000E0B95"/>
    <w:rsid w:val="000E0CBB"/>
    <w:rsid w:val="000E1AA1"/>
    <w:rsid w:val="000E21E0"/>
    <w:rsid w:val="000E2DAF"/>
    <w:rsid w:val="000E4739"/>
    <w:rsid w:val="000E6494"/>
    <w:rsid w:val="000E685C"/>
    <w:rsid w:val="000E6AB5"/>
    <w:rsid w:val="000E7D49"/>
    <w:rsid w:val="000E7FF9"/>
    <w:rsid w:val="000F0E47"/>
    <w:rsid w:val="000F1576"/>
    <w:rsid w:val="000F24C6"/>
    <w:rsid w:val="000F27E6"/>
    <w:rsid w:val="000F3696"/>
    <w:rsid w:val="000F3788"/>
    <w:rsid w:val="000F3CA0"/>
    <w:rsid w:val="000F54BC"/>
    <w:rsid w:val="000F55FD"/>
    <w:rsid w:val="000F7079"/>
    <w:rsid w:val="000F70C4"/>
    <w:rsid w:val="000F743D"/>
    <w:rsid w:val="000F7E57"/>
    <w:rsid w:val="00100819"/>
    <w:rsid w:val="00100FD6"/>
    <w:rsid w:val="001010F8"/>
    <w:rsid w:val="001011B8"/>
    <w:rsid w:val="00101913"/>
    <w:rsid w:val="00101A72"/>
    <w:rsid w:val="001032F6"/>
    <w:rsid w:val="00103F76"/>
    <w:rsid w:val="00104A4C"/>
    <w:rsid w:val="00104AD4"/>
    <w:rsid w:val="00106AFE"/>
    <w:rsid w:val="00106B09"/>
    <w:rsid w:val="00106C43"/>
    <w:rsid w:val="0011117B"/>
    <w:rsid w:val="001112D3"/>
    <w:rsid w:val="00111C08"/>
    <w:rsid w:val="00111D5C"/>
    <w:rsid w:val="001132BB"/>
    <w:rsid w:val="0011351D"/>
    <w:rsid w:val="00113C09"/>
    <w:rsid w:val="00113C28"/>
    <w:rsid w:val="001140C4"/>
    <w:rsid w:val="001144EA"/>
    <w:rsid w:val="00116BD0"/>
    <w:rsid w:val="00120603"/>
    <w:rsid w:val="001207AD"/>
    <w:rsid w:val="00121572"/>
    <w:rsid w:val="00121838"/>
    <w:rsid w:val="00121ECD"/>
    <w:rsid w:val="0012200B"/>
    <w:rsid w:val="001231A3"/>
    <w:rsid w:val="0012385E"/>
    <w:rsid w:val="00125454"/>
    <w:rsid w:val="00125FFD"/>
    <w:rsid w:val="00126021"/>
    <w:rsid w:val="00126E3A"/>
    <w:rsid w:val="00126FF6"/>
    <w:rsid w:val="00127C3E"/>
    <w:rsid w:val="001308F8"/>
    <w:rsid w:val="001311F6"/>
    <w:rsid w:val="00131407"/>
    <w:rsid w:val="001315D2"/>
    <w:rsid w:val="00131A1D"/>
    <w:rsid w:val="00132775"/>
    <w:rsid w:val="00132886"/>
    <w:rsid w:val="001349EA"/>
    <w:rsid w:val="001350DE"/>
    <w:rsid w:val="001357E3"/>
    <w:rsid w:val="00135EB1"/>
    <w:rsid w:val="0013635C"/>
    <w:rsid w:val="0014159F"/>
    <w:rsid w:val="001429A7"/>
    <w:rsid w:val="00142F76"/>
    <w:rsid w:val="00143161"/>
    <w:rsid w:val="001431B5"/>
    <w:rsid w:val="0014407B"/>
    <w:rsid w:val="00144946"/>
    <w:rsid w:val="00144A80"/>
    <w:rsid w:val="00144D05"/>
    <w:rsid w:val="00144E17"/>
    <w:rsid w:val="00144E4B"/>
    <w:rsid w:val="00145838"/>
    <w:rsid w:val="001459BD"/>
    <w:rsid w:val="00145ADE"/>
    <w:rsid w:val="00146082"/>
    <w:rsid w:val="001472D1"/>
    <w:rsid w:val="00147BA7"/>
    <w:rsid w:val="00147F3C"/>
    <w:rsid w:val="0015036B"/>
    <w:rsid w:val="00150B9B"/>
    <w:rsid w:val="00150E86"/>
    <w:rsid w:val="001514A5"/>
    <w:rsid w:val="0015190C"/>
    <w:rsid w:val="00153A88"/>
    <w:rsid w:val="0015497F"/>
    <w:rsid w:val="0015739E"/>
    <w:rsid w:val="00157D77"/>
    <w:rsid w:val="00157F95"/>
    <w:rsid w:val="0016060B"/>
    <w:rsid w:val="00160664"/>
    <w:rsid w:val="00160964"/>
    <w:rsid w:val="00161C30"/>
    <w:rsid w:val="00161D4E"/>
    <w:rsid w:val="001620D2"/>
    <w:rsid w:val="00162516"/>
    <w:rsid w:val="001628D0"/>
    <w:rsid w:val="00162B1D"/>
    <w:rsid w:val="00162BFE"/>
    <w:rsid w:val="00162DE9"/>
    <w:rsid w:val="001630B5"/>
    <w:rsid w:val="0016377D"/>
    <w:rsid w:val="00163A5E"/>
    <w:rsid w:val="001649FC"/>
    <w:rsid w:val="00165ADE"/>
    <w:rsid w:val="00165D38"/>
    <w:rsid w:val="00165DCB"/>
    <w:rsid w:val="0016732E"/>
    <w:rsid w:val="00167AE3"/>
    <w:rsid w:val="00170C95"/>
    <w:rsid w:val="001722A0"/>
    <w:rsid w:val="001734C3"/>
    <w:rsid w:val="001770D4"/>
    <w:rsid w:val="001776BB"/>
    <w:rsid w:val="0017787E"/>
    <w:rsid w:val="00177F08"/>
    <w:rsid w:val="00180873"/>
    <w:rsid w:val="00180A76"/>
    <w:rsid w:val="00181020"/>
    <w:rsid w:val="0018114D"/>
    <w:rsid w:val="0018286A"/>
    <w:rsid w:val="00182D7A"/>
    <w:rsid w:val="00182E12"/>
    <w:rsid w:val="001838CC"/>
    <w:rsid w:val="00183BE8"/>
    <w:rsid w:val="00183CDF"/>
    <w:rsid w:val="00183EC1"/>
    <w:rsid w:val="0018427E"/>
    <w:rsid w:val="001855A2"/>
    <w:rsid w:val="00185AE9"/>
    <w:rsid w:val="00186FBF"/>
    <w:rsid w:val="001876FC"/>
    <w:rsid w:val="00187D4B"/>
    <w:rsid w:val="00190806"/>
    <w:rsid w:val="00191069"/>
    <w:rsid w:val="0019173B"/>
    <w:rsid w:val="00192C31"/>
    <w:rsid w:val="0019372D"/>
    <w:rsid w:val="00194152"/>
    <w:rsid w:val="0019551D"/>
    <w:rsid w:val="00196183"/>
    <w:rsid w:val="00196457"/>
    <w:rsid w:val="00197574"/>
    <w:rsid w:val="00197EA5"/>
    <w:rsid w:val="001A01FB"/>
    <w:rsid w:val="001A03A9"/>
    <w:rsid w:val="001A07F8"/>
    <w:rsid w:val="001A1189"/>
    <w:rsid w:val="001A14EB"/>
    <w:rsid w:val="001A1823"/>
    <w:rsid w:val="001A1AC6"/>
    <w:rsid w:val="001A21C3"/>
    <w:rsid w:val="001A2910"/>
    <w:rsid w:val="001A2BD1"/>
    <w:rsid w:val="001A2EF5"/>
    <w:rsid w:val="001A4B95"/>
    <w:rsid w:val="001A527E"/>
    <w:rsid w:val="001A56CD"/>
    <w:rsid w:val="001A6844"/>
    <w:rsid w:val="001A6938"/>
    <w:rsid w:val="001A6C6D"/>
    <w:rsid w:val="001A72D5"/>
    <w:rsid w:val="001B0A06"/>
    <w:rsid w:val="001B0E81"/>
    <w:rsid w:val="001B0ED3"/>
    <w:rsid w:val="001B25D7"/>
    <w:rsid w:val="001B2C0B"/>
    <w:rsid w:val="001B2E21"/>
    <w:rsid w:val="001B2F6C"/>
    <w:rsid w:val="001B3352"/>
    <w:rsid w:val="001B33BA"/>
    <w:rsid w:val="001B33D9"/>
    <w:rsid w:val="001B36ED"/>
    <w:rsid w:val="001B3A95"/>
    <w:rsid w:val="001B3B79"/>
    <w:rsid w:val="001B5AD0"/>
    <w:rsid w:val="001B5D7F"/>
    <w:rsid w:val="001B6E1B"/>
    <w:rsid w:val="001B6F4F"/>
    <w:rsid w:val="001B76B8"/>
    <w:rsid w:val="001C0553"/>
    <w:rsid w:val="001C06AC"/>
    <w:rsid w:val="001C07F6"/>
    <w:rsid w:val="001C0F15"/>
    <w:rsid w:val="001C1041"/>
    <w:rsid w:val="001C193E"/>
    <w:rsid w:val="001C2671"/>
    <w:rsid w:val="001C2902"/>
    <w:rsid w:val="001C385E"/>
    <w:rsid w:val="001C38B8"/>
    <w:rsid w:val="001C3A52"/>
    <w:rsid w:val="001C3BD6"/>
    <w:rsid w:val="001C4049"/>
    <w:rsid w:val="001C4574"/>
    <w:rsid w:val="001C458D"/>
    <w:rsid w:val="001C45B4"/>
    <w:rsid w:val="001C471D"/>
    <w:rsid w:val="001C52E7"/>
    <w:rsid w:val="001C6BBD"/>
    <w:rsid w:val="001C72A6"/>
    <w:rsid w:val="001C79A0"/>
    <w:rsid w:val="001D0418"/>
    <w:rsid w:val="001D04AB"/>
    <w:rsid w:val="001D1172"/>
    <w:rsid w:val="001D20A2"/>
    <w:rsid w:val="001D24F3"/>
    <w:rsid w:val="001D2D72"/>
    <w:rsid w:val="001D2F2C"/>
    <w:rsid w:val="001D3540"/>
    <w:rsid w:val="001D4FEA"/>
    <w:rsid w:val="001D5157"/>
    <w:rsid w:val="001D51BB"/>
    <w:rsid w:val="001D5611"/>
    <w:rsid w:val="001D5844"/>
    <w:rsid w:val="001D6353"/>
    <w:rsid w:val="001D64C3"/>
    <w:rsid w:val="001D6783"/>
    <w:rsid w:val="001D6983"/>
    <w:rsid w:val="001D6B4E"/>
    <w:rsid w:val="001D7A3F"/>
    <w:rsid w:val="001E109C"/>
    <w:rsid w:val="001E133D"/>
    <w:rsid w:val="001E1C1A"/>
    <w:rsid w:val="001E1E20"/>
    <w:rsid w:val="001E3AA1"/>
    <w:rsid w:val="001E3CFF"/>
    <w:rsid w:val="001E424B"/>
    <w:rsid w:val="001E4AB3"/>
    <w:rsid w:val="001E640A"/>
    <w:rsid w:val="001E66B5"/>
    <w:rsid w:val="001E7D0D"/>
    <w:rsid w:val="001F0ABE"/>
    <w:rsid w:val="001F1600"/>
    <w:rsid w:val="001F1C66"/>
    <w:rsid w:val="001F2811"/>
    <w:rsid w:val="001F34DC"/>
    <w:rsid w:val="001F357E"/>
    <w:rsid w:val="001F4AA0"/>
    <w:rsid w:val="001F501C"/>
    <w:rsid w:val="001F503B"/>
    <w:rsid w:val="001F5E11"/>
    <w:rsid w:val="001F6D59"/>
    <w:rsid w:val="001F7370"/>
    <w:rsid w:val="001F77C0"/>
    <w:rsid w:val="002003EF"/>
    <w:rsid w:val="00202BFC"/>
    <w:rsid w:val="00202D76"/>
    <w:rsid w:val="00202FF4"/>
    <w:rsid w:val="00204A64"/>
    <w:rsid w:val="0020534C"/>
    <w:rsid w:val="002053D4"/>
    <w:rsid w:val="00206233"/>
    <w:rsid w:val="00207F69"/>
    <w:rsid w:val="00213D4A"/>
    <w:rsid w:val="002147C0"/>
    <w:rsid w:val="00214FB8"/>
    <w:rsid w:val="00215B4E"/>
    <w:rsid w:val="002162E7"/>
    <w:rsid w:val="0021709C"/>
    <w:rsid w:val="002175BF"/>
    <w:rsid w:val="002206A3"/>
    <w:rsid w:val="0022127E"/>
    <w:rsid w:val="00221885"/>
    <w:rsid w:val="0022598C"/>
    <w:rsid w:val="00225D03"/>
    <w:rsid w:val="0022706E"/>
    <w:rsid w:val="002303F1"/>
    <w:rsid w:val="00230485"/>
    <w:rsid w:val="002304B3"/>
    <w:rsid w:val="00230ACB"/>
    <w:rsid w:val="00231C40"/>
    <w:rsid w:val="00231DC8"/>
    <w:rsid w:val="002326E3"/>
    <w:rsid w:val="00233DCE"/>
    <w:rsid w:val="00236602"/>
    <w:rsid w:val="002379DD"/>
    <w:rsid w:val="00240CE0"/>
    <w:rsid w:val="00240E63"/>
    <w:rsid w:val="00241B9F"/>
    <w:rsid w:val="00242B8A"/>
    <w:rsid w:val="002432CD"/>
    <w:rsid w:val="00243496"/>
    <w:rsid w:val="00244C3D"/>
    <w:rsid w:val="00244E1E"/>
    <w:rsid w:val="00244EEF"/>
    <w:rsid w:val="00246B9F"/>
    <w:rsid w:val="00246E79"/>
    <w:rsid w:val="0025041D"/>
    <w:rsid w:val="002506CE"/>
    <w:rsid w:val="00250D88"/>
    <w:rsid w:val="0025211A"/>
    <w:rsid w:val="002521E9"/>
    <w:rsid w:val="002529E0"/>
    <w:rsid w:val="0025342A"/>
    <w:rsid w:val="0025431C"/>
    <w:rsid w:val="00254C38"/>
    <w:rsid w:val="0025531B"/>
    <w:rsid w:val="002611B1"/>
    <w:rsid w:val="002611C9"/>
    <w:rsid w:val="0026137A"/>
    <w:rsid w:val="00261C9F"/>
    <w:rsid w:val="00261EC4"/>
    <w:rsid w:val="00262C78"/>
    <w:rsid w:val="00263A8D"/>
    <w:rsid w:val="00264F1C"/>
    <w:rsid w:val="00266A4E"/>
    <w:rsid w:val="00267123"/>
    <w:rsid w:val="00267DC0"/>
    <w:rsid w:val="0027031B"/>
    <w:rsid w:val="00270543"/>
    <w:rsid w:val="0027054E"/>
    <w:rsid w:val="00270689"/>
    <w:rsid w:val="0027078A"/>
    <w:rsid w:val="00270CF7"/>
    <w:rsid w:val="002716CB"/>
    <w:rsid w:val="00271849"/>
    <w:rsid w:val="00272A00"/>
    <w:rsid w:val="00272AE3"/>
    <w:rsid w:val="00273A8C"/>
    <w:rsid w:val="00273C68"/>
    <w:rsid w:val="00273FF5"/>
    <w:rsid w:val="002747AD"/>
    <w:rsid w:val="00274963"/>
    <w:rsid w:val="0027509D"/>
    <w:rsid w:val="002754A6"/>
    <w:rsid w:val="002758EE"/>
    <w:rsid w:val="00277E86"/>
    <w:rsid w:val="00277F8C"/>
    <w:rsid w:val="00280B5C"/>
    <w:rsid w:val="00281536"/>
    <w:rsid w:val="0028169A"/>
    <w:rsid w:val="00282704"/>
    <w:rsid w:val="00284C14"/>
    <w:rsid w:val="00284C97"/>
    <w:rsid w:val="0029132A"/>
    <w:rsid w:val="00291639"/>
    <w:rsid w:val="002916D2"/>
    <w:rsid w:val="00291D8E"/>
    <w:rsid w:val="00292B3A"/>
    <w:rsid w:val="00292BD9"/>
    <w:rsid w:val="00292EA0"/>
    <w:rsid w:val="00294057"/>
    <w:rsid w:val="00294077"/>
    <w:rsid w:val="00294A0F"/>
    <w:rsid w:val="00294B72"/>
    <w:rsid w:val="002958DE"/>
    <w:rsid w:val="00295972"/>
    <w:rsid w:val="00296549"/>
    <w:rsid w:val="002969F5"/>
    <w:rsid w:val="002971BC"/>
    <w:rsid w:val="00297A33"/>
    <w:rsid w:val="002A13B0"/>
    <w:rsid w:val="002A2A46"/>
    <w:rsid w:val="002A4429"/>
    <w:rsid w:val="002A649D"/>
    <w:rsid w:val="002A699B"/>
    <w:rsid w:val="002A710E"/>
    <w:rsid w:val="002A7CB2"/>
    <w:rsid w:val="002B0E03"/>
    <w:rsid w:val="002B0FC8"/>
    <w:rsid w:val="002B1C20"/>
    <w:rsid w:val="002B2278"/>
    <w:rsid w:val="002B2357"/>
    <w:rsid w:val="002B2883"/>
    <w:rsid w:val="002B2ACA"/>
    <w:rsid w:val="002B2BC8"/>
    <w:rsid w:val="002B3322"/>
    <w:rsid w:val="002B378A"/>
    <w:rsid w:val="002B3FEE"/>
    <w:rsid w:val="002B4762"/>
    <w:rsid w:val="002B542B"/>
    <w:rsid w:val="002B5669"/>
    <w:rsid w:val="002B57BA"/>
    <w:rsid w:val="002B6052"/>
    <w:rsid w:val="002B61E6"/>
    <w:rsid w:val="002B68A4"/>
    <w:rsid w:val="002B6F14"/>
    <w:rsid w:val="002B70CC"/>
    <w:rsid w:val="002B7E98"/>
    <w:rsid w:val="002C0BF1"/>
    <w:rsid w:val="002C174A"/>
    <w:rsid w:val="002C1B4B"/>
    <w:rsid w:val="002C2124"/>
    <w:rsid w:val="002C3033"/>
    <w:rsid w:val="002C3345"/>
    <w:rsid w:val="002C49DE"/>
    <w:rsid w:val="002C4FE2"/>
    <w:rsid w:val="002C50C1"/>
    <w:rsid w:val="002C53A5"/>
    <w:rsid w:val="002C58D8"/>
    <w:rsid w:val="002C6D40"/>
    <w:rsid w:val="002C71DF"/>
    <w:rsid w:val="002C75BA"/>
    <w:rsid w:val="002C7B39"/>
    <w:rsid w:val="002D0EEC"/>
    <w:rsid w:val="002D191F"/>
    <w:rsid w:val="002D2F2F"/>
    <w:rsid w:val="002D3099"/>
    <w:rsid w:val="002D45FF"/>
    <w:rsid w:val="002D6B92"/>
    <w:rsid w:val="002D7E1C"/>
    <w:rsid w:val="002E12B0"/>
    <w:rsid w:val="002E35CF"/>
    <w:rsid w:val="002E4081"/>
    <w:rsid w:val="002E4111"/>
    <w:rsid w:val="002E49E2"/>
    <w:rsid w:val="002E70C1"/>
    <w:rsid w:val="002E731E"/>
    <w:rsid w:val="002E7E91"/>
    <w:rsid w:val="002F0A37"/>
    <w:rsid w:val="002F19B7"/>
    <w:rsid w:val="002F2A36"/>
    <w:rsid w:val="002F497A"/>
    <w:rsid w:val="002F5702"/>
    <w:rsid w:val="002F695E"/>
    <w:rsid w:val="002F6B40"/>
    <w:rsid w:val="002F7E01"/>
    <w:rsid w:val="00300F4B"/>
    <w:rsid w:val="00301018"/>
    <w:rsid w:val="003010AA"/>
    <w:rsid w:val="00301A3F"/>
    <w:rsid w:val="00303261"/>
    <w:rsid w:val="00303999"/>
    <w:rsid w:val="003049DD"/>
    <w:rsid w:val="0030536A"/>
    <w:rsid w:val="003058FD"/>
    <w:rsid w:val="00305A23"/>
    <w:rsid w:val="00305F58"/>
    <w:rsid w:val="00306D1E"/>
    <w:rsid w:val="00307D3F"/>
    <w:rsid w:val="003102F4"/>
    <w:rsid w:val="00310A25"/>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F21"/>
    <w:rsid w:val="00322C9D"/>
    <w:rsid w:val="0032352A"/>
    <w:rsid w:val="00325198"/>
    <w:rsid w:val="0032564A"/>
    <w:rsid w:val="00327446"/>
    <w:rsid w:val="00327F03"/>
    <w:rsid w:val="003308AB"/>
    <w:rsid w:val="003328A1"/>
    <w:rsid w:val="0033357C"/>
    <w:rsid w:val="0033397E"/>
    <w:rsid w:val="003349FC"/>
    <w:rsid w:val="00335868"/>
    <w:rsid w:val="00335D66"/>
    <w:rsid w:val="00337388"/>
    <w:rsid w:val="00337C37"/>
    <w:rsid w:val="00337CAB"/>
    <w:rsid w:val="00337D84"/>
    <w:rsid w:val="00337FFA"/>
    <w:rsid w:val="00341E15"/>
    <w:rsid w:val="003433E5"/>
    <w:rsid w:val="003437E5"/>
    <w:rsid w:val="00344585"/>
    <w:rsid w:val="00344D0B"/>
    <w:rsid w:val="003450CB"/>
    <w:rsid w:val="00345784"/>
    <w:rsid w:val="00345C20"/>
    <w:rsid w:val="00347392"/>
    <w:rsid w:val="00347B9A"/>
    <w:rsid w:val="003504CD"/>
    <w:rsid w:val="00351408"/>
    <w:rsid w:val="0035167D"/>
    <w:rsid w:val="0035177F"/>
    <w:rsid w:val="00352116"/>
    <w:rsid w:val="00353268"/>
    <w:rsid w:val="003534E6"/>
    <w:rsid w:val="003537B9"/>
    <w:rsid w:val="00353841"/>
    <w:rsid w:val="003538A1"/>
    <w:rsid w:val="003541C7"/>
    <w:rsid w:val="003556EF"/>
    <w:rsid w:val="00355E7E"/>
    <w:rsid w:val="00356B0C"/>
    <w:rsid w:val="003570B0"/>
    <w:rsid w:val="00357616"/>
    <w:rsid w:val="00357D97"/>
    <w:rsid w:val="0036016F"/>
    <w:rsid w:val="00360B6A"/>
    <w:rsid w:val="00360C15"/>
    <w:rsid w:val="00360CF6"/>
    <w:rsid w:val="00361377"/>
    <w:rsid w:val="00361F34"/>
    <w:rsid w:val="00362B7D"/>
    <w:rsid w:val="0036334B"/>
    <w:rsid w:val="00363552"/>
    <w:rsid w:val="00363F74"/>
    <w:rsid w:val="00365B58"/>
    <w:rsid w:val="00366447"/>
    <w:rsid w:val="00366FDC"/>
    <w:rsid w:val="00370005"/>
    <w:rsid w:val="003700A2"/>
    <w:rsid w:val="00370CAD"/>
    <w:rsid w:val="003715F8"/>
    <w:rsid w:val="0037251B"/>
    <w:rsid w:val="00372BFE"/>
    <w:rsid w:val="00373A28"/>
    <w:rsid w:val="00374081"/>
    <w:rsid w:val="003743A4"/>
    <w:rsid w:val="0037472B"/>
    <w:rsid w:val="00374757"/>
    <w:rsid w:val="00374849"/>
    <w:rsid w:val="00375B10"/>
    <w:rsid w:val="003766C8"/>
    <w:rsid w:val="00377431"/>
    <w:rsid w:val="00377816"/>
    <w:rsid w:val="00380BCD"/>
    <w:rsid w:val="00381EBA"/>
    <w:rsid w:val="003834CB"/>
    <w:rsid w:val="00383B21"/>
    <w:rsid w:val="00383ED8"/>
    <w:rsid w:val="00384E12"/>
    <w:rsid w:val="00384FDE"/>
    <w:rsid w:val="00386F05"/>
    <w:rsid w:val="00387D0A"/>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6EA7"/>
    <w:rsid w:val="00397AF7"/>
    <w:rsid w:val="003A0556"/>
    <w:rsid w:val="003A1E15"/>
    <w:rsid w:val="003A29CA"/>
    <w:rsid w:val="003A2CA8"/>
    <w:rsid w:val="003A3144"/>
    <w:rsid w:val="003A3282"/>
    <w:rsid w:val="003A3368"/>
    <w:rsid w:val="003A38FA"/>
    <w:rsid w:val="003A3A8A"/>
    <w:rsid w:val="003A51FF"/>
    <w:rsid w:val="003A5EA1"/>
    <w:rsid w:val="003A6073"/>
    <w:rsid w:val="003A6B42"/>
    <w:rsid w:val="003A6BF2"/>
    <w:rsid w:val="003A6E7E"/>
    <w:rsid w:val="003B1E2F"/>
    <w:rsid w:val="003B350C"/>
    <w:rsid w:val="003B367A"/>
    <w:rsid w:val="003B5511"/>
    <w:rsid w:val="003B5BE5"/>
    <w:rsid w:val="003B5ED3"/>
    <w:rsid w:val="003B604E"/>
    <w:rsid w:val="003B61B1"/>
    <w:rsid w:val="003B6369"/>
    <w:rsid w:val="003B6D1A"/>
    <w:rsid w:val="003B7AD6"/>
    <w:rsid w:val="003B7B84"/>
    <w:rsid w:val="003C023E"/>
    <w:rsid w:val="003C0461"/>
    <w:rsid w:val="003C07CD"/>
    <w:rsid w:val="003C085D"/>
    <w:rsid w:val="003C140D"/>
    <w:rsid w:val="003C328A"/>
    <w:rsid w:val="003C3635"/>
    <w:rsid w:val="003C4859"/>
    <w:rsid w:val="003C614E"/>
    <w:rsid w:val="003C68D4"/>
    <w:rsid w:val="003C6DEA"/>
    <w:rsid w:val="003C70B3"/>
    <w:rsid w:val="003C7364"/>
    <w:rsid w:val="003C7E21"/>
    <w:rsid w:val="003D086F"/>
    <w:rsid w:val="003D0EA9"/>
    <w:rsid w:val="003D123A"/>
    <w:rsid w:val="003D25BE"/>
    <w:rsid w:val="003D2D6D"/>
    <w:rsid w:val="003D30E6"/>
    <w:rsid w:val="003D365E"/>
    <w:rsid w:val="003D3A3F"/>
    <w:rsid w:val="003D467D"/>
    <w:rsid w:val="003D468E"/>
    <w:rsid w:val="003D49A7"/>
    <w:rsid w:val="003D514D"/>
    <w:rsid w:val="003D53D7"/>
    <w:rsid w:val="003D6375"/>
    <w:rsid w:val="003D6A53"/>
    <w:rsid w:val="003D6DEC"/>
    <w:rsid w:val="003D710A"/>
    <w:rsid w:val="003D76C3"/>
    <w:rsid w:val="003D7D46"/>
    <w:rsid w:val="003E125A"/>
    <w:rsid w:val="003E1B98"/>
    <w:rsid w:val="003E264D"/>
    <w:rsid w:val="003E274B"/>
    <w:rsid w:val="003E3F19"/>
    <w:rsid w:val="003E44E9"/>
    <w:rsid w:val="003E4904"/>
    <w:rsid w:val="003E7CF6"/>
    <w:rsid w:val="003F03B3"/>
    <w:rsid w:val="003F23CB"/>
    <w:rsid w:val="003F2494"/>
    <w:rsid w:val="003F269C"/>
    <w:rsid w:val="003F42F5"/>
    <w:rsid w:val="003F4F55"/>
    <w:rsid w:val="003F511E"/>
    <w:rsid w:val="003F599E"/>
    <w:rsid w:val="003F5F3E"/>
    <w:rsid w:val="003F76C1"/>
    <w:rsid w:val="003F7C2D"/>
    <w:rsid w:val="003F7F24"/>
    <w:rsid w:val="00400495"/>
    <w:rsid w:val="00400B20"/>
    <w:rsid w:val="00400BD0"/>
    <w:rsid w:val="00400D75"/>
    <w:rsid w:val="0040123F"/>
    <w:rsid w:val="0040277E"/>
    <w:rsid w:val="004027F2"/>
    <w:rsid w:val="00403D7D"/>
    <w:rsid w:val="0040408F"/>
    <w:rsid w:val="00404269"/>
    <w:rsid w:val="00404B92"/>
    <w:rsid w:val="00404F9A"/>
    <w:rsid w:val="00406258"/>
    <w:rsid w:val="00406AFA"/>
    <w:rsid w:val="0041000C"/>
    <w:rsid w:val="00410D97"/>
    <w:rsid w:val="00410F43"/>
    <w:rsid w:val="0041130F"/>
    <w:rsid w:val="00411AC0"/>
    <w:rsid w:val="004125F0"/>
    <w:rsid w:val="004127A3"/>
    <w:rsid w:val="004127C1"/>
    <w:rsid w:val="004128B9"/>
    <w:rsid w:val="0041320A"/>
    <w:rsid w:val="00413450"/>
    <w:rsid w:val="00413F67"/>
    <w:rsid w:val="00414821"/>
    <w:rsid w:val="00415099"/>
    <w:rsid w:val="00415D28"/>
    <w:rsid w:val="00416070"/>
    <w:rsid w:val="00416273"/>
    <w:rsid w:val="00416FC9"/>
    <w:rsid w:val="00417544"/>
    <w:rsid w:val="00420389"/>
    <w:rsid w:val="0042127F"/>
    <w:rsid w:val="00421808"/>
    <w:rsid w:val="00421A25"/>
    <w:rsid w:val="00421EA3"/>
    <w:rsid w:val="00422639"/>
    <w:rsid w:val="00422AF4"/>
    <w:rsid w:val="00422D2A"/>
    <w:rsid w:val="00423399"/>
    <w:rsid w:val="004236D7"/>
    <w:rsid w:val="00423BE2"/>
    <w:rsid w:val="00423FA6"/>
    <w:rsid w:val="0042491E"/>
    <w:rsid w:val="00424B25"/>
    <w:rsid w:val="00424BAA"/>
    <w:rsid w:val="0042595B"/>
    <w:rsid w:val="00425CB6"/>
    <w:rsid w:val="00425E8C"/>
    <w:rsid w:val="00425F5A"/>
    <w:rsid w:val="00427649"/>
    <w:rsid w:val="00430F14"/>
    <w:rsid w:val="0043187D"/>
    <w:rsid w:val="0043246F"/>
    <w:rsid w:val="00432657"/>
    <w:rsid w:val="00433512"/>
    <w:rsid w:val="0043356E"/>
    <w:rsid w:val="004336CC"/>
    <w:rsid w:val="00434885"/>
    <w:rsid w:val="00434F63"/>
    <w:rsid w:val="0043574A"/>
    <w:rsid w:val="00435976"/>
    <w:rsid w:val="00436780"/>
    <w:rsid w:val="00440271"/>
    <w:rsid w:val="00440CE1"/>
    <w:rsid w:val="00440E74"/>
    <w:rsid w:val="004411CD"/>
    <w:rsid w:val="004429BC"/>
    <w:rsid w:val="00442F6E"/>
    <w:rsid w:val="004431D4"/>
    <w:rsid w:val="00443322"/>
    <w:rsid w:val="004467C6"/>
    <w:rsid w:val="00451CED"/>
    <w:rsid w:val="00451FF6"/>
    <w:rsid w:val="0045266F"/>
    <w:rsid w:val="00452C37"/>
    <w:rsid w:val="00452C78"/>
    <w:rsid w:val="00452DDF"/>
    <w:rsid w:val="00453CED"/>
    <w:rsid w:val="00454F0A"/>
    <w:rsid w:val="004559E3"/>
    <w:rsid w:val="00455AA1"/>
    <w:rsid w:val="00456A89"/>
    <w:rsid w:val="00456CF3"/>
    <w:rsid w:val="00457FA9"/>
    <w:rsid w:val="004604AA"/>
    <w:rsid w:val="0046279A"/>
    <w:rsid w:val="00462D44"/>
    <w:rsid w:val="00462D65"/>
    <w:rsid w:val="00463F4C"/>
    <w:rsid w:val="004652DD"/>
    <w:rsid w:val="00465C80"/>
    <w:rsid w:val="00466295"/>
    <w:rsid w:val="00466A93"/>
    <w:rsid w:val="00467288"/>
    <w:rsid w:val="004706D7"/>
    <w:rsid w:val="00471D2E"/>
    <w:rsid w:val="00472C10"/>
    <w:rsid w:val="00473198"/>
    <w:rsid w:val="00474399"/>
    <w:rsid w:val="00474BD3"/>
    <w:rsid w:val="00474E5D"/>
    <w:rsid w:val="00474F81"/>
    <w:rsid w:val="00475B10"/>
    <w:rsid w:val="00475D5E"/>
    <w:rsid w:val="00475E75"/>
    <w:rsid w:val="00475ED5"/>
    <w:rsid w:val="0047626C"/>
    <w:rsid w:val="00476C41"/>
    <w:rsid w:val="00477D94"/>
    <w:rsid w:val="00480BA6"/>
    <w:rsid w:val="0048142F"/>
    <w:rsid w:val="00481BF5"/>
    <w:rsid w:val="0048303F"/>
    <w:rsid w:val="0048362B"/>
    <w:rsid w:val="00484BC0"/>
    <w:rsid w:val="004854CC"/>
    <w:rsid w:val="004856FF"/>
    <w:rsid w:val="00486317"/>
    <w:rsid w:val="004864A2"/>
    <w:rsid w:val="004878BC"/>
    <w:rsid w:val="004879FD"/>
    <w:rsid w:val="00487AE3"/>
    <w:rsid w:val="00487E23"/>
    <w:rsid w:val="00487FB1"/>
    <w:rsid w:val="004900DE"/>
    <w:rsid w:val="004905B5"/>
    <w:rsid w:val="00492CED"/>
    <w:rsid w:val="004935ED"/>
    <w:rsid w:val="00493802"/>
    <w:rsid w:val="004943A1"/>
    <w:rsid w:val="00494D93"/>
    <w:rsid w:val="004958ED"/>
    <w:rsid w:val="0049599C"/>
    <w:rsid w:val="004959C4"/>
    <w:rsid w:val="004964A4"/>
    <w:rsid w:val="0049695A"/>
    <w:rsid w:val="00496E5B"/>
    <w:rsid w:val="0049707A"/>
    <w:rsid w:val="00497685"/>
    <w:rsid w:val="00497B9D"/>
    <w:rsid w:val="004A023A"/>
    <w:rsid w:val="004A11E9"/>
    <w:rsid w:val="004A146C"/>
    <w:rsid w:val="004A2099"/>
    <w:rsid w:val="004A28F4"/>
    <w:rsid w:val="004A2C4E"/>
    <w:rsid w:val="004A2DB0"/>
    <w:rsid w:val="004A3445"/>
    <w:rsid w:val="004A4A32"/>
    <w:rsid w:val="004A5315"/>
    <w:rsid w:val="004A7121"/>
    <w:rsid w:val="004B103E"/>
    <w:rsid w:val="004B161B"/>
    <w:rsid w:val="004B1668"/>
    <w:rsid w:val="004B1DAE"/>
    <w:rsid w:val="004B201E"/>
    <w:rsid w:val="004B2F0D"/>
    <w:rsid w:val="004B3489"/>
    <w:rsid w:val="004B3E90"/>
    <w:rsid w:val="004B4512"/>
    <w:rsid w:val="004B4AF2"/>
    <w:rsid w:val="004B4D3D"/>
    <w:rsid w:val="004B5241"/>
    <w:rsid w:val="004B60FC"/>
    <w:rsid w:val="004B717D"/>
    <w:rsid w:val="004C2D96"/>
    <w:rsid w:val="004C30AB"/>
    <w:rsid w:val="004C3A6E"/>
    <w:rsid w:val="004C3B4C"/>
    <w:rsid w:val="004C44A3"/>
    <w:rsid w:val="004C6E31"/>
    <w:rsid w:val="004C781F"/>
    <w:rsid w:val="004C7CF2"/>
    <w:rsid w:val="004D0A68"/>
    <w:rsid w:val="004D13A9"/>
    <w:rsid w:val="004D2162"/>
    <w:rsid w:val="004D2996"/>
    <w:rsid w:val="004D42C9"/>
    <w:rsid w:val="004D4ACA"/>
    <w:rsid w:val="004D53D6"/>
    <w:rsid w:val="004D554D"/>
    <w:rsid w:val="004D7399"/>
    <w:rsid w:val="004E0572"/>
    <w:rsid w:val="004E0AFB"/>
    <w:rsid w:val="004E0B49"/>
    <w:rsid w:val="004E0D7A"/>
    <w:rsid w:val="004E0F8C"/>
    <w:rsid w:val="004E2294"/>
    <w:rsid w:val="004E23AC"/>
    <w:rsid w:val="004E23E6"/>
    <w:rsid w:val="004E2A2B"/>
    <w:rsid w:val="004E36AC"/>
    <w:rsid w:val="004E3D58"/>
    <w:rsid w:val="004E46CA"/>
    <w:rsid w:val="004E4C33"/>
    <w:rsid w:val="004E4EF2"/>
    <w:rsid w:val="004E5BAD"/>
    <w:rsid w:val="004E6145"/>
    <w:rsid w:val="004E6467"/>
    <w:rsid w:val="004E658D"/>
    <w:rsid w:val="004E681C"/>
    <w:rsid w:val="004E6C0A"/>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604A"/>
    <w:rsid w:val="004F6CC2"/>
    <w:rsid w:val="004F6DE3"/>
    <w:rsid w:val="004F6EA5"/>
    <w:rsid w:val="004F7DA0"/>
    <w:rsid w:val="0050194E"/>
    <w:rsid w:val="00501C3F"/>
    <w:rsid w:val="00502B9D"/>
    <w:rsid w:val="00503D06"/>
    <w:rsid w:val="00504032"/>
    <w:rsid w:val="005044D3"/>
    <w:rsid w:val="005051B5"/>
    <w:rsid w:val="0050567D"/>
    <w:rsid w:val="00505757"/>
    <w:rsid w:val="00505786"/>
    <w:rsid w:val="00505F44"/>
    <w:rsid w:val="00506C1F"/>
    <w:rsid w:val="00506CA1"/>
    <w:rsid w:val="00507101"/>
    <w:rsid w:val="005076E7"/>
    <w:rsid w:val="00507711"/>
    <w:rsid w:val="00510085"/>
    <w:rsid w:val="00510CB3"/>
    <w:rsid w:val="0051175F"/>
    <w:rsid w:val="005127C5"/>
    <w:rsid w:val="00512B67"/>
    <w:rsid w:val="005130CA"/>
    <w:rsid w:val="005136F2"/>
    <w:rsid w:val="005138EE"/>
    <w:rsid w:val="005140C7"/>
    <w:rsid w:val="00514990"/>
    <w:rsid w:val="00514DD8"/>
    <w:rsid w:val="005157AB"/>
    <w:rsid w:val="00515B9D"/>
    <w:rsid w:val="00515E00"/>
    <w:rsid w:val="0051632F"/>
    <w:rsid w:val="00517C83"/>
    <w:rsid w:val="00520E92"/>
    <w:rsid w:val="005215AA"/>
    <w:rsid w:val="00521B97"/>
    <w:rsid w:val="0052316B"/>
    <w:rsid w:val="0052569F"/>
    <w:rsid w:val="00526195"/>
    <w:rsid w:val="005261F4"/>
    <w:rsid w:val="0052737F"/>
    <w:rsid w:val="0052776B"/>
    <w:rsid w:val="00527E79"/>
    <w:rsid w:val="00530498"/>
    <w:rsid w:val="0053088D"/>
    <w:rsid w:val="0053205E"/>
    <w:rsid w:val="005327B1"/>
    <w:rsid w:val="00533946"/>
    <w:rsid w:val="005347BE"/>
    <w:rsid w:val="005364C9"/>
    <w:rsid w:val="005401EB"/>
    <w:rsid w:val="00540529"/>
    <w:rsid w:val="00540EB7"/>
    <w:rsid w:val="00544E5A"/>
    <w:rsid w:val="005450B2"/>
    <w:rsid w:val="00546F4A"/>
    <w:rsid w:val="005471A5"/>
    <w:rsid w:val="005474D0"/>
    <w:rsid w:val="00550762"/>
    <w:rsid w:val="00550B36"/>
    <w:rsid w:val="00552960"/>
    <w:rsid w:val="0055346A"/>
    <w:rsid w:val="005540E2"/>
    <w:rsid w:val="00554AF1"/>
    <w:rsid w:val="00555838"/>
    <w:rsid w:val="005604B7"/>
    <w:rsid w:val="005616B0"/>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429"/>
    <w:rsid w:val="00572B3A"/>
    <w:rsid w:val="00573BE6"/>
    <w:rsid w:val="00573C39"/>
    <w:rsid w:val="00573C8F"/>
    <w:rsid w:val="00573DC0"/>
    <w:rsid w:val="005758EA"/>
    <w:rsid w:val="005763A0"/>
    <w:rsid w:val="00576A51"/>
    <w:rsid w:val="00576F85"/>
    <w:rsid w:val="0057792C"/>
    <w:rsid w:val="00580D5E"/>
    <w:rsid w:val="00580DD1"/>
    <w:rsid w:val="005812F8"/>
    <w:rsid w:val="005819FA"/>
    <w:rsid w:val="00581E3C"/>
    <w:rsid w:val="00583330"/>
    <w:rsid w:val="0058348A"/>
    <w:rsid w:val="00583732"/>
    <w:rsid w:val="005854CA"/>
    <w:rsid w:val="00585506"/>
    <w:rsid w:val="005870EA"/>
    <w:rsid w:val="0058715D"/>
    <w:rsid w:val="0058751A"/>
    <w:rsid w:val="00587622"/>
    <w:rsid w:val="00590C17"/>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584D"/>
    <w:rsid w:val="005A634A"/>
    <w:rsid w:val="005A664C"/>
    <w:rsid w:val="005A6732"/>
    <w:rsid w:val="005A6C40"/>
    <w:rsid w:val="005B1951"/>
    <w:rsid w:val="005B347E"/>
    <w:rsid w:val="005B36B9"/>
    <w:rsid w:val="005B37D5"/>
    <w:rsid w:val="005B438B"/>
    <w:rsid w:val="005B4409"/>
    <w:rsid w:val="005B473E"/>
    <w:rsid w:val="005B4D85"/>
    <w:rsid w:val="005B5785"/>
    <w:rsid w:val="005B57C6"/>
    <w:rsid w:val="005B592E"/>
    <w:rsid w:val="005B6D36"/>
    <w:rsid w:val="005B7D30"/>
    <w:rsid w:val="005C06EA"/>
    <w:rsid w:val="005C0B04"/>
    <w:rsid w:val="005C1209"/>
    <w:rsid w:val="005C140E"/>
    <w:rsid w:val="005C14B6"/>
    <w:rsid w:val="005C1B3B"/>
    <w:rsid w:val="005C1B5B"/>
    <w:rsid w:val="005C1C80"/>
    <w:rsid w:val="005C1D56"/>
    <w:rsid w:val="005C233A"/>
    <w:rsid w:val="005C25BA"/>
    <w:rsid w:val="005C2694"/>
    <w:rsid w:val="005C2E09"/>
    <w:rsid w:val="005C3D37"/>
    <w:rsid w:val="005C4693"/>
    <w:rsid w:val="005C558C"/>
    <w:rsid w:val="005C5A18"/>
    <w:rsid w:val="005C609F"/>
    <w:rsid w:val="005C6716"/>
    <w:rsid w:val="005C6F39"/>
    <w:rsid w:val="005D0285"/>
    <w:rsid w:val="005D1898"/>
    <w:rsid w:val="005D1AE6"/>
    <w:rsid w:val="005D35E5"/>
    <w:rsid w:val="005D3BF8"/>
    <w:rsid w:val="005D3FE4"/>
    <w:rsid w:val="005D3FF5"/>
    <w:rsid w:val="005D4110"/>
    <w:rsid w:val="005D553C"/>
    <w:rsid w:val="005D557B"/>
    <w:rsid w:val="005D5AFB"/>
    <w:rsid w:val="005D6347"/>
    <w:rsid w:val="005D7B4D"/>
    <w:rsid w:val="005D7B7E"/>
    <w:rsid w:val="005E05F0"/>
    <w:rsid w:val="005E0665"/>
    <w:rsid w:val="005E0871"/>
    <w:rsid w:val="005E1D09"/>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D4A"/>
    <w:rsid w:val="005F1D89"/>
    <w:rsid w:val="005F21AE"/>
    <w:rsid w:val="005F21CD"/>
    <w:rsid w:val="005F227C"/>
    <w:rsid w:val="005F23CE"/>
    <w:rsid w:val="005F2616"/>
    <w:rsid w:val="005F2877"/>
    <w:rsid w:val="005F292D"/>
    <w:rsid w:val="005F4B28"/>
    <w:rsid w:val="005F4CBE"/>
    <w:rsid w:val="005F5378"/>
    <w:rsid w:val="005F58B9"/>
    <w:rsid w:val="005F5ACD"/>
    <w:rsid w:val="005F68A5"/>
    <w:rsid w:val="005F7A32"/>
    <w:rsid w:val="005F7B03"/>
    <w:rsid w:val="006003DB"/>
    <w:rsid w:val="00601105"/>
    <w:rsid w:val="0060112F"/>
    <w:rsid w:val="0060161D"/>
    <w:rsid w:val="00601A6D"/>
    <w:rsid w:val="006026A7"/>
    <w:rsid w:val="00602C81"/>
    <w:rsid w:val="00603931"/>
    <w:rsid w:val="006053CC"/>
    <w:rsid w:val="00605BB6"/>
    <w:rsid w:val="00606061"/>
    <w:rsid w:val="0060676D"/>
    <w:rsid w:val="00606F99"/>
    <w:rsid w:val="006101C9"/>
    <w:rsid w:val="00610750"/>
    <w:rsid w:val="00610B30"/>
    <w:rsid w:val="00611383"/>
    <w:rsid w:val="00613081"/>
    <w:rsid w:val="00613597"/>
    <w:rsid w:val="006147A5"/>
    <w:rsid w:val="00614F7D"/>
    <w:rsid w:val="0061743C"/>
    <w:rsid w:val="0062208B"/>
    <w:rsid w:val="00622A7C"/>
    <w:rsid w:val="00623051"/>
    <w:rsid w:val="006237C9"/>
    <w:rsid w:val="00624E4C"/>
    <w:rsid w:val="006252CD"/>
    <w:rsid w:val="00625CBA"/>
    <w:rsid w:val="00625E14"/>
    <w:rsid w:val="00626D68"/>
    <w:rsid w:val="00627366"/>
    <w:rsid w:val="00627DD3"/>
    <w:rsid w:val="0063041B"/>
    <w:rsid w:val="00630578"/>
    <w:rsid w:val="00631831"/>
    <w:rsid w:val="006320D5"/>
    <w:rsid w:val="006321AE"/>
    <w:rsid w:val="0063285E"/>
    <w:rsid w:val="00634065"/>
    <w:rsid w:val="006346E7"/>
    <w:rsid w:val="006352B3"/>
    <w:rsid w:val="00635804"/>
    <w:rsid w:val="00637C8F"/>
    <w:rsid w:val="00637D2E"/>
    <w:rsid w:val="00640A18"/>
    <w:rsid w:val="00640DEF"/>
    <w:rsid w:val="00640E62"/>
    <w:rsid w:val="00640FDF"/>
    <w:rsid w:val="006410A4"/>
    <w:rsid w:val="0064118B"/>
    <w:rsid w:val="0064196F"/>
    <w:rsid w:val="00641CB2"/>
    <w:rsid w:val="0064262C"/>
    <w:rsid w:val="006427C4"/>
    <w:rsid w:val="006429CE"/>
    <w:rsid w:val="00642E12"/>
    <w:rsid w:val="006439F6"/>
    <w:rsid w:val="006469FD"/>
    <w:rsid w:val="00646B10"/>
    <w:rsid w:val="00647F78"/>
    <w:rsid w:val="00650117"/>
    <w:rsid w:val="00650CA1"/>
    <w:rsid w:val="00650D4F"/>
    <w:rsid w:val="00651A19"/>
    <w:rsid w:val="006523C5"/>
    <w:rsid w:val="0065254C"/>
    <w:rsid w:val="00653B04"/>
    <w:rsid w:val="00653F53"/>
    <w:rsid w:val="00655081"/>
    <w:rsid w:val="00655138"/>
    <w:rsid w:val="006551A8"/>
    <w:rsid w:val="006553FD"/>
    <w:rsid w:val="0065569A"/>
    <w:rsid w:val="006573D3"/>
    <w:rsid w:val="006578CB"/>
    <w:rsid w:val="00657CEA"/>
    <w:rsid w:val="00660330"/>
    <w:rsid w:val="0066091B"/>
    <w:rsid w:val="00660E14"/>
    <w:rsid w:val="0066105E"/>
    <w:rsid w:val="0066110A"/>
    <w:rsid w:val="006612DF"/>
    <w:rsid w:val="0066172A"/>
    <w:rsid w:val="00661B19"/>
    <w:rsid w:val="00661CD8"/>
    <w:rsid w:val="0066241A"/>
    <w:rsid w:val="00663FD1"/>
    <w:rsid w:val="00665815"/>
    <w:rsid w:val="006666E2"/>
    <w:rsid w:val="006669AD"/>
    <w:rsid w:val="0066759E"/>
    <w:rsid w:val="0067064C"/>
    <w:rsid w:val="006706E2"/>
    <w:rsid w:val="00670A41"/>
    <w:rsid w:val="00671112"/>
    <w:rsid w:val="006719EE"/>
    <w:rsid w:val="00671B4B"/>
    <w:rsid w:val="0067259C"/>
    <w:rsid w:val="006727DF"/>
    <w:rsid w:val="00673B56"/>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6DA"/>
    <w:rsid w:val="00686489"/>
    <w:rsid w:val="00686AF3"/>
    <w:rsid w:val="00686D82"/>
    <w:rsid w:val="0068761D"/>
    <w:rsid w:val="006879AC"/>
    <w:rsid w:val="00687C13"/>
    <w:rsid w:val="00687F00"/>
    <w:rsid w:val="00690590"/>
    <w:rsid w:val="00690BB5"/>
    <w:rsid w:val="00691B71"/>
    <w:rsid w:val="00692470"/>
    <w:rsid w:val="006925A1"/>
    <w:rsid w:val="00692BCC"/>
    <w:rsid w:val="006935CB"/>
    <w:rsid w:val="0069451A"/>
    <w:rsid w:val="0069488C"/>
    <w:rsid w:val="00695588"/>
    <w:rsid w:val="00695918"/>
    <w:rsid w:val="00697B23"/>
    <w:rsid w:val="006A0673"/>
    <w:rsid w:val="006A0F95"/>
    <w:rsid w:val="006A1500"/>
    <w:rsid w:val="006A23C2"/>
    <w:rsid w:val="006A436C"/>
    <w:rsid w:val="006A4FC4"/>
    <w:rsid w:val="006A532B"/>
    <w:rsid w:val="006A53C8"/>
    <w:rsid w:val="006A54B0"/>
    <w:rsid w:val="006A595F"/>
    <w:rsid w:val="006A5A81"/>
    <w:rsid w:val="006A67ED"/>
    <w:rsid w:val="006A69B5"/>
    <w:rsid w:val="006B03B0"/>
    <w:rsid w:val="006B0483"/>
    <w:rsid w:val="006B0A16"/>
    <w:rsid w:val="006B0DB4"/>
    <w:rsid w:val="006B151A"/>
    <w:rsid w:val="006B3452"/>
    <w:rsid w:val="006B3E80"/>
    <w:rsid w:val="006B6411"/>
    <w:rsid w:val="006B69E1"/>
    <w:rsid w:val="006B73E7"/>
    <w:rsid w:val="006B73F5"/>
    <w:rsid w:val="006B7617"/>
    <w:rsid w:val="006B7EE9"/>
    <w:rsid w:val="006B7FD1"/>
    <w:rsid w:val="006C068D"/>
    <w:rsid w:val="006C2797"/>
    <w:rsid w:val="006C333A"/>
    <w:rsid w:val="006C3609"/>
    <w:rsid w:val="006C3CB0"/>
    <w:rsid w:val="006C4F81"/>
    <w:rsid w:val="006C5181"/>
    <w:rsid w:val="006C6C66"/>
    <w:rsid w:val="006C7019"/>
    <w:rsid w:val="006C72EB"/>
    <w:rsid w:val="006C737E"/>
    <w:rsid w:val="006C7A7C"/>
    <w:rsid w:val="006C7C51"/>
    <w:rsid w:val="006D050C"/>
    <w:rsid w:val="006D1233"/>
    <w:rsid w:val="006D20A0"/>
    <w:rsid w:val="006D21CA"/>
    <w:rsid w:val="006D338A"/>
    <w:rsid w:val="006D374D"/>
    <w:rsid w:val="006D4B24"/>
    <w:rsid w:val="006D5D8A"/>
    <w:rsid w:val="006D649D"/>
    <w:rsid w:val="006D658B"/>
    <w:rsid w:val="006E005F"/>
    <w:rsid w:val="006E03D4"/>
    <w:rsid w:val="006E0D4C"/>
    <w:rsid w:val="006E0EDA"/>
    <w:rsid w:val="006E19B9"/>
    <w:rsid w:val="006E2552"/>
    <w:rsid w:val="006E2900"/>
    <w:rsid w:val="006E39D8"/>
    <w:rsid w:val="006E3DF0"/>
    <w:rsid w:val="006E3F19"/>
    <w:rsid w:val="006E455C"/>
    <w:rsid w:val="006E5727"/>
    <w:rsid w:val="006E572B"/>
    <w:rsid w:val="006E6F36"/>
    <w:rsid w:val="006F058B"/>
    <w:rsid w:val="006F0ACF"/>
    <w:rsid w:val="006F105D"/>
    <w:rsid w:val="006F1185"/>
    <w:rsid w:val="006F2001"/>
    <w:rsid w:val="006F20E3"/>
    <w:rsid w:val="006F2E7B"/>
    <w:rsid w:val="006F33E9"/>
    <w:rsid w:val="006F3FDD"/>
    <w:rsid w:val="006F53C7"/>
    <w:rsid w:val="006F6869"/>
    <w:rsid w:val="006F6D21"/>
    <w:rsid w:val="006F71B4"/>
    <w:rsid w:val="006F7AAB"/>
    <w:rsid w:val="00701C68"/>
    <w:rsid w:val="0070277E"/>
    <w:rsid w:val="00702F10"/>
    <w:rsid w:val="00702F45"/>
    <w:rsid w:val="007041CC"/>
    <w:rsid w:val="00704443"/>
    <w:rsid w:val="0070552D"/>
    <w:rsid w:val="00707342"/>
    <w:rsid w:val="00710A50"/>
    <w:rsid w:val="00711FAF"/>
    <w:rsid w:val="00712883"/>
    <w:rsid w:val="00712D79"/>
    <w:rsid w:val="00712E75"/>
    <w:rsid w:val="0071354A"/>
    <w:rsid w:val="00713BAB"/>
    <w:rsid w:val="00714B39"/>
    <w:rsid w:val="00714F10"/>
    <w:rsid w:val="00715778"/>
    <w:rsid w:val="00715C08"/>
    <w:rsid w:val="007202B4"/>
    <w:rsid w:val="00720B35"/>
    <w:rsid w:val="00720BD7"/>
    <w:rsid w:val="00720E4F"/>
    <w:rsid w:val="00721129"/>
    <w:rsid w:val="00721AAA"/>
    <w:rsid w:val="00721CD3"/>
    <w:rsid w:val="00721ED1"/>
    <w:rsid w:val="00722065"/>
    <w:rsid w:val="0072218E"/>
    <w:rsid w:val="00722353"/>
    <w:rsid w:val="00722DB9"/>
    <w:rsid w:val="00722F29"/>
    <w:rsid w:val="007232C8"/>
    <w:rsid w:val="00724217"/>
    <w:rsid w:val="00724236"/>
    <w:rsid w:val="0072490A"/>
    <w:rsid w:val="00724CD1"/>
    <w:rsid w:val="00725573"/>
    <w:rsid w:val="00726316"/>
    <w:rsid w:val="00726405"/>
    <w:rsid w:val="00726709"/>
    <w:rsid w:val="007268A3"/>
    <w:rsid w:val="00727481"/>
    <w:rsid w:val="00727A6C"/>
    <w:rsid w:val="00727BD9"/>
    <w:rsid w:val="007300A0"/>
    <w:rsid w:val="00730AD1"/>
    <w:rsid w:val="00730BE1"/>
    <w:rsid w:val="00730CFC"/>
    <w:rsid w:val="00730FC0"/>
    <w:rsid w:val="0073170F"/>
    <w:rsid w:val="00731A2B"/>
    <w:rsid w:val="0073221F"/>
    <w:rsid w:val="007328D4"/>
    <w:rsid w:val="00732C79"/>
    <w:rsid w:val="007346C0"/>
    <w:rsid w:val="00734C90"/>
    <w:rsid w:val="00734D37"/>
    <w:rsid w:val="00736AB1"/>
    <w:rsid w:val="00737D43"/>
    <w:rsid w:val="0074069C"/>
    <w:rsid w:val="0074092A"/>
    <w:rsid w:val="0074348C"/>
    <w:rsid w:val="0074451F"/>
    <w:rsid w:val="007449F6"/>
    <w:rsid w:val="007457DF"/>
    <w:rsid w:val="007459B4"/>
    <w:rsid w:val="00746095"/>
    <w:rsid w:val="00746AEE"/>
    <w:rsid w:val="00746BBA"/>
    <w:rsid w:val="00750229"/>
    <w:rsid w:val="00750245"/>
    <w:rsid w:val="007504F8"/>
    <w:rsid w:val="007519D6"/>
    <w:rsid w:val="00752DC6"/>
    <w:rsid w:val="00752EC5"/>
    <w:rsid w:val="00752F2E"/>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CE5"/>
    <w:rsid w:val="00761833"/>
    <w:rsid w:val="007633EF"/>
    <w:rsid w:val="00763884"/>
    <w:rsid w:val="00763F98"/>
    <w:rsid w:val="00764F66"/>
    <w:rsid w:val="0076658D"/>
    <w:rsid w:val="00766844"/>
    <w:rsid w:val="00767634"/>
    <w:rsid w:val="00767A8F"/>
    <w:rsid w:val="00770052"/>
    <w:rsid w:val="00772A0D"/>
    <w:rsid w:val="007732E8"/>
    <w:rsid w:val="007736B9"/>
    <w:rsid w:val="0077375E"/>
    <w:rsid w:val="0077447B"/>
    <w:rsid w:val="007745B9"/>
    <w:rsid w:val="0077468B"/>
    <w:rsid w:val="007747E2"/>
    <w:rsid w:val="007748E4"/>
    <w:rsid w:val="007757C9"/>
    <w:rsid w:val="00775A1A"/>
    <w:rsid w:val="0077631C"/>
    <w:rsid w:val="007765DA"/>
    <w:rsid w:val="00777F36"/>
    <w:rsid w:val="007802E1"/>
    <w:rsid w:val="007808BA"/>
    <w:rsid w:val="00780C37"/>
    <w:rsid w:val="0078174A"/>
    <w:rsid w:val="007817CA"/>
    <w:rsid w:val="007818CD"/>
    <w:rsid w:val="00782F7F"/>
    <w:rsid w:val="00783431"/>
    <w:rsid w:val="00783B6E"/>
    <w:rsid w:val="00785080"/>
    <w:rsid w:val="007853E4"/>
    <w:rsid w:val="0078558B"/>
    <w:rsid w:val="0078757D"/>
    <w:rsid w:val="007877F8"/>
    <w:rsid w:val="00791081"/>
    <w:rsid w:val="00791DF1"/>
    <w:rsid w:val="00792269"/>
    <w:rsid w:val="0079272B"/>
    <w:rsid w:val="00792AC9"/>
    <w:rsid w:val="00792CAC"/>
    <w:rsid w:val="007936C7"/>
    <w:rsid w:val="007943F4"/>
    <w:rsid w:val="00794CB4"/>
    <w:rsid w:val="00794E4A"/>
    <w:rsid w:val="00795193"/>
    <w:rsid w:val="00796ED6"/>
    <w:rsid w:val="00797035"/>
    <w:rsid w:val="007970C6"/>
    <w:rsid w:val="00797367"/>
    <w:rsid w:val="00797D7D"/>
    <w:rsid w:val="007A079E"/>
    <w:rsid w:val="007A1CA1"/>
    <w:rsid w:val="007A1E08"/>
    <w:rsid w:val="007A3FC9"/>
    <w:rsid w:val="007A40E3"/>
    <w:rsid w:val="007A53F0"/>
    <w:rsid w:val="007A5484"/>
    <w:rsid w:val="007A594D"/>
    <w:rsid w:val="007A6841"/>
    <w:rsid w:val="007A6946"/>
    <w:rsid w:val="007A7401"/>
    <w:rsid w:val="007A779D"/>
    <w:rsid w:val="007B02BD"/>
    <w:rsid w:val="007B1FF2"/>
    <w:rsid w:val="007B2CAE"/>
    <w:rsid w:val="007B2F75"/>
    <w:rsid w:val="007B31D1"/>
    <w:rsid w:val="007B3AD1"/>
    <w:rsid w:val="007B3B61"/>
    <w:rsid w:val="007B41CB"/>
    <w:rsid w:val="007B4931"/>
    <w:rsid w:val="007B56F8"/>
    <w:rsid w:val="007B5CCB"/>
    <w:rsid w:val="007B5EFD"/>
    <w:rsid w:val="007B69AF"/>
    <w:rsid w:val="007C0160"/>
    <w:rsid w:val="007C1E70"/>
    <w:rsid w:val="007C1FA8"/>
    <w:rsid w:val="007C259F"/>
    <w:rsid w:val="007C2DCE"/>
    <w:rsid w:val="007C2EFA"/>
    <w:rsid w:val="007C3A44"/>
    <w:rsid w:val="007C3D7D"/>
    <w:rsid w:val="007C5680"/>
    <w:rsid w:val="007C56D5"/>
    <w:rsid w:val="007C5A4B"/>
    <w:rsid w:val="007C6077"/>
    <w:rsid w:val="007C6533"/>
    <w:rsid w:val="007C77F4"/>
    <w:rsid w:val="007D0DAE"/>
    <w:rsid w:val="007D1C37"/>
    <w:rsid w:val="007D2110"/>
    <w:rsid w:val="007D2E47"/>
    <w:rsid w:val="007D32B8"/>
    <w:rsid w:val="007D41A4"/>
    <w:rsid w:val="007D420C"/>
    <w:rsid w:val="007D4C49"/>
    <w:rsid w:val="007D51BF"/>
    <w:rsid w:val="007D7365"/>
    <w:rsid w:val="007D77CA"/>
    <w:rsid w:val="007D7DBA"/>
    <w:rsid w:val="007D7EF0"/>
    <w:rsid w:val="007E0052"/>
    <w:rsid w:val="007E2088"/>
    <w:rsid w:val="007E307D"/>
    <w:rsid w:val="007E3522"/>
    <w:rsid w:val="007E48AD"/>
    <w:rsid w:val="007E576F"/>
    <w:rsid w:val="007E5D1C"/>
    <w:rsid w:val="007E5F1C"/>
    <w:rsid w:val="007E65A8"/>
    <w:rsid w:val="007E6E11"/>
    <w:rsid w:val="007E7BCC"/>
    <w:rsid w:val="007F086F"/>
    <w:rsid w:val="007F0E8C"/>
    <w:rsid w:val="007F1A5D"/>
    <w:rsid w:val="007F1B6B"/>
    <w:rsid w:val="007F1C11"/>
    <w:rsid w:val="007F4EDD"/>
    <w:rsid w:val="007F582B"/>
    <w:rsid w:val="007F5FFB"/>
    <w:rsid w:val="007F65B1"/>
    <w:rsid w:val="007F6B49"/>
    <w:rsid w:val="007F7AA6"/>
    <w:rsid w:val="00800521"/>
    <w:rsid w:val="00800ADE"/>
    <w:rsid w:val="00801462"/>
    <w:rsid w:val="00803F19"/>
    <w:rsid w:val="00804AA3"/>
    <w:rsid w:val="00804CFB"/>
    <w:rsid w:val="00805498"/>
    <w:rsid w:val="00806434"/>
    <w:rsid w:val="00806996"/>
    <w:rsid w:val="00806B28"/>
    <w:rsid w:val="00807042"/>
    <w:rsid w:val="008074C6"/>
    <w:rsid w:val="0080759F"/>
    <w:rsid w:val="0081088C"/>
    <w:rsid w:val="008114C2"/>
    <w:rsid w:val="008117B8"/>
    <w:rsid w:val="0081255A"/>
    <w:rsid w:val="0081458D"/>
    <w:rsid w:val="00814D88"/>
    <w:rsid w:val="00815212"/>
    <w:rsid w:val="008162E7"/>
    <w:rsid w:val="00816399"/>
    <w:rsid w:val="00816E87"/>
    <w:rsid w:val="0081724C"/>
    <w:rsid w:val="00820586"/>
    <w:rsid w:val="00820AA1"/>
    <w:rsid w:val="00821CF8"/>
    <w:rsid w:val="00822318"/>
    <w:rsid w:val="00822412"/>
    <w:rsid w:val="008227B2"/>
    <w:rsid w:val="00822DE8"/>
    <w:rsid w:val="0082449F"/>
    <w:rsid w:val="008244EB"/>
    <w:rsid w:val="00825918"/>
    <w:rsid w:val="008267BE"/>
    <w:rsid w:val="00826960"/>
    <w:rsid w:val="00827517"/>
    <w:rsid w:val="0082788A"/>
    <w:rsid w:val="00827A9D"/>
    <w:rsid w:val="00827E1F"/>
    <w:rsid w:val="00831F11"/>
    <w:rsid w:val="00832508"/>
    <w:rsid w:val="00832EE8"/>
    <w:rsid w:val="008332D8"/>
    <w:rsid w:val="00833866"/>
    <w:rsid w:val="00834474"/>
    <w:rsid w:val="008352B7"/>
    <w:rsid w:val="00835D13"/>
    <w:rsid w:val="008360EB"/>
    <w:rsid w:val="00837275"/>
    <w:rsid w:val="008376E7"/>
    <w:rsid w:val="00837D8A"/>
    <w:rsid w:val="00837F3A"/>
    <w:rsid w:val="008403B0"/>
    <w:rsid w:val="00840509"/>
    <w:rsid w:val="008412ED"/>
    <w:rsid w:val="00841906"/>
    <w:rsid w:val="008420F3"/>
    <w:rsid w:val="00842E83"/>
    <w:rsid w:val="00843255"/>
    <w:rsid w:val="008443C8"/>
    <w:rsid w:val="0084443E"/>
    <w:rsid w:val="008448C6"/>
    <w:rsid w:val="008449EE"/>
    <w:rsid w:val="00844F56"/>
    <w:rsid w:val="00845845"/>
    <w:rsid w:val="008462E6"/>
    <w:rsid w:val="00846B89"/>
    <w:rsid w:val="00847153"/>
    <w:rsid w:val="00847793"/>
    <w:rsid w:val="008507F9"/>
    <w:rsid w:val="008513D8"/>
    <w:rsid w:val="0085160D"/>
    <w:rsid w:val="00851BF6"/>
    <w:rsid w:val="008520BF"/>
    <w:rsid w:val="008524DB"/>
    <w:rsid w:val="00852A99"/>
    <w:rsid w:val="00853817"/>
    <w:rsid w:val="00853993"/>
    <w:rsid w:val="00855269"/>
    <w:rsid w:val="008557C3"/>
    <w:rsid w:val="00855D8F"/>
    <w:rsid w:val="00856FCC"/>
    <w:rsid w:val="008572BA"/>
    <w:rsid w:val="008577DF"/>
    <w:rsid w:val="00860204"/>
    <w:rsid w:val="00860519"/>
    <w:rsid w:val="0086074A"/>
    <w:rsid w:val="008619F8"/>
    <w:rsid w:val="00861E2C"/>
    <w:rsid w:val="00864105"/>
    <w:rsid w:val="008653E8"/>
    <w:rsid w:val="00866B64"/>
    <w:rsid w:val="00866CE0"/>
    <w:rsid w:val="00866EA9"/>
    <w:rsid w:val="00866EEE"/>
    <w:rsid w:val="008703F9"/>
    <w:rsid w:val="00870D06"/>
    <w:rsid w:val="00870E31"/>
    <w:rsid w:val="00870E6E"/>
    <w:rsid w:val="00870FF7"/>
    <w:rsid w:val="008716CD"/>
    <w:rsid w:val="00871AF2"/>
    <w:rsid w:val="00871ED4"/>
    <w:rsid w:val="0087265B"/>
    <w:rsid w:val="008736E3"/>
    <w:rsid w:val="00873C6D"/>
    <w:rsid w:val="00873E8A"/>
    <w:rsid w:val="008741C6"/>
    <w:rsid w:val="00874FCE"/>
    <w:rsid w:val="00875272"/>
    <w:rsid w:val="00875352"/>
    <w:rsid w:val="00875B98"/>
    <w:rsid w:val="008760DA"/>
    <w:rsid w:val="008765CC"/>
    <w:rsid w:val="008766DE"/>
    <w:rsid w:val="00876801"/>
    <w:rsid w:val="00876BEC"/>
    <w:rsid w:val="00877806"/>
    <w:rsid w:val="008779E6"/>
    <w:rsid w:val="00880811"/>
    <w:rsid w:val="00880CDA"/>
    <w:rsid w:val="00881089"/>
    <w:rsid w:val="00881319"/>
    <w:rsid w:val="00883F4B"/>
    <w:rsid w:val="00884B5A"/>
    <w:rsid w:val="00885557"/>
    <w:rsid w:val="00886107"/>
    <w:rsid w:val="008863BA"/>
    <w:rsid w:val="00886B74"/>
    <w:rsid w:val="00887296"/>
    <w:rsid w:val="00887B42"/>
    <w:rsid w:val="00887D31"/>
    <w:rsid w:val="00890FB5"/>
    <w:rsid w:val="0089111E"/>
    <w:rsid w:val="008913A1"/>
    <w:rsid w:val="008913EA"/>
    <w:rsid w:val="00891C0A"/>
    <w:rsid w:val="00892421"/>
    <w:rsid w:val="008937D4"/>
    <w:rsid w:val="00893B36"/>
    <w:rsid w:val="00894548"/>
    <w:rsid w:val="00894A0F"/>
    <w:rsid w:val="0089515B"/>
    <w:rsid w:val="00896726"/>
    <w:rsid w:val="00897A2F"/>
    <w:rsid w:val="00897C2C"/>
    <w:rsid w:val="008A05D4"/>
    <w:rsid w:val="008A0EAA"/>
    <w:rsid w:val="008A1D41"/>
    <w:rsid w:val="008A20AC"/>
    <w:rsid w:val="008A29C0"/>
    <w:rsid w:val="008A301F"/>
    <w:rsid w:val="008A5164"/>
    <w:rsid w:val="008A7982"/>
    <w:rsid w:val="008B09F8"/>
    <w:rsid w:val="008B0D5E"/>
    <w:rsid w:val="008B1E25"/>
    <w:rsid w:val="008B302F"/>
    <w:rsid w:val="008B3591"/>
    <w:rsid w:val="008B4052"/>
    <w:rsid w:val="008B473E"/>
    <w:rsid w:val="008B6B12"/>
    <w:rsid w:val="008B713D"/>
    <w:rsid w:val="008B7DE6"/>
    <w:rsid w:val="008C0AA3"/>
    <w:rsid w:val="008C0C2D"/>
    <w:rsid w:val="008C369A"/>
    <w:rsid w:val="008C4858"/>
    <w:rsid w:val="008C48CE"/>
    <w:rsid w:val="008C5E75"/>
    <w:rsid w:val="008C63D7"/>
    <w:rsid w:val="008C682E"/>
    <w:rsid w:val="008C6B62"/>
    <w:rsid w:val="008C6D3E"/>
    <w:rsid w:val="008C72F3"/>
    <w:rsid w:val="008C74EF"/>
    <w:rsid w:val="008D0E47"/>
    <w:rsid w:val="008D1189"/>
    <w:rsid w:val="008D17DE"/>
    <w:rsid w:val="008D1EE7"/>
    <w:rsid w:val="008D2E4F"/>
    <w:rsid w:val="008D36FD"/>
    <w:rsid w:val="008D4471"/>
    <w:rsid w:val="008D4C85"/>
    <w:rsid w:val="008D50B4"/>
    <w:rsid w:val="008D5B4B"/>
    <w:rsid w:val="008D6D06"/>
    <w:rsid w:val="008D7765"/>
    <w:rsid w:val="008E0236"/>
    <w:rsid w:val="008E0561"/>
    <w:rsid w:val="008E0ED0"/>
    <w:rsid w:val="008E0ED5"/>
    <w:rsid w:val="008E11DB"/>
    <w:rsid w:val="008E1227"/>
    <w:rsid w:val="008E141F"/>
    <w:rsid w:val="008E19C5"/>
    <w:rsid w:val="008E2CB0"/>
    <w:rsid w:val="008E35C4"/>
    <w:rsid w:val="008E3D86"/>
    <w:rsid w:val="008E50F7"/>
    <w:rsid w:val="008E649F"/>
    <w:rsid w:val="008E70E2"/>
    <w:rsid w:val="008F02BE"/>
    <w:rsid w:val="008F06B8"/>
    <w:rsid w:val="008F2657"/>
    <w:rsid w:val="008F2AEB"/>
    <w:rsid w:val="008F2F08"/>
    <w:rsid w:val="008F31EC"/>
    <w:rsid w:val="008F510F"/>
    <w:rsid w:val="008F519D"/>
    <w:rsid w:val="008F5A9D"/>
    <w:rsid w:val="008F5EB5"/>
    <w:rsid w:val="008F6492"/>
    <w:rsid w:val="008F6B73"/>
    <w:rsid w:val="008F6D77"/>
    <w:rsid w:val="008F7B7B"/>
    <w:rsid w:val="00901589"/>
    <w:rsid w:val="009019FC"/>
    <w:rsid w:val="00901CAC"/>
    <w:rsid w:val="00902237"/>
    <w:rsid w:val="009025F8"/>
    <w:rsid w:val="00903710"/>
    <w:rsid w:val="00904026"/>
    <w:rsid w:val="009040AF"/>
    <w:rsid w:val="0090591A"/>
    <w:rsid w:val="00906817"/>
    <w:rsid w:val="009068A6"/>
    <w:rsid w:val="009073B2"/>
    <w:rsid w:val="009102B8"/>
    <w:rsid w:val="00910DE3"/>
    <w:rsid w:val="0091228C"/>
    <w:rsid w:val="009141D4"/>
    <w:rsid w:val="00914321"/>
    <w:rsid w:val="00915CAD"/>
    <w:rsid w:val="00916C4A"/>
    <w:rsid w:val="00917309"/>
    <w:rsid w:val="00920B92"/>
    <w:rsid w:val="00921059"/>
    <w:rsid w:val="00921593"/>
    <w:rsid w:val="00921772"/>
    <w:rsid w:val="00922BE8"/>
    <w:rsid w:val="00922C94"/>
    <w:rsid w:val="0092419B"/>
    <w:rsid w:val="00924CF0"/>
    <w:rsid w:val="00925837"/>
    <w:rsid w:val="00927368"/>
    <w:rsid w:val="00927533"/>
    <w:rsid w:val="00927ED6"/>
    <w:rsid w:val="00930A4F"/>
    <w:rsid w:val="00930C80"/>
    <w:rsid w:val="0093158C"/>
    <w:rsid w:val="00932124"/>
    <w:rsid w:val="00933A05"/>
    <w:rsid w:val="00934167"/>
    <w:rsid w:val="00934226"/>
    <w:rsid w:val="009352F4"/>
    <w:rsid w:val="009359C5"/>
    <w:rsid w:val="00936CD5"/>
    <w:rsid w:val="00937C1E"/>
    <w:rsid w:val="00941065"/>
    <w:rsid w:val="00941D9C"/>
    <w:rsid w:val="00941DD3"/>
    <w:rsid w:val="00942B68"/>
    <w:rsid w:val="00943D8E"/>
    <w:rsid w:val="009446C2"/>
    <w:rsid w:val="009460F6"/>
    <w:rsid w:val="0094730F"/>
    <w:rsid w:val="00950171"/>
    <w:rsid w:val="0095019F"/>
    <w:rsid w:val="009505EA"/>
    <w:rsid w:val="00950AC4"/>
    <w:rsid w:val="009519DE"/>
    <w:rsid w:val="0095239B"/>
    <w:rsid w:val="009525AE"/>
    <w:rsid w:val="009526B5"/>
    <w:rsid w:val="0095284A"/>
    <w:rsid w:val="009536D2"/>
    <w:rsid w:val="00953E83"/>
    <w:rsid w:val="009543CE"/>
    <w:rsid w:val="009550C3"/>
    <w:rsid w:val="0095569F"/>
    <w:rsid w:val="00955D57"/>
    <w:rsid w:val="00956D13"/>
    <w:rsid w:val="00956D4F"/>
    <w:rsid w:val="009571B2"/>
    <w:rsid w:val="009604BB"/>
    <w:rsid w:val="0096051F"/>
    <w:rsid w:val="00960819"/>
    <w:rsid w:val="009612CB"/>
    <w:rsid w:val="00961CDB"/>
    <w:rsid w:val="00963599"/>
    <w:rsid w:val="00963C2C"/>
    <w:rsid w:val="00965B10"/>
    <w:rsid w:val="00965B12"/>
    <w:rsid w:val="00965B1E"/>
    <w:rsid w:val="00965C2C"/>
    <w:rsid w:val="00966619"/>
    <w:rsid w:val="009715AA"/>
    <w:rsid w:val="00971FAE"/>
    <w:rsid w:val="00972F11"/>
    <w:rsid w:val="00973260"/>
    <w:rsid w:val="00974C59"/>
    <w:rsid w:val="00974DBC"/>
    <w:rsid w:val="00975170"/>
    <w:rsid w:val="00975828"/>
    <w:rsid w:val="00975890"/>
    <w:rsid w:val="00976A5C"/>
    <w:rsid w:val="00976B28"/>
    <w:rsid w:val="00980720"/>
    <w:rsid w:val="00980E13"/>
    <w:rsid w:val="00981195"/>
    <w:rsid w:val="0098160C"/>
    <w:rsid w:val="00981EE5"/>
    <w:rsid w:val="009824D9"/>
    <w:rsid w:val="00982C7C"/>
    <w:rsid w:val="0098368A"/>
    <w:rsid w:val="009836FF"/>
    <w:rsid w:val="00983C21"/>
    <w:rsid w:val="0098416D"/>
    <w:rsid w:val="0098520A"/>
    <w:rsid w:val="00986509"/>
    <w:rsid w:val="00986731"/>
    <w:rsid w:val="00987072"/>
    <w:rsid w:val="00987DA5"/>
    <w:rsid w:val="00990CDB"/>
    <w:rsid w:val="00990E75"/>
    <w:rsid w:val="00991267"/>
    <w:rsid w:val="009917C1"/>
    <w:rsid w:val="00991AB8"/>
    <w:rsid w:val="00994534"/>
    <w:rsid w:val="00994CAC"/>
    <w:rsid w:val="009957DD"/>
    <w:rsid w:val="009958F0"/>
    <w:rsid w:val="00996E84"/>
    <w:rsid w:val="00997329"/>
    <w:rsid w:val="00997365"/>
    <w:rsid w:val="00997C43"/>
    <w:rsid w:val="009A0429"/>
    <w:rsid w:val="009A15F6"/>
    <w:rsid w:val="009A1EBD"/>
    <w:rsid w:val="009A1EF4"/>
    <w:rsid w:val="009A3383"/>
    <w:rsid w:val="009A3436"/>
    <w:rsid w:val="009A36C5"/>
    <w:rsid w:val="009A3AF2"/>
    <w:rsid w:val="009A3B6E"/>
    <w:rsid w:val="009A3D88"/>
    <w:rsid w:val="009A42D7"/>
    <w:rsid w:val="009A4F95"/>
    <w:rsid w:val="009A54DB"/>
    <w:rsid w:val="009A6B9F"/>
    <w:rsid w:val="009B00F5"/>
    <w:rsid w:val="009B04B1"/>
    <w:rsid w:val="009B2557"/>
    <w:rsid w:val="009B3EB9"/>
    <w:rsid w:val="009B55E1"/>
    <w:rsid w:val="009B6055"/>
    <w:rsid w:val="009B7307"/>
    <w:rsid w:val="009B7CCE"/>
    <w:rsid w:val="009B7DF6"/>
    <w:rsid w:val="009C012E"/>
    <w:rsid w:val="009C076B"/>
    <w:rsid w:val="009C19EA"/>
    <w:rsid w:val="009C19F2"/>
    <w:rsid w:val="009C1B56"/>
    <w:rsid w:val="009C1E1F"/>
    <w:rsid w:val="009C2909"/>
    <w:rsid w:val="009C2D84"/>
    <w:rsid w:val="009C357F"/>
    <w:rsid w:val="009C4504"/>
    <w:rsid w:val="009C4623"/>
    <w:rsid w:val="009C469C"/>
    <w:rsid w:val="009C4F8D"/>
    <w:rsid w:val="009C661E"/>
    <w:rsid w:val="009C7241"/>
    <w:rsid w:val="009C7D6B"/>
    <w:rsid w:val="009D042D"/>
    <w:rsid w:val="009D05EF"/>
    <w:rsid w:val="009D26AC"/>
    <w:rsid w:val="009D3927"/>
    <w:rsid w:val="009D3B4B"/>
    <w:rsid w:val="009D5312"/>
    <w:rsid w:val="009D5847"/>
    <w:rsid w:val="009D5F30"/>
    <w:rsid w:val="009D69A0"/>
    <w:rsid w:val="009D7CB2"/>
    <w:rsid w:val="009D7CCB"/>
    <w:rsid w:val="009E04D9"/>
    <w:rsid w:val="009E1941"/>
    <w:rsid w:val="009E1A53"/>
    <w:rsid w:val="009E222A"/>
    <w:rsid w:val="009E3FA1"/>
    <w:rsid w:val="009E445B"/>
    <w:rsid w:val="009E4FBE"/>
    <w:rsid w:val="009E5BDD"/>
    <w:rsid w:val="009E5F05"/>
    <w:rsid w:val="009E66DE"/>
    <w:rsid w:val="009E6A9F"/>
    <w:rsid w:val="009E6C83"/>
    <w:rsid w:val="009E72A3"/>
    <w:rsid w:val="009E74EE"/>
    <w:rsid w:val="009E7F73"/>
    <w:rsid w:val="009F214B"/>
    <w:rsid w:val="009F31B9"/>
    <w:rsid w:val="009F3AF6"/>
    <w:rsid w:val="009F41DB"/>
    <w:rsid w:val="009F49A3"/>
    <w:rsid w:val="009F5E9D"/>
    <w:rsid w:val="009F6DBB"/>
    <w:rsid w:val="009F7985"/>
    <w:rsid w:val="00A000CE"/>
    <w:rsid w:val="00A0043D"/>
    <w:rsid w:val="00A01E1D"/>
    <w:rsid w:val="00A0219C"/>
    <w:rsid w:val="00A0259E"/>
    <w:rsid w:val="00A0275E"/>
    <w:rsid w:val="00A03208"/>
    <w:rsid w:val="00A04BF0"/>
    <w:rsid w:val="00A053FC"/>
    <w:rsid w:val="00A06C6F"/>
    <w:rsid w:val="00A06D8B"/>
    <w:rsid w:val="00A07118"/>
    <w:rsid w:val="00A07347"/>
    <w:rsid w:val="00A07A0E"/>
    <w:rsid w:val="00A07F9D"/>
    <w:rsid w:val="00A10B15"/>
    <w:rsid w:val="00A10D50"/>
    <w:rsid w:val="00A12D4C"/>
    <w:rsid w:val="00A12E25"/>
    <w:rsid w:val="00A12EA1"/>
    <w:rsid w:val="00A1350B"/>
    <w:rsid w:val="00A13790"/>
    <w:rsid w:val="00A13C4C"/>
    <w:rsid w:val="00A14229"/>
    <w:rsid w:val="00A145B1"/>
    <w:rsid w:val="00A14846"/>
    <w:rsid w:val="00A149D9"/>
    <w:rsid w:val="00A15FCC"/>
    <w:rsid w:val="00A205F2"/>
    <w:rsid w:val="00A2081E"/>
    <w:rsid w:val="00A213AC"/>
    <w:rsid w:val="00A21554"/>
    <w:rsid w:val="00A21AB2"/>
    <w:rsid w:val="00A21E29"/>
    <w:rsid w:val="00A22230"/>
    <w:rsid w:val="00A222DD"/>
    <w:rsid w:val="00A23636"/>
    <w:rsid w:val="00A24256"/>
    <w:rsid w:val="00A243AA"/>
    <w:rsid w:val="00A2442A"/>
    <w:rsid w:val="00A24D46"/>
    <w:rsid w:val="00A250C4"/>
    <w:rsid w:val="00A262FC"/>
    <w:rsid w:val="00A267FC"/>
    <w:rsid w:val="00A26AA9"/>
    <w:rsid w:val="00A26E17"/>
    <w:rsid w:val="00A3051A"/>
    <w:rsid w:val="00A31134"/>
    <w:rsid w:val="00A31B58"/>
    <w:rsid w:val="00A33FE3"/>
    <w:rsid w:val="00A3540B"/>
    <w:rsid w:val="00A3624A"/>
    <w:rsid w:val="00A36EB6"/>
    <w:rsid w:val="00A3799C"/>
    <w:rsid w:val="00A37E1E"/>
    <w:rsid w:val="00A40091"/>
    <w:rsid w:val="00A4024C"/>
    <w:rsid w:val="00A402BD"/>
    <w:rsid w:val="00A404B1"/>
    <w:rsid w:val="00A40D8C"/>
    <w:rsid w:val="00A41379"/>
    <w:rsid w:val="00A41837"/>
    <w:rsid w:val="00A42273"/>
    <w:rsid w:val="00A422A1"/>
    <w:rsid w:val="00A429A5"/>
    <w:rsid w:val="00A43A4D"/>
    <w:rsid w:val="00A441D5"/>
    <w:rsid w:val="00A4541E"/>
    <w:rsid w:val="00A45522"/>
    <w:rsid w:val="00A45B3C"/>
    <w:rsid w:val="00A47181"/>
    <w:rsid w:val="00A47281"/>
    <w:rsid w:val="00A47C9D"/>
    <w:rsid w:val="00A5036D"/>
    <w:rsid w:val="00A50E3A"/>
    <w:rsid w:val="00A52DEE"/>
    <w:rsid w:val="00A52F20"/>
    <w:rsid w:val="00A53FAF"/>
    <w:rsid w:val="00A5407E"/>
    <w:rsid w:val="00A542C2"/>
    <w:rsid w:val="00A554FB"/>
    <w:rsid w:val="00A55960"/>
    <w:rsid w:val="00A559D2"/>
    <w:rsid w:val="00A567C8"/>
    <w:rsid w:val="00A56CC4"/>
    <w:rsid w:val="00A56E5E"/>
    <w:rsid w:val="00A56E6D"/>
    <w:rsid w:val="00A57DDF"/>
    <w:rsid w:val="00A60E3E"/>
    <w:rsid w:val="00A61B0B"/>
    <w:rsid w:val="00A626BF"/>
    <w:rsid w:val="00A626DE"/>
    <w:rsid w:val="00A632D1"/>
    <w:rsid w:val="00A6383C"/>
    <w:rsid w:val="00A63D2C"/>
    <w:rsid w:val="00A64E6E"/>
    <w:rsid w:val="00A661B2"/>
    <w:rsid w:val="00A66E1E"/>
    <w:rsid w:val="00A67678"/>
    <w:rsid w:val="00A707D9"/>
    <w:rsid w:val="00A70854"/>
    <w:rsid w:val="00A70D5D"/>
    <w:rsid w:val="00A71224"/>
    <w:rsid w:val="00A71E02"/>
    <w:rsid w:val="00A735E2"/>
    <w:rsid w:val="00A7400E"/>
    <w:rsid w:val="00A74097"/>
    <w:rsid w:val="00A74CAF"/>
    <w:rsid w:val="00A750DD"/>
    <w:rsid w:val="00A75337"/>
    <w:rsid w:val="00A754DB"/>
    <w:rsid w:val="00A75EB6"/>
    <w:rsid w:val="00A76AD3"/>
    <w:rsid w:val="00A77D97"/>
    <w:rsid w:val="00A77F22"/>
    <w:rsid w:val="00A807F1"/>
    <w:rsid w:val="00A80974"/>
    <w:rsid w:val="00A811F3"/>
    <w:rsid w:val="00A81467"/>
    <w:rsid w:val="00A81C09"/>
    <w:rsid w:val="00A8240F"/>
    <w:rsid w:val="00A830FB"/>
    <w:rsid w:val="00A8355E"/>
    <w:rsid w:val="00A844D6"/>
    <w:rsid w:val="00A85CF3"/>
    <w:rsid w:val="00A85D3F"/>
    <w:rsid w:val="00A8694D"/>
    <w:rsid w:val="00A86E76"/>
    <w:rsid w:val="00A877B6"/>
    <w:rsid w:val="00A87CD7"/>
    <w:rsid w:val="00A87E1E"/>
    <w:rsid w:val="00A907AD"/>
    <w:rsid w:val="00A91B46"/>
    <w:rsid w:val="00A91F3E"/>
    <w:rsid w:val="00A9219C"/>
    <w:rsid w:val="00A93B2E"/>
    <w:rsid w:val="00A94278"/>
    <w:rsid w:val="00A94917"/>
    <w:rsid w:val="00A94988"/>
    <w:rsid w:val="00A950DF"/>
    <w:rsid w:val="00A95696"/>
    <w:rsid w:val="00A9612F"/>
    <w:rsid w:val="00A96247"/>
    <w:rsid w:val="00A96A8B"/>
    <w:rsid w:val="00A96C42"/>
    <w:rsid w:val="00A975B6"/>
    <w:rsid w:val="00A97A86"/>
    <w:rsid w:val="00A97C51"/>
    <w:rsid w:val="00AA0122"/>
    <w:rsid w:val="00AA0C6E"/>
    <w:rsid w:val="00AA0C9E"/>
    <w:rsid w:val="00AA0E75"/>
    <w:rsid w:val="00AA10D2"/>
    <w:rsid w:val="00AA11CF"/>
    <w:rsid w:val="00AA1B0B"/>
    <w:rsid w:val="00AA1D2C"/>
    <w:rsid w:val="00AA2522"/>
    <w:rsid w:val="00AA2ACF"/>
    <w:rsid w:val="00AA36CC"/>
    <w:rsid w:val="00AA5167"/>
    <w:rsid w:val="00AA5A78"/>
    <w:rsid w:val="00AA6C74"/>
    <w:rsid w:val="00AA7328"/>
    <w:rsid w:val="00AA7F74"/>
    <w:rsid w:val="00AB069D"/>
    <w:rsid w:val="00AB32F5"/>
    <w:rsid w:val="00AB333E"/>
    <w:rsid w:val="00AB38D6"/>
    <w:rsid w:val="00AB4F23"/>
    <w:rsid w:val="00AB5818"/>
    <w:rsid w:val="00AB657E"/>
    <w:rsid w:val="00AB7207"/>
    <w:rsid w:val="00AB7A24"/>
    <w:rsid w:val="00AB7C2A"/>
    <w:rsid w:val="00AB7E23"/>
    <w:rsid w:val="00AC0378"/>
    <w:rsid w:val="00AC073C"/>
    <w:rsid w:val="00AC0A84"/>
    <w:rsid w:val="00AC0BB2"/>
    <w:rsid w:val="00AC1B87"/>
    <w:rsid w:val="00AC1FC3"/>
    <w:rsid w:val="00AC3ECD"/>
    <w:rsid w:val="00AC42D6"/>
    <w:rsid w:val="00AC60C7"/>
    <w:rsid w:val="00AC68C6"/>
    <w:rsid w:val="00AC7B9F"/>
    <w:rsid w:val="00AD1250"/>
    <w:rsid w:val="00AD212D"/>
    <w:rsid w:val="00AD2378"/>
    <w:rsid w:val="00AD285A"/>
    <w:rsid w:val="00AD367D"/>
    <w:rsid w:val="00AD4979"/>
    <w:rsid w:val="00AD52E3"/>
    <w:rsid w:val="00AD5CEA"/>
    <w:rsid w:val="00AD731D"/>
    <w:rsid w:val="00AD77BF"/>
    <w:rsid w:val="00AD792E"/>
    <w:rsid w:val="00AE2302"/>
    <w:rsid w:val="00AE3AAF"/>
    <w:rsid w:val="00AE4806"/>
    <w:rsid w:val="00AE4FE4"/>
    <w:rsid w:val="00AE5534"/>
    <w:rsid w:val="00AE6088"/>
    <w:rsid w:val="00AE612B"/>
    <w:rsid w:val="00AE61BA"/>
    <w:rsid w:val="00AE66F1"/>
    <w:rsid w:val="00AE699E"/>
    <w:rsid w:val="00AE6D0E"/>
    <w:rsid w:val="00AE6EC8"/>
    <w:rsid w:val="00AE7B2B"/>
    <w:rsid w:val="00AF00CD"/>
    <w:rsid w:val="00AF1A41"/>
    <w:rsid w:val="00AF3721"/>
    <w:rsid w:val="00AF3B4D"/>
    <w:rsid w:val="00AF4272"/>
    <w:rsid w:val="00AF575F"/>
    <w:rsid w:val="00AF5905"/>
    <w:rsid w:val="00AF5B4E"/>
    <w:rsid w:val="00AF674F"/>
    <w:rsid w:val="00AF69AF"/>
    <w:rsid w:val="00AF6A6C"/>
    <w:rsid w:val="00AF6CCF"/>
    <w:rsid w:val="00AF6D6C"/>
    <w:rsid w:val="00AF7D8E"/>
    <w:rsid w:val="00B00017"/>
    <w:rsid w:val="00B000BA"/>
    <w:rsid w:val="00B000FC"/>
    <w:rsid w:val="00B00169"/>
    <w:rsid w:val="00B004EB"/>
    <w:rsid w:val="00B01705"/>
    <w:rsid w:val="00B01CA8"/>
    <w:rsid w:val="00B02053"/>
    <w:rsid w:val="00B029F5"/>
    <w:rsid w:val="00B0459F"/>
    <w:rsid w:val="00B048B0"/>
    <w:rsid w:val="00B04927"/>
    <w:rsid w:val="00B04D06"/>
    <w:rsid w:val="00B05983"/>
    <w:rsid w:val="00B06940"/>
    <w:rsid w:val="00B06C6B"/>
    <w:rsid w:val="00B101EF"/>
    <w:rsid w:val="00B10295"/>
    <w:rsid w:val="00B1201C"/>
    <w:rsid w:val="00B12643"/>
    <w:rsid w:val="00B12ADF"/>
    <w:rsid w:val="00B12CDF"/>
    <w:rsid w:val="00B1348D"/>
    <w:rsid w:val="00B1353E"/>
    <w:rsid w:val="00B13659"/>
    <w:rsid w:val="00B1371A"/>
    <w:rsid w:val="00B14855"/>
    <w:rsid w:val="00B14D9B"/>
    <w:rsid w:val="00B1569B"/>
    <w:rsid w:val="00B17222"/>
    <w:rsid w:val="00B17A7E"/>
    <w:rsid w:val="00B17B7A"/>
    <w:rsid w:val="00B21214"/>
    <w:rsid w:val="00B214A8"/>
    <w:rsid w:val="00B21624"/>
    <w:rsid w:val="00B218B4"/>
    <w:rsid w:val="00B21954"/>
    <w:rsid w:val="00B2219E"/>
    <w:rsid w:val="00B22FFC"/>
    <w:rsid w:val="00B2360D"/>
    <w:rsid w:val="00B239E0"/>
    <w:rsid w:val="00B24162"/>
    <w:rsid w:val="00B2464D"/>
    <w:rsid w:val="00B247E9"/>
    <w:rsid w:val="00B24881"/>
    <w:rsid w:val="00B25279"/>
    <w:rsid w:val="00B2570F"/>
    <w:rsid w:val="00B25A97"/>
    <w:rsid w:val="00B25F32"/>
    <w:rsid w:val="00B26540"/>
    <w:rsid w:val="00B26622"/>
    <w:rsid w:val="00B26D0D"/>
    <w:rsid w:val="00B27267"/>
    <w:rsid w:val="00B27450"/>
    <w:rsid w:val="00B276A8"/>
    <w:rsid w:val="00B27D6F"/>
    <w:rsid w:val="00B308B2"/>
    <w:rsid w:val="00B312DC"/>
    <w:rsid w:val="00B318F3"/>
    <w:rsid w:val="00B321FF"/>
    <w:rsid w:val="00B326F5"/>
    <w:rsid w:val="00B33EBF"/>
    <w:rsid w:val="00B35AA0"/>
    <w:rsid w:val="00B35B35"/>
    <w:rsid w:val="00B36663"/>
    <w:rsid w:val="00B3668E"/>
    <w:rsid w:val="00B404C7"/>
    <w:rsid w:val="00B40F1A"/>
    <w:rsid w:val="00B422CE"/>
    <w:rsid w:val="00B42C7F"/>
    <w:rsid w:val="00B42E41"/>
    <w:rsid w:val="00B42E74"/>
    <w:rsid w:val="00B43565"/>
    <w:rsid w:val="00B458B5"/>
    <w:rsid w:val="00B45902"/>
    <w:rsid w:val="00B47270"/>
    <w:rsid w:val="00B473D2"/>
    <w:rsid w:val="00B50276"/>
    <w:rsid w:val="00B50E83"/>
    <w:rsid w:val="00B51041"/>
    <w:rsid w:val="00B5108B"/>
    <w:rsid w:val="00B51A44"/>
    <w:rsid w:val="00B51A59"/>
    <w:rsid w:val="00B52018"/>
    <w:rsid w:val="00B52B74"/>
    <w:rsid w:val="00B53A57"/>
    <w:rsid w:val="00B53C02"/>
    <w:rsid w:val="00B5497E"/>
    <w:rsid w:val="00B56302"/>
    <w:rsid w:val="00B563E8"/>
    <w:rsid w:val="00B563EF"/>
    <w:rsid w:val="00B564BE"/>
    <w:rsid w:val="00B567BC"/>
    <w:rsid w:val="00B56FD4"/>
    <w:rsid w:val="00B60146"/>
    <w:rsid w:val="00B60902"/>
    <w:rsid w:val="00B614BA"/>
    <w:rsid w:val="00B62443"/>
    <w:rsid w:val="00B63169"/>
    <w:rsid w:val="00B63189"/>
    <w:rsid w:val="00B64367"/>
    <w:rsid w:val="00B647D3"/>
    <w:rsid w:val="00B65F12"/>
    <w:rsid w:val="00B67F19"/>
    <w:rsid w:val="00B70231"/>
    <w:rsid w:val="00B70C38"/>
    <w:rsid w:val="00B714A2"/>
    <w:rsid w:val="00B7193D"/>
    <w:rsid w:val="00B71EBC"/>
    <w:rsid w:val="00B7428B"/>
    <w:rsid w:val="00B74407"/>
    <w:rsid w:val="00B74BC1"/>
    <w:rsid w:val="00B7522F"/>
    <w:rsid w:val="00B756E6"/>
    <w:rsid w:val="00B7634D"/>
    <w:rsid w:val="00B7711D"/>
    <w:rsid w:val="00B7764E"/>
    <w:rsid w:val="00B814C7"/>
    <w:rsid w:val="00B8246E"/>
    <w:rsid w:val="00B82631"/>
    <w:rsid w:val="00B829CC"/>
    <w:rsid w:val="00B82E3C"/>
    <w:rsid w:val="00B83CDC"/>
    <w:rsid w:val="00B8489A"/>
    <w:rsid w:val="00B84DF0"/>
    <w:rsid w:val="00B85837"/>
    <w:rsid w:val="00B876F1"/>
    <w:rsid w:val="00B9013C"/>
    <w:rsid w:val="00B90499"/>
    <w:rsid w:val="00B904EB"/>
    <w:rsid w:val="00B90C00"/>
    <w:rsid w:val="00B915D6"/>
    <w:rsid w:val="00B916F3"/>
    <w:rsid w:val="00B919C5"/>
    <w:rsid w:val="00B92DA3"/>
    <w:rsid w:val="00B95CE6"/>
    <w:rsid w:val="00B9605D"/>
    <w:rsid w:val="00BA02DB"/>
    <w:rsid w:val="00BA148C"/>
    <w:rsid w:val="00BA1BC2"/>
    <w:rsid w:val="00BA23C4"/>
    <w:rsid w:val="00BA25F6"/>
    <w:rsid w:val="00BA2A87"/>
    <w:rsid w:val="00BA2B8E"/>
    <w:rsid w:val="00BA3615"/>
    <w:rsid w:val="00BA61DB"/>
    <w:rsid w:val="00BA77EC"/>
    <w:rsid w:val="00BB0347"/>
    <w:rsid w:val="00BB1DB6"/>
    <w:rsid w:val="00BB3C34"/>
    <w:rsid w:val="00BB4130"/>
    <w:rsid w:val="00BB4C98"/>
    <w:rsid w:val="00BB4F7C"/>
    <w:rsid w:val="00BB5A31"/>
    <w:rsid w:val="00BB6253"/>
    <w:rsid w:val="00BB6987"/>
    <w:rsid w:val="00BC05FC"/>
    <w:rsid w:val="00BC071C"/>
    <w:rsid w:val="00BC071D"/>
    <w:rsid w:val="00BC1A77"/>
    <w:rsid w:val="00BC219F"/>
    <w:rsid w:val="00BC22F5"/>
    <w:rsid w:val="00BC270D"/>
    <w:rsid w:val="00BC28EC"/>
    <w:rsid w:val="00BC2911"/>
    <w:rsid w:val="00BC2D09"/>
    <w:rsid w:val="00BC40A6"/>
    <w:rsid w:val="00BC4368"/>
    <w:rsid w:val="00BC4542"/>
    <w:rsid w:val="00BC60F6"/>
    <w:rsid w:val="00BC615C"/>
    <w:rsid w:val="00BC6296"/>
    <w:rsid w:val="00BC689B"/>
    <w:rsid w:val="00BD01EB"/>
    <w:rsid w:val="00BD0C68"/>
    <w:rsid w:val="00BD10E1"/>
    <w:rsid w:val="00BD2E99"/>
    <w:rsid w:val="00BD2EDA"/>
    <w:rsid w:val="00BD33E7"/>
    <w:rsid w:val="00BD371A"/>
    <w:rsid w:val="00BD470D"/>
    <w:rsid w:val="00BD4BC3"/>
    <w:rsid w:val="00BD5460"/>
    <w:rsid w:val="00BD5B05"/>
    <w:rsid w:val="00BD5CAD"/>
    <w:rsid w:val="00BD6128"/>
    <w:rsid w:val="00BD6597"/>
    <w:rsid w:val="00BD684C"/>
    <w:rsid w:val="00BD69D4"/>
    <w:rsid w:val="00BD7EA8"/>
    <w:rsid w:val="00BE0A5C"/>
    <w:rsid w:val="00BE158E"/>
    <w:rsid w:val="00BE295E"/>
    <w:rsid w:val="00BE316D"/>
    <w:rsid w:val="00BE34A4"/>
    <w:rsid w:val="00BE3795"/>
    <w:rsid w:val="00BE3927"/>
    <w:rsid w:val="00BE3D7B"/>
    <w:rsid w:val="00BE46DE"/>
    <w:rsid w:val="00BE4726"/>
    <w:rsid w:val="00BE5A3A"/>
    <w:rsid w:val="00BE660C"/>
    <w:rsid w:val="00BE6B59"/>
    <w:rsid w:val="00BE6DEE"/>
    <w:rsid w:val="00BE73DC"/>
    <w:rsid w:val="00BE7938"/>
    <w:rsid w:val="00BF01F4"/>
    <w:rsid w:val="00BF0E9E"/>
    <w:rsid w:val="00BF194B"/>
    <w:rsid w:val="00BF2413"/>
    <w:rsid w:val="00BF2D6A"/>
    <w:rsid w:val="00BF2FFA"/>
    <w:rsid w:val="00BF3183"/>
    <w:rsid w:val="00BF3A0B"/>
    <w:rsid w:val="00BF3E16"/>
    <w:rsid w:val="00BF3FB3"/>
    <w:rsid w:val="00BF59BF"/>
    <w:rsid w:val="00BF7E35"/>
    <w:rsid w:val="00BF7E69"/>
    <w:rsid w:val="00C00095"/>
    <w:rsid w:val="00C0082E"/>
    <w:rsid w:val="00C02254"/>
    <w:rsid w:val="00C028C9"/>
    <w:rsid w:val="00C0292E"/>
    <w:rsid w:val="00C02949"/>
    <w:rsid w:val="00C02AAF"/>
    <w:rsid w:val="00C02BCA"/>
    <w:rsid w:val="00C02D6F"/>
    <w:rsid w:val="00C06135"/>
    <w:rsid w:val="00C072FB"/>
    <w:rsid w:val="00C0746B"/>
    <w:rsid w:val="00C07DB9"/>
    <w:rsid w:val="00C109D8"/>
    <w:rsid w:val="00C10C41"/>
    <w:rsid w:val="00C11773"/>
    <w:rsid w:val="00C11A74"/>
    <w:rsid w:val="00C11CE9"/>
    <w:rsid w:val="00C12596"/>
    <w:rsid w:val="00C1293A"/>
    <w:rsid w:val="00C13822"/>
    <w:rsid w:val="00C13CC4"/>
    <w:rsid w:val="00C14169"/>
    <w:rsid w:val="00C146F8"/>
    <w:rsid w:val="00C14DE2"/>
    <w:rsid w:val="00C14DF2"/>
    <w:rsid w:val="00C152CA"/>
    <w:rsid w:val="00C154C7"/>
    <w:rsid w:val="00C158A0"/>
    <w:rsid w:val="00C15F07"/>
    <w:rsid w:val="00C169D3"/>
    <w:rsid w:val="00C17102"/>
    <w:rsid w:val="00C17296"/>
    <w:rsid w:val="00C1739C"/>
    <w:rsid w:val="00C17440"/>
    <w:rsid w:val="00C20825"/>
    <w:rsid w:val="00C21656"/>
    <w:rsid w:val="00C21AD2"/>
    <w:rsid w:val="00C21FD3"/>
    <w:rsid w:val="00C225A5"/>
    <w:rsid w:val="00C22CCD"/>
    <w:rsid w:val="00C2483E"/>
    <w:rsid w:val="00C24ADA"/>
    <w:rsid w:val="00C259F8"/>
    <w:rsid w:val="00C25D9B"/>
    <w:rsid w:val="00C25F03"/>
    <w:rsid w:val="00C2776C"/>
    <w:rsid w:val="00C27A68"/>
    <w:rsid w:val="00C3001E"/>
    <w:rsid w:val="00C3008C"/>
    <w:rsid w:val="00C30347"/>
    <w:rsid w:val="00C31821"/>
    <w:rsid w:val="00C32726"/>
    <w:rsid w:val="00C32F9E"/>
    <w:rsid w:val="00C33274"/>
    <w:rsid w:val="00C33941"/>
    <w:rsid w:val="00C33E94"/>
    <w:rsid w:val="00C341F1"/>
    <w:rsid w:val="00C34712"/>
    <w:rsid w:val="00C347E8"/>
    <w:rsid w:val="00C34C84"/>
    <w:rsid w:val="00C35345"/>
    <w:rsid w:val="00C3664C"/>
    <w:rsid w:val="00C37579"/>
    <w:rsid w:val="00C37A3D"/>
    <w:rsid w:val="00C37B69"/>
    <w:rsid w:val="00C41016"/>
    <w:rsid w:val="00C42824"/>
    <w:rsid w:val="00C431E5"/>
    <w:rsid w:val="00C43913"/>
    <w:rsid w:val="00C4392C"/>
    <w:rsid w:val="00C4413B"/>
    <w:rsid w:val="00C44149"/>
    <w:rsid w:val="00C44F5A"/>
    <w:rsid w:val="00C4526D"/>
    <w:rsid w:val="00C46DA2"/>
    <w:rsid w:val="00C521AD"/>
    <w:rsid w:val="00C523F9"/>
    <w:rsid w:val="00C52CB6"/>
    <w:rsid w:val="00C553BA"/>
    <w:rsid w:val="00C55979"/>
    <w:rsid w:val="00C57477"/>
    <w:rsid w:val="00C57FAF"/>
    <w:rsid w:val="00C600DF"/>
    <w:rsid w:val="00C6016A"/>
    <w:rsid w:val="00C61067"/>
    <w:rsid w:val="00C6133C"/>
    <w:rsid w:val="00C6221D"/>
    <w:rsid w:val="00C64868"/>
    <w:rsid w:val="00C64E39"/>
    <w:rsid w:val="00C66E94"/>
    <w:rsid w:val="00C66F7C"/>
    <w:rsid w:val="00C67064"/>
    <w:rsid w:val="00C70329"/>
    <w:rsid w:val="00C7081A"/>
    <w:rsid w:val="00C70BE5"/>
    <w:rsid w:val="00C71F75"/>
    <w:rsid w:val="00C7482F"/>
    <w:rsid w:val="00C74D19"/>
    <w:rsid w:val="00C76926"/>
    <w:rsid w:val="00C76A11"/>
    <w:rsid w:val="00C76ECC"/>
    <w:rsid w:val="00C76F37"/>
    <w:rsid w:val="00C8037E"/>
    <w:rsid w:val="00C8136C"/>
    <w:rsid w:val="00C818C7"/>
    <w:rsid w:val="00C81AFA"/>
    <w:rsid w:val="00C83ACA"/>
    <w:rsid w:val="00C85018"/>
    <w:rsid w:val="00C85510"/>
    <w:rsid w:val="00C85AE4"/>
    <w:rsid w:val="00C86AC0"/>
    <w:rsid w:val="00C86CCD"/>
    <w:rsid w:val="00C87EF5"/>
    <w:rsid w:val="00C90209"/>
    <w:rsid w:val="00C90394"/>
    <w:rsid w:val="00C90883"/>
    <w:rsid w:val="00C90B81"/>
    <w:rsid w:val="00C9109B"/>
    <w:rsid w:val="00C920D8"/>
    <w:rsid w:val="00C92260"/>
    <w:rsid w:val="00C923CC"/>
    <w:rsid w:val="00C92C43"/>
    <w:rsid w:val="00C92E0B"/>
    <w:rsid w:val="00C9371B"/>
    <w:rsid w:val="00C93BC2"/>
    <w:rsid w:val="00C93BD5"/>
    <w:rsid w:val="00C94CC7"/>
    <w:rsid w:val="00C95171"/>
    <w:rsid w:val="00C95286"/>
    <w:rsid w:val="00C95B43"/>
    <w:rsid w:val="00C95E06"/>
    <w:rsid w:val="00C967C3"/>
    <w:rsid w:val="00C9696B"/>
    <w:rsid w:val="00C96F66"/>
    <w:rsid w:val="00C970D6"/>
    <w:rsid w:val="00C97A3B"/>
    <w:rsid w:val="00C97CC7"/>
    <w:rsid w:val="00CA13FC"/>
    <w:rsid w:val="00CA1618"/>
    <w:rsid w:val="00CA1B1A"/>
    <w:rsid w:val="00CA26F1"/>
    <w:rsid w:val="00CA3945"/>
    <w:rsid w:val="00CA4ACF"/>
    <w:rsid w:val="00CA5FAF"/>
    <w:rsid w:val="00CA6091"/>
    <w:rsid w:val="00CA61CB"/>
    <w:rsid w:val="00CA72E3"/>
    <w:rsid w:val="00CA74EE"/>
    <w:rsid w:val="00CB05C2"/>
    <w:rsid w:val="00CB08AA"/>
    <w:rsid w:val="00CB1266"/>
    <w:rsid w:val="00CB37EE"/>
    <w:rsid w:val="00CB431D"/>
    <w:rsid w:val="00CB4B92"/>
    <w:rsid w:val="00CB5919"/>
    <w:rsid w:val="00CB66B1"/>
    <w:rsid w:val="00CB6A77"/>
    <w:rsid w:val="00CB6F73"/>
    <w:rsid w:val="00CB7FBB"/>
    <w:rsid w:val="00CC0A46"/>
    <w:rsid w:val="00CC102C"/>
    <w:rsid w:val="00CC1BBC"/>
    <w:rsid w:val="00CC1EB6"/>
    <w:rsid w:val="00CC323F"/>
    <w:rsid w:val="00CC354A"/>
    <w:rsid w:val="00CC4C16"/>
    <w:rsid w:val="00CC58A2"/>
    <w:rsid w:val="00CC5B0F"/>
    <w:rsid w:val="00CC60DB"/>
    <w:rsid w:val="00CC6985"/>
    <w:rsid w:val="00CD025C"/>
    <w:rsid w:val="00CD0ED9"/>
    <w:rsid w:val="00CD14BA"/>
    <w:rsid w:val="00CD14C2"/>
    <w:rsid w:val="00CD168F"/>
    <w:rsid w:val="00CD204C"/>
    <w:rsid w:val="00CD27A3"/>
    <w:rsid w:val="00CD3012"/>
    <w:rsid w:val="00CD30F0"/>
    <w:rsid w:val="00CD425C"/>
    <w:rsid w:val="00CD4377"/>
    <w:rsid w:val="00CD4B34"/>
    <w:rsid w:val="00CD5316"/>
    <w:rsid w:val="00CD54F7"/>
    <w:rsid w:val="00CD5781"/>
    <w:rsid w:val="00CD6EAE"/>
    <w:rsid w:val="00CD7748"/>
    <w:rsid w:val="00CE0E96"/>
    <w:rsid w:val="00CE1B04"/>
    <w:rsid w:val="00CE213A"/>
    <w:rsid w:val="00CE24FD"/>
    <w:rsid w:val="00CE25ED"/>
    <w:rsid w:val="00CE260E"/>
    <w:rsid w:val="00CE28C7"/>
    <w:rsid w:val="00CE2C8D"/>
    <w:rsid w:val="00CE2F39"/>
    <w:rsid w:val="00CE425D"/>
    <w:rsid w:val="00CE597F"/>
    <w:rsid w:val="00CE5A70"/>
    <w:rsid w:val="00CE6B2B"/>
    <w:rsid w:val="00CE7BEC"/>
    <w:rsid w:val="00CE7D05"/>
    <w:rsid w:val="00CF0EC0"/>
    <w:rsid w:val="00CF1091"/>
    <w:rsid w:val="00CF1C21"/>
    <w:rsid w:val="00CF243C"/>
    <w:rsid w:val="00CF3191"/>
    <w:rsid w:val="00CF34F6"/>
    <w:rsid w:val="00CF3769"/>
    <w:rsid w:val="00CF3D50"/>
    <w:rsid w:val="00CF3D67"/>
    <w:rsid w:val="00CF3FC6"/>
    <w:rsid w:val="00CF5824"/>
    <w:rsid w:val="00CF5FA9"/>
    <w:rsid w:val="00CF6DC7"/>
    <w:rsid w:val="00CF7CBE"/>
    <w:rsid w:val="00D010EF"/>
    <w:rsid w:val="00D031C7"/>
    <w:rsid w:val="00D040B7"/>
    <w:rsid w:val="00D041FA"/>
    <w:rsid w:val="00D047C7"/>
    <w:rsid w:val="00D04833"/>
    <w:rsid w:val="00D050F7"/>
    <w:rsid w:val="00D05314"/>
    <w:rsid w:val="00D05D1E"/>
    <w:rsid w:val="00D06630"/>
    <w:rsid w:val="00D06941"/>
    <w:rsid w:val="00D06C8C"/>
    <w:rsid w:val="00D0727D"/>
    <w:rsid w:val="00D1044B"/>
    <w:rsid w:val="00D12206"/>
    <w:rsid w:val="00D12F4A"/>
    <w:rsid w:val="00D13931"/>
    <w:rsid w:val="00D14B4B"/>
    <w:rsid w:val="00D15C3E"/>
    <w:rsid w:val="00D16073"/>
    <w:rsid w:val="00D16228"/>
    <w:rsid w:val="00D165FA"/>
    <w:rsid w:val="00D16F28"/>
    <w:rsid w:val="00D172B2"/>
    <w:rsid w:val="00D17430"/>
    <w:rsid w:val="00D17E1A"/>
    <w:rsid w:val="00D20599"/>
    <w:rsid w:val="00D20930"/>
    <w:rsid w:val="00D20A56"/>
    <w:rsid w:val="00D20E47"/>
    <w:rsid w:val="00D211E4"/>
    <w:rsid w:val="00D216A4"/>
    <w:rsid w:val="00D21A04"/>
    <w:rsid w:val="00D2252E"/>
    <w:rsid w:val="00D22889"/>
    <w:rsid w:val="00D2397A"/>
    <w:rsid w:val="00D24004"/>
    <w:rsid w:val="00D246E6"/>
    <w:rsid w:val="00D2492D"/>
    <w:rsid w:val="00D24DF9"/>
    <w:rsid w:val="00D255B1"/>
    <w:rsid w:val="00D2592B"/>
    <w:rsid w:val="00D25EA9"/>
    <w:rsid w:val="00D26611"/>
    <w:rsid w:val="00D26FF8"/>
    <w:rsid w:val="00D27CF6"/>
    <w:rsid w:val="00D27EC7"/>
    <w:rsid w:val="00D30121"/>
    <w:rsid w:val="00D31996"/>
    <w:rsid w:val="00D328BA"/>
    <w:rsid w:val="00D3339A"/>
    <w:rsid w:val="00D342D1"/>
    <w:rsid w:val="00D3453B"/>
    <w:rsid w:val="00D35DBC"/>
    <w:rsid w:val="00D36940"/>
    <w:rsid w:val="00D36B65"/>
    <w:rsid w:val="00D37BCD"/>
    <w:rsid w:val="00D408D0"/>
    <w:rsid w:val="00D40E7F"/>
    <w:rsid w:val="00D40F70"/>
    <w:rsid w:val="00D41399"/>
    <w:rsid w:val="00D41608"/>
    <w:rsid w:val="00D418A8"/>
    <w:rsid w:val="00D41A05"/>
    <w:rsid w:val="00D41B52"/>
    <w:rsid w:val="00D41E1D"/>
    <w:rsid w:val="00D4339D"/>
    <w:rsid w:val="00D43DE9"/>
    <w:rsid w:val="00D44463"/>
    <w:rsid w:val="00D44D11"/>
    <w:rsid w:val="00D44F27"/>
    <w:rsid w:val="00D45E23"/>
    <w:rsid w:val="00D46843"/>
    <w:rsid w:val="00D46933"/>
    <w:rsid w:val="00D46A13"/>
    <w:rsid w:val="00D47116"/>
    <w:rsid w:val="00D47786"/>
    <w:rsid w:val="00D47859"/>
    <w:rsid w:val="00D501CC"/>
    <w:rsid w:val="00D504EF"/>
    <w:rsid w:val="00D50FD9"/>
    <w:rsid w:val="00D513B3"/>
    <w:rsid w:val="00D5312A"/>
    <w:rsid w:val="00D539BD"/>
    <w:rsid w:val="00D55512"/>
    <w:rsid w:val="00D55835"/>
    <w:rsid w:val="00D55ED4"/>
    <w:rsid w:val="00D56D92"/>
    <w:rsid w:val="00D60331"/>
    <w:rsid w:val="00D603E5"/>
    <w:rsid w:val="00D60796"/>
    <w:rsid w:val="00D6079B"/>
    <w:rsid w:val="00D60CC3"/>
    <w:rsid w:val="00D61F48"/>
    <w:rsid w:val="00D634DA"/>
    <w:rsid w:val="00D6468E"/>
    <w:rsid w:val="00D64D23"/>
    <w:rsid w:val="00D653CD"/>
    <w:rsid w:val="00D65636"/>
    <w:rsid w:val="00D65666"/>
    <w:rsid w:val="00D65A41"/>
    <w:rsid w:val="00D65D86"/>
    <w:rsid w:val="00D6678D"/>
    <w:rsid w:val="00D67493"/>
    <w:rsid w:val="00D71452"/>
    <w:rsid w:val="00D71EDD"/>
    <w:rsid w:val="00D72739"/>
    <w:rsid w:val="00D72880"/>
    <w:rsid w:val="00D730CA"/>
    <w:rsid w:val="00D73198"/>
    <w:rsid w:val="00D736B4"/>
    <w:rsid w:val="00D737C5"/>
    <w:rsid w:val="00D73C89"/>
    <w:rsid w:val="00D73F9F"/>
    <w:rsid w:val="00D7558B"/>
    <w:rsid w:val="00D7603A"/>
    <w:rsid w:val="00D76E8A"/>
    <w:rsid w:val="00D80681"/>
    <w:rsid w:val="00D80C6D"/>
    <w:rsid w:val="00D81753"/>
    <w:rsid w:val="00D819DC"/>
    <w:rsid w:val="00D83472"/>
    <w:rsid w:val="00D83DE5"/>
    <w:rsid w:val="00D83E4D"/>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33A"/>
    <w:rsid w:val="00D9462D"/>
    <w:rsid w:val="00D9505B"/>
    <w:rsid w:val="00D9589C"/>
    <w:rsid w:val="00D969B0"/>
    <w:rsid w:val="00D96ADF"/>
    <w:rsid w:val="00D96D54"/>
    <w:rsid w:val="00D96EF9"/>
    <w:rsid w:val="00D97BF5"/>
    <w:rsid w:val="00DA0249"/>
    <w:rsid w:val="00DA0781"/>
    <w:rsid w:val="00DA0D9D"/>
    <w:rsid w:val="00DA1937"/>
    <w:rsid w:val="00DA1CF0"/>
    <w:rsid w:val="00DA320B"/>
    <w:rsid w:val="00DA4103"/>
    <w:rsid w:val="00DA6304"/>
    <w:rsid w:val="00DA65D8"/>
    <w:rsid w:val="00DA7005"/>
    <w:rsid w:val="00DA7E7D"/>
    <w:rsid w:val="00DB022D"/>
    <w:rsid w:val="00DB0557"/>
    <w:rsid w:val="00DB11D6"/>
    <w:rsid w:val="00DB13D8"/>
    <w:rsid w:val="00DB3580"/>
    <w:rsid w:val="00DB3ACE"/>
    <w:rsid w:val="00DB4817"/>
    <w:rsid w:val="00DB52F6"/>
    <w:rsid w:val="00DB5535"/>
    <w:rsid w:val="00DB5787"/>
    <w:rsid w:val="00DB6620"/>
    <w:rsid w:val="00DB69CF"/>
    <w:rsid w:val="00DC0F3C"/>
    <w:rsid w:val="00DC1AE4"/>
    <w:rsid w:val="00DC2392"/>
    <w:rsid w:val="00DC317A"/>
    <w:rsid w:val="00DC3645"/>
    <w:rsid w:val="00DC498A"/>
    <w:rsid w:val="00DC535A"/>
    <w:rsid w:val="00DC5E83"/>
    <w:rsid w:val="00DC62C1"/>
    <w:rsid w:val="00DC6F01"/>
    <w:rsid w:val="00DC7B65"/>
    <w:rsid w:val="00DD0090"/>
    <w:rsid w:val="00DD0B03"/>
    <w:rsid w:val="00DD130C"/>
    <w:rsid w:val="00DD1A5E"/>
    <w:rsid w:val="00DD2769"/>
    <w:rsid w:val="00DD2BFF"/>
    <w:rsid w:val="00DD355C"/>
    <w:rsid w:val="00DD4033"/>
    <w:rsid w:val="00DD40BB"/>
    <w:rsid w:val="00DD5592"/>
    <w:rsid w:val="00DD699C"/>
    <w:rsid w:val="00DD6F51"/>
    <w:rsid w:val="00DD7891"/>
    <w:rsid w:val="00DE112A"/>
    <w:rsid w:val="00DE1534"/>
    <w:rsid w:val="00DE1E08"/>
    <w:rsid w:val="00DE1FB1"/>
    <w:rsid w:val="00DE2DA3"/>
    <w:rsid w:val="00DE364D"/>
    <w:rsid w:val="00DE48B3"/>
    <w:rsid w:val="00DE4A4D"/>
    <w:rsid w:val="00DE4F45"/>
    <w:rsid w:val="00DE50F0"/>
    <w:rsid w:val="00DE5735"/>
    <w:rsid w:val="00DE62D5"/>
    <w:rsid w:val="00DF02A8"/>
    <w:rsid w:val="00DF0B55"/>
    <w:rsid w:val="00DF10E1"/>
    <w:rsid w:val="00DF112B"/>
    <w:rsid w:val="00DF2A3F"/>
    <w:rsid w:val="00DF2C94"/>
    <w:rsid w:val="00DF4C3B"/>
    <w:rsid w:val="00DF79EE"/>
    <w:rsid w:val="00DF7F71"/>
    <w:rsid w:val="00E007BB"/>
    <w:rsid w:val="00E00A28"/>
    <w:rsid w:val="00E0177A"/>
    <w:rsid w:val="00E017FF"/>
    <w:rsid w:val="00E0234A"/>
    <w:rsid w:val="00E02E2B"/>
    <w:rsid w:val="00E03BBE"/>
    <w:rsid w:val="00E06209"/>
    <w:rsid w:val="00E06219"/>
    <w:rsid w:val="00E0703A"/>
    <w:rsid w:val="00E07D8A"/>
    <w:rsid w:val="00E10043"/>
    <w:rsid w:val="00E10C28"/>
    <w:rsid w:val="00E11D99"/>
    <w:rsid w:val="00E14523"/>
    <w:rsid w:val="00E15185"/>
    <w:rsid w:val="00E1577E"/>
    <w:rsid w:val="00E16531"/>
    <w:rsid w:val="00E16794"/>
    <w:rsid w:val="00E17BE6"/>
    <w:rsid w:val="00E17E57"/>
    <w:rsid w:val="00E20445"/>
    <w:rsid w:val="00E204F3"/>
    <w:rsid w:val="00E20A56"/>
    <w:rsid w:val="00E212D2"/>
    <w:rsid w:val="00E218D1"/>
    <w:rsid w:val="00E218F2"/>
    <w:rsid w:val="00E232E4"/>
    <w:rsid w:val="00E2374B"/>
    <w:rsid w:val="00E23C3C"/>
    <w:rsid w:val="00E24400"/>
    <w:rsid w:val="00E24682"/>
    <w:rsid w:val="00E24839"/>
    <w:rsid w:val="00E25766"/>
    <w:rsid w:val="00E25EDD"/>
    <w:rsid w:val="00E25FE3"/>
    <w:rsid w:val="00E2674A"/>
    <w:rsid w:val="00E267F9"/>
    <w:rsid w:val="00E27A4D"/>
    <w:rsid w:val="00E3022C"/>
    <w:rsid w:val="00E305CC"/>
    <w:rsid w:val="00E31BAD"/>
    <w:rsid w:val="00E31C9F"/>
    <w:rsid w:val="00E322DC"/>
    <w:rsid w:val="00E3383D"/>
    <w:rsid w:val="00E34238"/>
    <w:rsid w:val="00E34617"/>
    <w:rsid w:val="00E34C73"/>
    <w:rsid w:val="00E34FC6"/>
    <w:rsid w:val="00E35E85"/>
    <w:rsid w:val="00E36864"/>
    <w:rsid w:val="00E373F5"/>
    <w:rsid w:val="00E37FC4"/>
    <w:rsid w:val="00E40394"/>
    <w:rsid w:val="00E404A4"/>
    <w:rsid w:val="00E40954"/>
    <w:rsid w:val="00E40DE6"/>
    <w:rsid w:val="00E4113C"/>
    <w:rsid w:val="00E418DB"/>
    <w:rsid w:val="00E422D1"/>
    <w:rsid w:val="00E429CB"/>
    <w:rsid w:val="00E430E4"/>
    <w:rsid w:val="00E4357D"/>
    <w:rsid w:val="00E4374A"/>
    <w:rsid w:val="00E43C70"/>
    <w:rsid w:val="00E441C4"/>
    <w:rsid w:val="00E44B02"/>
    <w:rsid w:val="00E45DF3"/>
    <w:rsid w:val="00E45E67"/>
    <w:rsid w:val="00E47311"/>
    <w:rsid w:val="00E478B7"/>
    <w:rsid w:val="00E47BD4"/>
    <w:rsid w:val="00E50FCE"/>
    <w:rsid w:val="00E51543"/>
    <w:rsid w:val="00E51AA6"/>
    <w:rsid w:val="00E52BFB"/>
    <w:rsid w:val="00E52CC7"/>
    <w:rsid w:val="00E53B83"/>
    <w:rsid w:val="00E55990"/>
    <w:rsid w:val="00E55E3E"/>
    <w:rsid w:val="00E56C74"/>
    <w:rsid w:val="00E5721D"/>
    <w:rsid w:val="00E57826"/>
    <w:rsid w:val="00E57A7F"/>
    <w:rsid w:val="00E57D3B"/>
    <w:rsid w:val="00E62BE8"/>
    <w:rsid w:val="00E62F71"/>
    <w:rsid w:val="00E660B3"/>
    <w:rsid w:val="00E660BD"/>
    <w:rsid w:val="00E66B13"/>
    <w:rsid w:val="00E66CE3"/>
    <w:rsid w:val="00E6757B"/>
    <w:rsid w:val="00E67715"/>
    <w:rsid w:val="00E6775C"/>
    <w:rsid w:val="00E67840"/>
    <w:rsid w:val="00E70926"/>
    <w:rsid w:val="00E70E14"/>
    <w:rsid w:val="00E712D2"/>
    <w:rsid w:val="00E717C2"/>
    <w:rsid w:val="00E71A28"/>
    <w:rsid w:val="00E72AD3"/>
    <w:rsid w:val="00E72FA6"/>
    <w:rsid w:val="00E73688"/>
    <w:rsid w:val="00E7436C"/>
    <w:rsid w:val="00E74751"/>
    <w:rsid w:val="00E747F5"/>
    <w:rsid w:val="00E75468"/>
    <w:rsid w:val="00E75CFF"/>
    <w:rsid w:val="00E76109"/>
    <w:rsid w:val="00E763B4"/>
    <w:rsid w:val="00E76DDC"/>
    <w:rsid w:val="00E77243"/>
    <w:rsid w:val="00E77A1F"/>
    <w:rsid w:val="00E77A3F"/>
    <w:rsid w:val="00E801CF"/>
    <w:rsid w:val="00E80214"/>
    <w:rsid w:val="00E80499"/>
    <w:rsid w:val="00E808CF"/>
    <w:rsid w:val="00E80ABC"/>
    <w:rsid w:val="00E825D8"/>
    <w:rsid w:val="00E848C0"/>
    <w:rsid w:val="00E85123"/>
    <w:rsid w:val="00E861CE"/>
    <w:rsid w:val="00E8632F"/>
    <w:rsid w:val="00E91CAD"/>
    <w:rsid w:val="00E91D31"/>
    <w:rsid w:val="00E92139"/>
    <w:rsid w:val="00E92336"/>
    <w:rsid w:val="00E929B4"/>
    <w:rsid w:val="00E92B67"/>
    <w:rsid w:val="00E946F7"/>
    <w:rsid w:val="00E9583A"/>
    <w:rsid w:val="00E95F66"/>
    <w:rsid w:val="00E968C0"/>
    <w:rsid w:val="00E96C99"/>
    <w:rsid w:val="00E96F27"/>
    <w:rsid w:val="00E96F92"/>
    <w:rsid w:val="00E9738A"/>
    <w:rsid w:val="00E97998"/>
    <w:rsid w:val="00EA0384"/>
    <w:rsid w:val="00EA1208"/>
    <w:rsid w:val="00EA1766"/>
    <w:rsid w:val="00EA3519"/>
    <w:rsid w:val="00EA37DE"/>
    <w:rsid w:val="00EA461D"/>
    <w:rsid w:val="00EA4D81"/>
    <w:rsid w:val="00EA5453"/>
    <w:rsid w:val="00EA609A"/>
    <w:rsid w:val="00EA677B"/>
    <w:rsid w:val="00EA75C1"/>
    <w:rsid w:val="00EB1CD8"/>
    <w:rsid w:val="00EB22B0"/>
    <w:rsid w:val="00EB2D99"/>
    <w:rsid w:val="00EB2F35"/>
    <w:rsid w:val="00EB30E2"/>
    <w:rsid w:val="00EB3F09"/>
    <w:rsid w:val="00EB401F"/>
    <w:rsid w:val="00EB4860"/>
    <w:rsid w:val="00EB5D97"/>
    <w:rsid w:val="00EB7697"/>
    <w:rsid w:val="00EB7C0C"/>
    <w:rsid w:val="00EB7FB1"/>
    <w:rsid w:val="00EC0CD7"/>
    <w:rsid w:val="00EC1A81"/>
    <w:rsid w:val="00EC2F77"/>
    <w:rsid w:val="00EC3AA8"/>
    <w:rsid w:val="00EC4310"/>
    <w:rsid w:val="00EC4BAA"/>
    <w:rsid w:val="00EC4CD0"/>
    <w:rsid w:val="00EC5130"/>
    <w:rsid w:val="00EC576E"/>
    <w:rsid w:val="00EC5E8B"/>
    <w:rsid w:val="00EC63EF"/>
    <w:rsid w:val="00ED021D"/>
    <w:rsid w:val="00ED0B12"/>
    <w:rsid w:val="00ED1247"/>
    <w:rsid w:val="00ED1750"/>
    <w:rsid w:val="00ED2D64"/>
    <w:rsid w:val="00ED3132"/>
    <w:rsid w:val="00ED38B2"/>
    <w:rsid w:val="00ED5879"/>
    <w:rsid w:val="00ED5AD3"/>
    <w:rsid w:val="00ED6884"/>
    <w:rsid w:val="00EE0139"/>
    <w:rsid w:val="00EE0A65"/>
    <w:rsid w:val="00EE153B"/>
    <w:rsid w:val="00EE1851"/>
    <w:rsid w:val="00EE1C62"/>
    <w:rsid w:val="00EE3B57"/>
    <w:rsid w:val="00EE3F27"/>
    <w:rsid w:val="00EE4E40"/>
    <w:rsid w:val="00EE555E"/>
    <w:rsid w:val="00EE560D"/>
    <w:rsid w:val="00EE5956"/>
    <w:rsid w:val="00EE5DAB"/>
    <w:rsid w:val="00EF01A5"/>
    <w:rsid w:val="00EF0323"/>
    <w:rsid w:val="00EF048C"/>
    <w:rsid w:val="00EF0DAA"/>
    <w:rsid w:val="00EF0E73"/>
    <w:rsid w:val="00EF1150"/>
    <w:rsid w:val="00EF1390"/>
    <w:rsid w:val="00EF3505"/>
    <w:rsid w:val="00EF43DD"/>
    <w:rsid w:val="00EF4865"/>
    <w:rsid w:val="00EF5095"/>
    <w:rsid w:val="00EF5933"/>
    <w:rsid w:val="00EF7824"/>
    <w:rsid w:val="00EF7F5D"/>
    <w:rsid w:val="00F009C4"/>
    <w:rsid w:val="00F00ABB"/>
    <w:rsid w:val="00F01BB6"/>
    <w:rsid w:val="00F03242"/>
    <w:rsid w:val="00F040D0"/>
    <w:rsid w:val="00F05589"/>
    <w:rsid w:val="00F0560F"/>
    <w:rsid w:val="00F056EB"/>
    <w:rsid w:val="00F058DB"/>
    <w:rsid w:val="00F05972"/>
    <w:rsid w:val="00F06BFF"/>
    <w:rsid w:val="00F07903"/>
    <w:rsid w:val="00F07927"/>
    <w:rsid w:val="00F102F3"/>
    <w:rsid w:val="00F111E1"/>
    <w:rsid w:val="00F11C0B"/>
    <w:rsid w:val="00F12FA7"/>
    <w:rsid w:val="00F13D78"/>
    <w:rsid w:val="00F14473"/>
    <w:rsid w:val="00F15927"/>
    <w:rsid w:val="00F1689D"/>
    <w:rsid w:val="00F17176"/>
    <w:rsid w:val="00F1743E"/>
    <w:rsid w:val="00F17468"/>
    <w:rsid w:val="00F17CFB"/>
    <w:rsid w:val="00F20D63"/>
    <w:rsid w:val="00F216FC"/>
    <w:rsid w:val="00F21E20"/>
    <w:rsid w:val="00F21FE6"/>
    <w:rsid w:val="00F223EF"/>
    <w:rsid w:val="00F224F6"/>
    <w:rsid w:val="00F23DA3"/>
    <w:rsid w:val="00F23DE7"/>
    <w:rsid w:val="00F248D8"/>
    <w:rsid w:val="00F25190"/>
    <w:rsid w:val="00F25DCF"/>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95D"/>
    <w:rsid w:val="00F36830"/>
    <w:rsid w:val="00F36D5C"/>
    <w:rsid w:val="00F37582"/>
    <w:rsid w:val="00F37986"/>
    <w:rsid w:val="00F37E69"/>
    <w:rsid w:val="00F4030C"/>
    <w:rsid w:val="00F41987"/>
    <w:rsid w:val="00F427F8"/>
    <w:rsid w:val="00F43889"/>
    <w:rsid w:val="00F4396F"/>
    <w:rsid w:val="00F43D10"/>
    <w:rsid w:val="00F43E9B"/>
    <w:rsid w:val="00F4441F"/>
    <w:rsid w:val="00F44BB0"/>
    <w:rsid w:val="00F44F52"/>
    <w:rsid w:val="00F456A6"/>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5F23"/>
    <w:rsid w:val="00F56062"/>
    <w:rsid w:val="00F56662"/>
    <w:rsid w:val="00F57256"/>
    <w:rsid w:val="00F57F2F"/>
    <w:rsid w:val="00F605F4"/>
    <w:rsid w:val="00F60B26"/>
    <w:rsid w:val="00F60E46"/>
    <w:rsid w:val="00F61819"/>
    <w:rsid w:val="00F62446"/>
    <w:rsid w:val="00F63816"/>
    <w:rsid w:val="00F645C1"/>
    <w:rsid w:val="00F64B5F"/>
    <w:rsid w:val="00F65281"/>
    <w:rsid w:val="00F65352"/>
    <w:rsid w:val="00F65D9B"/>
    <w:rsid w:val="00F667FB"/>
    <w:rsid w:val="00F66E85"/>
    <w:rsid w:val="00F66FAE"/>
    <w:rsid w:val="00F679E1"/>
    <w:rsid w:val="00F67A26"/>
    <w:rsid w:val="00F70003"/>
    <w:rsid w:val="00F70903"/>
    <w:rsid w:val="00F71053"/>
    <w:rsid w:val="00F71BAB"/>
    <w:rsid w:val="00F71E90"/>
    <w:rsid w:val="00F723F0"/>
    <w:rsid w:val="00F74119"/>
    <w:rsid w:val="00F808B0"/>
    <w:rsid w:val="00F80E4E"/>
    <w:rsid w:val="00F810A2"/>
    <w:rsid w:val="00F818DF"/>
    <w:rsid w:val="00F81955"/>
    <w:rsid w:val="00F82947"/>
    <w:rsid w:val="00F83E4B"/>
    <w:rsid w:val="00F84416"/>
    <w:rsid w:val="00F857AC"/>
    <w:rsid w:val="00F861E4"/>
    <w:rsid w:val="00F86296"/>
    <w:rsid w:val="00F86CEF"/>
    <w:rsid w:val="00F86E3B"/>
    <w:rsid w:val="00F8723E"/>
    <w:rsid w:val="00F901D9"/>
    <w:rsid w:val="00F90AF9"/>
    <w:rsid w:val="00F90C42"/>
    <w:rsid w:val="00F914E2"/>
    <w:rsid w:val="00F916B9"/>
    <w:rsid w:val="00F91DF5"/>
    <w:rsid w:val="00F92C1C"/>
    <w:rsid w:val="00F92ECF"/>
    <w:rsid w:val="00F92F4A"/>
    <w:rsid w:val="00F95A1A"/>
    <w:rsid w:val="00F96770"/>
    <w:rsid w:val="00F96E30"/>
    <w:rsid w:val="00F970D1"/>
    <w:rsid w:val="00F97A46"/>
    <w:rsid w:val="00FA0A68"/>
    <w:rsid w:val="00FA2024"/>
    <w:rsid w:val="00FA22EC"/>
    <w:rsid w:val="00FA2713"/>
    <w:rsid w:val="00FA28A6"/>
    <w:rsid w:val="00FA2AB9"/>
    <w:rsid w:val="00FA4068"/>
    <w:rsid w:val="00FA50A9"/>
    <w:rsid w:val="00FA56E8"/>
    <w:rsid w:val="00FA5F1B"/>
    <w:rsid w:val="00FA6666"/>
    <w:rsid w:val="00FA6F94"/>
    <w:rsid w:val="00FA747A"/>
    <w:rsid w:val="00FA7CB4"/>
    <w:rsid w:val="00FB01E7"/>
    <w:rsid w:val="00FB120E"/>
    <w:rsid w:val="00FB172D"/>
    <w:rsid w:val="00FB1807"/>
    <w:rsid w:val="00FB37B0"/>
    <w:rsid w:val="00FB4796"/>
    <w:rsid w:val="00FB48AA"/>
    <w:rsid w:val="00FB48E5"/>
    <w:rsid w:val="00FB519D"/>
    <w:rsid w:val="00FB547D"/>
    <w:rsid w:val="00FB642D"/>
    <w:rsid w:val="00FB707D"/>
    <w:rsid w:val="00FC0095"/>
    <w:rsid w:val="00FC2C0B"/>
    <w:rsid w:val="00FC3A80"/>
    <w:rsid w:val="00FC3F09"/>
    <w:rsid w:val="00FC4AB0"/>
    <w:rsid w:val="00FC578D"/>
    <w:rsid w:val="00FC5D6E"/>
    <w:rsid w:val="00FC7123"/>
    <w:rsid w:val="00FC7932"/>
    <w:rsid w:val="00FD1B9E"/>
    <w:rsid w:val="00FD22AB"/>
    <w:rsid w:val="00FD2512"/>
    <w:rsid w:val="00FD2F52"/>
    <w:rsid w:val="00FD42B7"/>
    <w:rsid w:val="00FD4953"/>
    <w:rsid w:val="00FD4ED6"/>
    <w:rsid w:val="00FD5829"/>
    <w:rsid w:val="00FD5AF4"/>
    <w:rsid w:val="00FD5DB9"/>
    <w:rsid w:val="00FE00A8"/>
    <w:rsid w:val="00FE125F"/>
    <w:rsid w:val="00FE161B"/>
    <w:rsid w:val="00FE1BC4"/>
    <w:rsid w:val="00FE3787"/>
    <w:rsid w:val="00FE3D8D"/>
    <w:rsid w:val="00FE4268"/>
    <w:rsid w:val="00FE5C2F"/>
    <w:rsid w:val="00FE5CB6"/>
    <w:rsid w:val="00FE5D25"/>
    <w:rsid w:val="00FE613C"/>
    <w:rsid w:val="00FF00FD"/>
    <w:rsid w:val="00FF0B41"/>
    <w:rsid w:val="00FF0F98"/>
    <w:rsid w:val="00FF107C"/>
    <w:rsid w:val="00FF1A7A"/>
    <w:rsid w:val="00FF1E4C"/>
    <w:rsid w:val="00FF25D3"/>
    <w:rsid w:val="00FF2709"/>
    <w:rsid w:val="00FF2DB5"/>
    <w:rsid w:val="00FF30E2"/>
    <w:rsid w:val="00FF3E7F"/>
    <w:rsid w:val="00FF3FBD"/>
    <w:rsid w:val="00FF4040"/>
    <w:rsid w:val="00FF4116"/>
    <w:rsid w:val="00FF4198"/>
    <w:rsid w:val="00FF4741"/>
    <w:rsid w:val="00FF47AB"/>
    <w:rsid w:val="00FF4BCC"/>
    <w:rsid w:val="00FF4D4A"/>
    <w:rsid w:val="00FF4E31"/>
    <w:rsid w:val="00FF5F63"/>
    <w:rsid w:val="00FF6AEB"/>
    <w:rsid w:val="00FF6D91"/>
    <w:rsid w:val="00FF6EBE"/>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sv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3443</TotalTime>
  <Pages>37</Pages>
  <Words>35087</Words>
  <Characters>199999</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379</cp:revision>
  <cp:lastPrinted>2025-08-13T19:31:00Z</cp:lastPrinted>
  <dcterms:created xsi:type="dcterms:W3CDTF">2025-08-22T17:26:00Z</dcterms:created>
  <dcterms:modified xsi:type="dcterms:W3CDTF">2025-08-29T19:11:00Z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id="FOVeNcfq"/&gt;&lt;style id="http://www.zotero.org/styles/ecology" hasBibliography="1" bibliographyStyleHasBeenSet="1"/&gt;&lt;prefs&gt;&lt;pref name="fieldType" value="Field"/&gt;&lt;/prefs&gt;&lt;/data&gt;</vt:lpwstr>
  </property>
</Properties>
</file>