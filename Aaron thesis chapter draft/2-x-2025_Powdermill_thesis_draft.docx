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b/>
          <w:bCs/>
          <w:sz w:val="24"/>
          <w:szCs w:val="24"/>
        </w:rPr>
      </w:pPr>
      <w:r>
        <w:rPr>
          <w:b/>
          <w:bCs/>
          <w:sz w:val="24"/>
          <w:szCs w:val="24"/>
        </w:rPr>
        <w:t>Introduction:</w:t>
      </w:r>
    </w:p>
    <w:p w14:paraId="442F63D5" w14:textId="77777777" w:rsidR="00246B9F" w:rsidRDefault="00246B9F">
      <w:pPr>
        <w:rPr>
          <w:b/>
          <w:bCs/>
          <w:sz w:val="24"/>
          <w:szCs w:val="24"/>
        </w:rPr>
      </w:pPr>
    </w:p>
    <w:p w14:paraId="5C001EC3" w14:textId="529093E3" w:rsidR="00FA747A" w:rsidRDefault="00246B9F">
      <w:pPr>
        <w:rPr>
          <w:sz w:val="24"/>
          <w:szCs w:val="24"/>
        </w:rPr>
      </w:pPr>
      <w:r>
        <w:rPr>
          <w:b/>
          <w:bCs/>
          <w:sz w:val="24"/>
          <w:szCs w:val="24"/>
        </w:rPr>
        <w:tab/>
      </w:r>
      <w:r w:rsidR="006D4B24">
        <w:rPr>
          <w:sz w:val="24"/>
          <w:szCs w:val="24"/>
        </w:rPr>
        <w:t>Natural disturbance</w:t>
      </w:r>
      <w:r w:rsidR="00D87CF8">
        <w:rPr>
          <w:sz w:val="24"/>
          <w:szCs w:val="24"/>
        </w:rPr>
        <w:t>s</w:t>
      </w:r>
      <w:r w:rsidR="006B0483">
        <w:rPr>
          <w:sz w:val="24"/>
          <w:szCs w:val="24"/>
        </w:rPr>
        <w:t xml:space="preserve">, including </w:t>
      </w:r>
      <w:r w:rsidR="000B2DF2">
        <w:rPr>
          <w:sz w:val="24"/>
          <w:szCs w:val="24"/>
        </w:rPr>
        <w:t>fire</w:t>
      </w:r>
      <w:r w:rsidR="006B0483">
        <w:rPr>
          <w:sz w:val="24"/>
          <w:szCs w:val="24"/>
        </w:rPr>
        <w:t>s</w:t>
      </w:r>
      <w:r w:rsidR="000B2DF2">
        <w:rPr>
          <w:sz w:val="24"/>
          <w:szCs w:val="24"/>
        </w:rPr>
        <w:t>, wind</w:t>
      </w:r>
      <w:r w:rsidR="006B0483">
        <w:rPr>
          <w:sz w:val="24"/>
          <w:szCs w:val="24"/>
        </w:rPr>
        <w:t>storms</w:t>
      </w:r>
      <w:r w:rsidR="000B2DF2">
        <w:rPr>
          <w:sz w:val="24"/>
          <w:szCs w:val="24"/>
        </w:rPr>
        <w:t xml:space="preserve">, </w:t>
      </w:r>
      <w:r w:rsidR="00092996">
        <w:rPr>
          <w:sz w:val="24"/>
          <w:szCs w:val="24"/>
        </w:rPr>
        <w:t>floods, droughts,</w:t>
      </w:r>
      <w:r w:rsidR="00B5497E">
        <w:rPr>
          <w:sz w:val="24"/>
          <w:szCs w:val="24"/>
        </w:rPr>
        <w:t xml:space="preserve"> </w:t>
      </w:r>
      <w:r w:rsidR="00B00169">
        <w:rPr>
          <w:sz w:val="24"/>
          <w:szCs w:val="24"/>
        </w:rPr>
        <w:t xml:space="preserve">and insect outbreaks, have occurred </w:t>
      </w:r>
      <w:r w:rsidR="00B1569B">
        <w:rPr>
          <w:sz w:val="24"/>
          <w:szCs w:val="24"/>
        </w:rPr>
        <w:t xml:space="preserve">in </w:t>
      </w:r>
      <w:r w:rsidR="00B00169">
        <w:rPr>
          <w:sz w:val="24"/>
          <w:szCs w:val="24"/>
        </w:rPr>
        <w:t>forests</w:t>
      </w:r>
      <w:r w:rsidR="00B1569B">
        <w:rPr>
          <w:sz w:val="24"/>
          <w:szCs w:val="24"/>
        </w:rPr>
        <w:t xml:space="preserve"> for millions of years</w:t>
      </w:r>
      <w:r w:rsidR="007C2DCE">
        <w:rPr>
          <w:sz w:val="24"/>
          <w:szCs w:val="24"/>
        </w:rPr>
        <w:t xml:space="preserve"> </w:t>
      </w:r>
      <w:r w:rsidR="00E3022C">
        <w:rPr>
          <w:sz w:val="24"/>
          <w:szCs w:val="24"/>
        </w:rPr>
        <w:fldChar w:fldCharType="begin"/>
      </w:r>
      <w:r w:rsidR="00E3022C">
        <w:rPr>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sz w:val="24"/>
          <w:szCs w:val="24"/>
        </w:rPr>
        <w:fldChar w:fldCharType="separate"/>
      </w:r>
      <w:r w:rsidR="00E3022C" w:rsidRPr="00E3022C">
        <w:rPr>
          <w:sz w:val="24"/>
        </w:rPr>
        <w:t>(Lindenmayer et al. 2012)</w:t>
      </w:r>
      <w:r w:rsidR="00E3022C">
        <w:rPr>
          <w:sz w:val="24"/>
          <w:szCs w:val="24"/>
        </w:rPr>
        <w:fldChar w:fldCharType="end"/>
      </w:r>
      <w:r w:rsidR="007C2DCE">
        <w:rPr>
          <w:sz w:val="24"/>
          <w:szCs w:val="24"/>
        </w:rPr>
        <w:t xml:space="preserve">. </w:t>
      </w:r>
      <w:r w:rsidR="00DD130C">
        <w:rPr>
          <w:sz w:val="24"/>
          <w:szCs w:val="24"/>
        </w:rPr>
        <w:t xml:space="preserve">In </w:t>
      </w:r>
      <w:r w:rsidR="00FC0095">
        <w:rPr>
          <w:sz w:val="24"/>
          <w:szCs w:val="24"/>
        </w:rPr>
        <w:t xml:space="preserve">forests of the eastern United States, </w:t>
      </w:r>
      <w:r w:rsidR="009B7CCE">
        <w:rPr>
          <w:sz w:val="24"/>
          <w:szCs w:val="24"/>
        </w:rPr>
        <w:t xml:space="preserve">wind disturbance from hurricanes, </w:t>
      </w:r>
      <w:r w:rsidR="00BF3FB3">
        <w:rPr>
          <w:sz w:val="24"/>
          <w:szCs w:val="24"/>
        </w:rPr>
        <w:t>derechos (straight-line wind</w:t>
      </w:r>
      <w:r w:rsidR="002B7E98">
        <w:rPr>
          <w:sz w:val="24"/>
          <w:szCs w:val="24"/>
        </w:rPr>
        <w:t>storms), and tornados is a dominant disturbance</w:t>
      </w:r>
      <w:r w:rsidR="00080498">
        <w:rPr>
          <w:sz w:val="24"/>
          <w:szCs w:val="24"/>
        </w:rPr>
        <w:t xml:space="preserve"> regime</w:t>
      </w:r>
      <w:r w:rsidR="005140C7">
        <w:rPr>
          <w:sz w:val="24"/>
          <w:szCs w:val="24"/>
        </w:rPr>
        <w:t xml:space="preserve"> </w:t>
      </w:r>
      <w:r w:rsidR="005140C7">
        <w:rPr>
          <w:sz w:val="24"/>
          <w:szCs w:val="24"/>
        </w:rPr>
        <w:fldChar w:fldCharType="begin"/>
      </w:r>
      <w:r w:rsidR="005140C7">
        <w:rPr>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sz w:val="24"/>
          <w:szCs w:val="24"/>
        </w:rPr>
        <w:fldChar w:fldCharType="separate"/>
      </w:r>
      <w:r w:rsidR="005140C7" w:rsidRPr="005140C7">
        <w:rPr>
          <w:sz w:val="24"/>
        </w:rPr>
        <w:t>(Fischer et al. 2013)</w:t>
      </w:r>
      <w:r w:rsidR="005140C7">
        <w:rPr>
          <w:sz w:val="24"/>
          <w:szCs w:val="24"/>
        </w:rPr>
        <w:fldChar w:fldCharType="end"/>
      </w:r>
      <w:r w:rsidR="005140C7">
        <w:rPr>
          <w:sz w:val="24"/>
          <w:szCs w:val="24"/>
        </w:rPr>
        <w:t xml:space="preserve">. </w:t>
      </w:r>
      <w:r w:rsidR="005616B0">
        <w:rPr>
          <w:sz w:val="24"/>
          <w:szCs w:val="24"/>
        </w:rPr>
        <w:t xml:space="preserve">When windstorms </w:t>
      </w:r>
      <w:r w:rsidR="0051175F">
        <w:rPr>
          <w:sz w:val="24"/>
          <w:szCs w:val="24"/>
        </w:rPr>
        <w:t xml:space="preserve">knock down canopy trees, </w:t>
      </w:r>
      <w:r w:rsidR="00B7193D">
        <w:rPr>
          <w:sz w:val="24"/>
          <w:szCs w:val="24"/>
        </w:rPr>
        <w:t xml:space="preserve">the increased sunlight </w:t>
      </w:r>
      <w:r w:rsidR="006C7C51">
        <w:rPr>
          <w:sz w:val="24"/>
          <w:szCs w:val="24"/>
        </w:rPr>
        <w:t xml:space="preserve">reaching the understory and forest floor </w:t>
      </w:r>
      <w:r w:rsidR="00941D9C">
        <w:rPr>
          <w:sz w:val="24"/>
          <w:szCs w:val="24"/>
        </w:rPr>
        <w:t>can induce environmental changes</w:t>
      </w:r>
      <w:r w:rsidR="00640A18">
        <w:rPr>
          <w:sz w:val="24"/>
          <w:szCs w:val="24"/>
        </w:rPr>
        <w:t>.</w:t>
      </w:r>
      <w:r w:rsidR="00777F36">
        <w:rPr>
          <w:sz w:val="24"/>
          <w:szCs w:val="24"/>
        </w:rPr>
        <w:t xml:space="preserve"> </w:t>
      </w:r>
      <w:r w:rsidR="00E763B4">
        <w:rPr>
          <w:sz w:val="24"/>
          <w:szCs w:val="24"/>
        </w:rPr>
        <w:t>Soil temperature</w:t>
      </w:r>
      <w:r w:rsidR="00D56D92">
        <w:rPr>
          <w:sz w:val="24"/>
          <w:szCs w:val="24"/>
        </w:rPr>
        <w:t xml:space="preserve"> extremes can increase</w:t>
      </w:r>
      <w:commentRangeStart w:id="0"/>
      <w:r w:rsidR="00E763B4">
        <w:rPr>
          <w:sz w:val="24"/>
          <w:szCs w:val="24"/>
        </w:rPr>
        <w:t>,</w:t>
      </w:r>
      <w:commentRangeEnd w:id="0"/>
      <w:r w:rsidR="00A3799C">
        <w:rPr>
          <w:rStyle w:val="CommentReference"/>
        </w:rPr>
        <w:commentReference w:id="0"/>
      </w:r>
      <w:r w:rsidR="00E763B4">
        <w:rPr>
          <w:sz w:val="24"/>
          <w:szCs w:val="24"/>
        </w:rPr>
        <w:t xml:space="preserve"> moisture </w:t>
      </w:r>
      <w:r w:rsidR="00F53050">
        <w:rPr>
          <w:sz w:val="24"/>
          <w:szCs w:val="24"/>
        </w:rPr>
        <w:t>can change</w:t>
      </w:r>
      <w:r w:rsidR="00A75337">
        <w:rPr>
          <w:sz w:val="24"/>
          <w:szCs w:val="24"/>
        </w:rPr>
        <w:t xml:space="preserve"> depending on </w:t>
      </w:r>
      <w:r w:rsidR="00A85CF3">
        <w:rPr>
          <w:sz w:val="24"/>
          <w:szCs w:val="24"/>
        </w:rPr>
        <w:t>reduced evapotranspiration but increased summer temperature</w:t>
      </w:r>
      <w:commentRangeStart w:id="1"/>
      <w:r w:rsidR="00F53050">
        <w:rPr>
          <w:sz w:val="24"/>
          <w:szCs w:val="24"/>
        </w:rPr>
        <w:t>,</w:t>
      </w:r>
      <w:commentRangeEnd w:id="1"/>
      <w:r w:rsidR="00A85CF3">
        <w:rPr>
          <w:rStyle w:val="CommentReference"/>
        </w:rPr>
        <w:commentReference w:id="1"/>
      </w:r>
      <w:r w:rsidR="00E763B4">
        <w:rPr>
          <w:sz w:val="24"/>
          <w:szCs w:val="24"/>
        </w:rPr>
        <w:t xml:space="preserve"> leaf litter depth can </w:t>
      </w:r>
      <w:r w:rsidR="00F53050">
        <w:rPr>
          <w:sz w:val="24"/>
          <w:szCs w:val="24"/>
        </w:rPr>
        <w:t xml:space="preserve">decrease due to </w:t>
      </w:r>
      <w:r w:rsidR="00A53FAF">
        <w:rPr>
          <w:sz w:val="24"/>
          <w:szCs w:val="24"/>
        </w:rPr>
        <w:t>faster decomposition,</w:t>
      </w:r>
      <w:r w:rsidR="00D91293">
        <w:rPr>
          <w:sz w:val="24"/>
          <w:szCs w:val="24"/>
        </w:rPr>
        <w:t xml:space="preserve"> and </w:t>
      </w:r>
      <w:r w:rsidR="00FF4116">
        <w:rPr>
          <w:sz w:val="24"/>
          <w:szCs w:val="24"/>
        </w:rPr>
        <w:t>understory plants increase their growth rates</w:t>
      </w:r>
      <w:r w:rsidR="0026137A">
        <w:rPr>
          <w:sz w:val="24"/>
          <w:szCs w:val="24"/>
        </w:rPr>
        <w:t xml:space="preserve"> </w:t>
      </w:r>
      <w:r w:rsidR="0026137A">
        <w:rPr>
          <w:sz w:val="24"/>
          <w:szCs w:val="24"/>
        </w:rPr>
        <w:fldChar w:fldCharType="begin"/>
      </w:r>
      <w:r w:rsidR="00DC2392">
        <w:rPr>
          <w:sz w:val="24"/>
          <w:szCs w:val="24"/>
        </w:rPr>
        <w:instrText xml:space="preserve"> ADDIN ZOTERO_ITEM CSL_CITATION {"citationID":"vGcLmm2U","properties":{"formattedCitation":"(Greenberg and Forrest 2003, Urbanovi et al. 2014, Barber and Widick 2017)","plainCitation":"(Greenberg and Forrest 2003, Urbanovi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Mts.","volume":"10","author":[{"family":"Urbanovi","given":"Veronika"},{"family":"Miklisová","given":"Dana"},{"family":"Mock","given":"Andrej"}],"issued":{"date-parts":[["2014"]]}}}],"schema":"https://github.com/citation-style-language/schema/raw/master/csl-citation.json"} </w:instrText>
      </w:r>
      <w:r w:rsidR="0026137A">
        <w:rPr>
          <w:sz w:val="24"/>
          <w:szCs w:val="24"/>
        </w:rPr>
        <w:fldChar w:fldCharType="separate"/>
      </w:r>
      <w:r w:rsidR="00DC2392" w:rsidRPr="00DC2392">
        <w:rPr>
          <w:sz w:val="24"/>
        </w:rPr>
        <w:t>(Greenberg and Forrest 2003, Urbanovi et al. 2014, Barber and Widick 2017)</w:t>
      </w:r>
      <w:r w:rsidR="0026137A">
        <w:rPr>
          <w:sz w:val="24"/>
          <w:szCs w:val="24"/>
        </w:rPr>
        <w:fldChar w:fldCharType="end"/>
      </w:r>
      <w:r w:rsidR="00FF4116">
        <w:rPr>
          <w:sz w:val="24"/>
          <w:szCs w:val="24"/>
        </w:rPr>
        <w:t>.</w:t>
      </w:r>
      <w:r w:rsidR="009C19F2">
        <w:rPr>
          <w:sz w:val="24"/>
          <w:szCs w:val="24"/>
        </w:rPr>
        <w:t xml:space="preserve"> The growth of understory plants </w:t>
      </w:r>
      <w:r w:rsidR="00D916B9">
        <w:rPr>
          <w:sz w:val="24"/>
          <w:szCs w:val="24"/>
        </w:rPr>
        <w:t xml:space="preserve">interacts with </w:t>
      </w:r>
      <w:r w:rsidR="00A85CF3">
        <w:rPr>
          <w:sz w:val="24"/>
          <w:szCs w:val="24"/>
        </w:rPr>
        <w:t xml:space="preserve">tree mortality and </w:t>
      </w:r>
      <w:r w:rsidR="00D916B9">
        <w:rPr>
          <w:sz w:val="24"/>
          <w:szCs w:val="24"/>
        </w:rPr>
        <w:t xml:space="preserve">the creation of canopy gaps to alter microclimatic conditions </w:t>
      </w:r>
      <w:r w:rsidR="00D916B9">
        <w:rPr>
          <w:sz w:val="24"/>
          <w:szCs w:val="24"/>
        </w:rPr>
        <w:fldChar w:fldCharType="begin"/>
      </w:r>
      <w:r w:rsidR="00D916B9">
        <w:rPr>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sz w:val="24"/>
          <w:szCs w:val="24"/>
        </w:rPr>
        <w:fldChar w:fldCharType="separate"/>
      </w:r>
      <w:r w:rsidR="00D916B9" w:rsidRPr="00D916B9">
        <w:rPr>
          <w:sz w:val="24"/>
        </w:rPr>
        <w:t>(Perry et al. 2018)</w:t>
      </w:r>
      <w:r w:rsidR="00D916B9">
        <w:rPr>
          <w:sz w:val="24"/>
          <w:szCs w:val="24"/>
        </w:rPr>
        <w:fldChar w:fldCharType="end"/>
      </w:r>
      <w:r w:rsidR="00D916B9">
        <w:rPr>
          <w:sz w:val="24"/>
          <w:szCs w:val="24"/>
        </w:rPr>
        <w:t>.</w:t>
      </w:r>
      <w:r w:rsidR="00966619">
        <w:rPr>
          <w:sz w:val="24"/>
          <w:szCs w:val="24"/>
        </w:rPr>
        <w:t xml:space="preserve"> The</w:t>
      </w:r>
      <w:r w:rsidR="001A07F8">
        <w:rPr>
          <w:sz w:val="24"/>
          <w:szCs w:val="24"/>
        </w:rPr>
        <w:t xml:space="preserve"> fallen canopy trees cause an influx of woody debris</w:t>
      </w:r>
      <w:r w:rsidR="00DA0D9D">
        <w:rPr>
          <w:sz w:val="24"/>
          <w:szCs w:val="24"/>
        </w:rPr>
        <w:t>, including both coarse and fine woody debris</w:t>
      </w:r>
      <w:r w:rsidR="00344585">
        <w:rPr>
          <w:sz w:val="24"/>
          <w:szCs w:val="24"/>
        </w:rPr>
        <w:t xml:space="preserve">. Uprooted trees create tip-up mounds that alter topography of the forest floor </w:t>
      </w:r>
      <w:r w:rsidR="00344585">
        <w:rPr>
          <w:sz w:val="24"/>
          <w:szCs w:val="24"/>
        </w:rPr>
        <w:fldChar w:fldCharType="begin"/>
      </w:r>
      <w:r w:rsidR="00344585">
        <w:rPr>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sz w:val="24"/>
          <w:szCs w:val="24"/>
        </w:rPr>
        <w:fldChar w:fldCharType="separate"/>
      </w:r>
      <w:r w:rsidR="00344585" w:rsidRPr="00344585">
        <w:rPr>
          <w:sz w:val="24"/>
        </w:rPr>
        <w:t>(Perry and Herms 2019)</w:t>
      </w:r>
      <w:r w:rsidR="00344585">
        <w:rPr>
          <w:sz w:val="24"/>
          <w:szCs w:val="24"/>
        </w:rPr>
        <w:fldChar w:fldCharType="end"/>
      </w:r>
      <w:r w:rsidR="00344585">
        <w:rPr>
          <w:sz w:val="24"/>
          <w:szCs w:val="24"/>
        </w:rPr>
        <w:t>.</w:t>
      </w:r>
      <w:r w:rsidR="00E11D99">
        <w:rPr>
          <w:sz w:val="24"/>
          <w:szCs w:val="24"/>
        </w:rPr>
        <w:t xml:space="preserve"> </w:t>
      </w:r>
      <w:r w:rsidR="0064118B">
        <w:rPr>
          <w:sz w:val="24"/>
          <w:szCs w:val="24"/>
        </w:rPr>
        <w:t xml:space="preserve">While wind disturbance </w:t>
      </w:r>
      <w:r w:rsidR="001C3A52">
        <w:rPr>
          <w:sz w:val="24"/>
          <w:szCs w:val="24"/>
        </w:rPr>
        <w:t xml:space="preserve">changes canopy cover and abiotic conditions, it also leaves behind many </w:t>
      </w:r>
      <w:r w:rsidR="003F511E">
        <w:rPr>
          <w:sz w:val="24"/>
          <w:szCs w:val="24"/>
        </w:rPr>
        <w:t>living trees, understory shrubs and herbaceous plants, seeds, root systems, soils, and surviving animals.</w:t>
      </w:r>
      <w:r w:rsidR="00FC7932">
        <w:rPr>
          <w:sz w:val="24"/>
          <w:szCs w:val="24"/>
        </w:rPr>
        <w:t xml:space="preserve"> These elements left intact after a disturbance are called biological legacies, and they influence short- and long-term </w:t>
      </w:r>
      <w:r w:rsidR="00457FA9">
        <w:rPr>
          <w:sz w:val="24"/>
          <w:szCs w:val="24"/>
        </w:rPr>
        <w:t xml:space="preserve">changes in forest structure and function </w:t>
      </w:r>
      <w:r w:rsidR="00457FA9">
        <w:rPr>
          <w:sz w:val="24"/>
          <w:szCs w:val="24"/>
        </w:rPr>
        <w:fldChar w:fldCharType="begin"/>
      </w:r>
      <w:r w:rsidR="00457FA9">
        <w:rPr>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sz w:val="24"/>
          <w:szCs w:val="24"/>
        </w:rPr>
        <w:fldChar w:fldCharType="separate"/>
      </w:r>
      <w:r w:rsidR="00457FA9" w:rsidRPr="00457FA9">
        <w:rPr>
          <w:sz w:val="24"/>
        </w:rPr>
        <w:t>(Lindenmayer et al. 2012)</w:t>
      </w:r>
      <w:r w:rsidR="00457FA9">
        <w:rPr>
          <w:sz w:val="24"/>
          <w:szCs w:val="24"/>
        </w:rPr>
        <w:fldChar w:fldCharType="end"/>
      </w:r>
      <w:r w:rsidR="00457FA9">
        <w:rPr>
          <w:sz w:val="24"/>
          <w:szCs w:val="24"/>
        </w:rPr>
        <w:t>.</w:t>
      </w:r>
    </w:p>
    <w:p w14:paraId="55E5075D" w14:textId="77777777" w:rsidR="00C11CE9" w:rsidRDefault="00C11CE9">
      <w:pPr>
        <w:rPr>
          <w:sz w:val="24"/>
          <w:szCs w:val="24"/>
        </w:rPr>
      </w:pPr>
    </w:p>
    <w:p w14:paraId="2F120005" w14:textId="6EB67EDA" w:rsidR="00C11CE9" w:rsidRDefault="00A45B3C" w:rsidP="003E274B">
      <w:pPr>
        <w:ind w:firstLine="720"/>
        <w:rPr>
          <w:sz w:val="24"/>
          <w:szCs w:val="24"/>
        </w:rPr>
      </w:pPr>
      <w:r>
        <w:rPr>
          <w:sz w:val="24"/>
          <w:szCs w:val="24"/>
        </w:rPr>
        <w:t>Harvesting</w:t>
      </w:r>
      <w:r w:rsidR="006764AC">
        <w:rPr>
          <w:sz w:val="24"/>
          <w:szCs w:val="24"/>
        </w:rPr>
        <w:t xml:space="preserve"> the</w:t>
      </w:r>
      <w:r w:rsidR="002C50C1">
        <w:rPr>
          <w:sz w:val="24"/>
          <w:szCs w:val="24"/>
        </w:rPr>
        <w:t xml:space="preserve"> fallen</w:t>
      </w:r>
      <w:r w:rsidR="006764AC">
        <w:rPr>
          <w:sz w:val="24"/>
          <w:szCs w:val="24"/>
        </w:rPr>
        <w:t xml:space="preserve"> trees</w:t>
      </w:r>
      <w:r w:rsidR="002C50C1">
        <w:rPr>
          <w:sz w:val="24"/>
          <w:szCs w:val="24"/>
        </w:rPr>
        <w:t xml:space="preserve"> </w:t>
      </w:r>
      <w:r w:rsidR="00C92E0B">
        <w:rPr>
          <w:sz w:val="24"/>
          <w:szCs w:val="24"/>
        </w:rPr>
        <w:t>after</w:t>
      </w:r>
      <w:r w:rsidR="002C50C1">
        <w:rPr>
          <w:sz w:val="24"/>
          <w:szCs w:val="24"/>
        </w:rPr>
        <w:t xml:space="preserve"> a natural disturbance is</w:t>
      </w:r>
      <w:r w:rsidR="006764AC">
        <w:rPr>
          <w:sz w:val="24"/>
          <w:szCs w:val="24"/>
        </w:rPr>
        <w:t xml:space="preserve"> a practice called salvage-logging</w:t>
      </w:r>
      <w:r w:rsidR="00DB022D">
        <w:rPr>
          <w:sz w:val="24"/>
          <w:szCs w:val="24"/>
        </w:rPr>
        <w:t>,</w:t>
      </w:r>
      <w:r w:rsidR="00C92E0B">
        <w:rPr>
          <w:sz w:val="24"/>
          <w:szCs w:val="24"/>
        </w:rPr>
        <w:t xml:space="preserve"> and</w:t>
      </w:r>
      <w:r w:rsidR="00DB022D">
        <w:rPr>
          <w:sz w:val="24"/>
          <w:szCs w:val="24"/>
        </w:rPr>
        <w:t xml:space="preserve"> this management practice</w:t>
      </w:r>
      <w:r w:rsidR="006764AC">
        <w:rPr>
          <w:sz w:val="24"/>
          <w:szCs w:val="24"/>
        </w:rPr>
        <w:t xml:space="preserve"> </w:t>
      </w:r>
      <w:r w:rsidR="00883F4B">
        <w:rPr>
          <w:sz w:val="24"/>
          <w:szCs w:val="24"/>
        </w:rPr>
        <w:t xml:space="preserve">is a common response to windstorms </w:t>
      </w:r>
      <w:r w:rsidR="00883F4B">
        <w:rPr>
          <w:sz w:val="24"/>
          <w:szCs w:val="24"/>
        </w:rPr>
        <w:fldChar w:fldCharType="begin"/>
      </w:r>
      <w:r w:rsidR="00883F4B">
        <w:rPr>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sz w:val="24"/>
          <w:szCs w:val="24"/>
        </w:rPr>
        <w:fldChar w:fldCharType="separate"/>
      </w:r>
      <w:r w:rsidR="00883F4B" w:rsidRPr="00883F4B">
        <w:rPr>
          <w:sz w:val="24"/>
        </w:rPr>
        <w:t>(Lindenmayer et al. 2012)</w:t>
      </w:r>
      <w:r w:rsidR="00883F4B">
        <w:rPr>
          <w:sz w:val="24"/>
          <w:szCs w:val="24"/>
        </w:rPr>
        <w:fldChar w:fldCharType="end"/>
      </w:r>
      <w:r w:rsidR="00883F4B">
        <w:rPr>
          <w:sz w:val="24"/>
          <w:szCs w:val="24"/>
        </w:rPr>
        <w:t xml:space="preserve">. </w:t>
      </w:r>
      <w:r w:rsidR="00DB022D">
        <w:rPr>
          <w:sz w:val="24"/>
          <w:szCs w:val="24"/>
        </w:rPr>
        <w:t>Salvage l</w:t>
      </w:r>
      <w:r w:rsidR="00C9371B">
        <w:rPr>
          <w:sz w:val="24"/>
          <w:szCs w:val="24"/>
        </w:rPr>
        <w:t>ogging can help landowners recover the economic value of the fallen trees</w:t>
      </w:r>
      <w:r w:rsidR="009E1A53">
        <w:rPr>
          <w:sz w:val="24"/>
          <w:szCs w:val="24"/>
        </w:rPr>
        <w:t>, or it may be</w:t>
      </w:r>
      <w:r w:rsidR="001D6353">
        <w:rPr>
          <w:sz w:val="24"/>
          <w:szCs w:val="24"/>
        </w:rPr>
        <w:t xml:space="preserve"> motivated </w:t>
      </w:r>
      <w:r w:rsidR="0042491E">
        <w:rPr>
          <w:sz w:val="24"/>
          <w:szCs w:val="24"/>
        </w:rPr>
        <w:t xml:space="preserve">towards reducing </w:t>
      </w:r>
      <w:r w:rsidR="00D21A04">
        <w:rPr>
          <w:sz w:val="24"/>
          <w:szCs w:val="24"/>
        </w:rPr>
        <w:t xml:space="preserve">fire risk, insect outbreak risk, or safety </w:t>
      </w:r>
      <w:r w:rsidR="0042491E">
        <w:rPr>
          <w:sz w:val="24"/>
          <w:szCs w:val="24"/>
        </w:rPr>
        <w:t xml:space="preserve">hazard </w:t>
      </w:r>
      <w:r w:rsidR="00D21A04">
        <w:rPr>
          <w:sz w:val="24"/>
          <w:szCs w:val="24"/>
        </w:rPr>
        <w:fldChar w:fldCharType="begin"/>
      </w:r>
      <w:r w:rsidR="00D21A04">
        <w:rPr>
          <w:sz w:val="24"/>
          <w:szCs w:val="24"/>
        </w:rPr>
        <w:instrText xml:space="preserve"> ADDIN ZOTERO_ITEM CSL_CITATION {"citationID":"rN1Qb4MU","properties":{"formattedCitation":"(Perry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sz w:val="24"/>
          <w:szCs w:val="24"/>
        </w:rPr>
        <w:fldChar w:fldCharType="separate"/>
      </w:r>
      <w:r w:rsidR="00D21A04" w:rsidRPr="00D21A04">
        <w:rPr>
          <w:sz w:val="24"/>
        </w:rPr>
        <w:t>(Perry and Herms 2019)</w:t>
      </w:r>
      <w:r w:rsidR="00D21A04">
        <w:rPr>
          <w:sz w:val="24"/>
          <w:szCs w:val="24"/>
        </w:rPr>
        <w:fldChar w:fldCharType="end"/>
      </w:r>
      <w:r w:rsidR="00D21A04">
        <w:rPr>
          <w:sz w:val="24"/>
          <w:szCs w:val="24"/>
        </w:rPr>
        <w:t>.</w:t>
      </w:r>
      <w:r w:rsidR="005C1B5B">
        <w:rPr>
          <w:sz w:val="24"/>
          <w:szCs w:val="24"/>
        </w:rPr>
        <w:t xml:space="preserve"> </w:t>
      </w:r>
      <w:r w:rsidR="00A55960">
        <w:rPr>
          <w:sz w:val="24"/>
          <w:szCs w:val="24"/>
        </w:rPr>
        <w:t xml:space="preserve">However, </w:t>
      </w:r>
      <w:r w:rsidR="001F6D59">
        <w:rPr>
          <w:sz w:val="24"/>
          <w:szCs w:val="24"/>
        </w:rPr>
        <w:t xml:space="preserve">there is a growing interest in </w:t>
      </w:r>
      <w:r w:rsidR="0074348C">
        <w:rPr>
          <w:sz w:val="24"/>
          <w:szCs w:val="24"/>
        </w:rPr>
        <w:t>managing forests in ways that conserve</w:t>
      </w:r>
      <w:r w:rsidR="00AC1FC3">
        <w:rPr>
          <w:sz w:val="24"/>
          <w:szCs w:val="24"/>
        </w:rPr>
        <w:t xml:space="preserve"> </w:t>
      </w:r>
      <w:r w:rsidR="0074348C">
        <w:rPr>
          <w:sz w:val="24"/>
          <w:szCs w:val="24"/>
        </w:rPr>
        <w:t>biodiversity</w:t>
      </w:r>
      <w:r w:rsidR="00AC1FC3">
        <w:rPr>
          <w:sz w:val="24"/>
          <w:szCs w:val="24"/>
        </w:rPr>
        <w:t>,</w:t>
      </w:r>
      <w:r w:rsidR="00EF5933">
        <w:rPr>
          <w:sz w:val="24"/>
          <w:szCs w:val="24"/>
        </w:rPr>
        <w:t xml:space="preserve"> including insect populations that </w:t>
      </w:r>
      <w:r w:rsidR="00F66FAE">
        <w:rPr>
          <w:sz w:val="24"/>
          <w:szCs w:val="24"/>
        </w:rPr>
        <w:t>are threatened</w:t>
      </w:r>
      <w:r w:rsidR="0012385E">
        <w:rPr>
          <w:sz w:val="24"/>
          <w:szCs w:val="24"/>
        </w:rPr>
        <w:t xml:space="preserve"> globally</w:t>
      </w:r>
      <w:r w:rsidR="00915CAD">
        <w:rPr>
          <w:sz w:val="24"/>
          <w:szCs w:val="24"/>
        </w:rPr>
        <w:t xml:space="preserve"> due to environmental change</w:t>
      </w:r>
      <w:r w:rsidR="003F2494">
        <w:rPr>
          <w:sz w:val="24"/>
          <w:szCs w:val="24"/>
        </w:rPr>
        <w:t xml:space="preserve"> </w:t>
      </w:r>
      <w:r w:rsidR="003F2494">
        <w:rPr>
          <w:sz w:val="24"/>
          <w:szCs w:val="24"/>
        </w:rPr>
        <w:fldChar w:fldCharType="begin"/>
      </w:r>
      <w:r w:rsidR="003F2494">
        <w:rPr>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sz w:val="24"/>
          <w:szCs w:val="24"/>
        </w:rPr>
        <w:fldChar w:fldCharType="separate"/>
      </w:r>
      <w:r w:rsidR="003F2494" w:rsidRPr="003F2494">
        <w:rPr>
          <w:sz w:val="24"/>
        </w:rPr>
        <w:t>(Wagner 2019)</w:t>
      </w:r>
      <w:r w:rsidR="003F2494">
        <w:rPr>
          <w:sz w:val="24"/>
          <w:szCs w:val="24"/>
        </w:rPr>
        <w:fldChar w:fldCharType="end"/>
      </w:r>
      <w:r w:rsidR="0012385E">
        <w:rPr>
          <w:sz w:val="24"/>
          <w:szCs w:val="24"/>
        </w:rPr>
        <w:t>.</w:t>
      </w:r>
      <w:r w:rsidR="00570DEC">
        <w:rPr>
          <w:sz w:val="24"/>
          <w:szCs w:val="24"/>
        </w:rPr>
        <w:t xml:space="preserve"> </w:t>
      </w:r>
      <w:r w:rsidR="005604B7">
        <w:rPr>
          <w:sz w:val="24"/>
          <w:szCs w:val="24"/>
        </w:rPr>
        <w:t>Th</w:t>
      </w:r>
      <w:r w:rsidR="00871AF2">
        <w:rPr>
          <w:sz w:val="24"/>
          <w:szCs w:val="24"/>
        </w:rPr>
        <w:t xml:space="preserve">is includes understanding how management practices such as </w:t>
      </w:r>
      <w:r w:rsidR="00C6133C">
        <w:rPr>
          <w:sz w:val="24"/>
          <w:szCs w:val="24"/>
        </w:rPr>
        <w:t xml:space="preserve">salvage-logging </w:t>
      </w:r>
      <w:r w:rsidR="00F1689D">
        <w:rPr>
          <w:sz w:val="24"/>
          <w:szCs w:val="24"/>
        </w:rPr>
        <w:t xml:space="preserve">impact </w:t>
      </w:r>
      <w:r w:rsidR="00BE660C">
        <w:rPr>
          <w:sz w:val="24"/>
          <w:szCs w:val="24"/>
        </w:rPr>
        <w:t xml:space="preserve">insect </w:t>
      </w:r>
      <w:r w:rsidR="002747AD">
        <w:rPr>
          <w:sz w:val="24"/>
          <w:szCs w:val="24"/>
        </w:rPr>
        <w:t>biodiversity</w:t>
      </w:r>
      <w:r w:rsidR="005F1D89">
        <w:rPr>
          <w:sz w:val="24"/>
          <w:szCs w:val="24"/>
        </w:rPr>
        <w:t xml:space="preserve"> </w:t>
      </w:r>
      <w:r w:rsidR="005F1D89">
        <w:rPr>
          <w:sz w:val="24"/>
          <w:szCs w:val="24"/>
        </w:rPr>
        <w:fldChar w:fldCharType="begin"/>
      </w:r>
      <w:r w:rsidR="005F1D89">
        <w:rPr>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sz w:val="24"/>
          <w:szCs w:val="24"/>
        </w:rPr>
        <w:fldChar w:fldCharType="separate"/>
      </w:r>
      <w:r w:rsidR="005F1D89" w:rsidRPr="005F1D89">
        <w:rPr>
          <w:sz w:val="24"/>
        </w:rPr>
        <w:t>(Thorn et al. 2018)</w:t>
      </w:r>
      <w:r w:rsidR="005F1D89">
        <w:rPr>
          <w:sz w:val="24"/>
          <w:szCs w:val="24"/>
        </w:rPr>
        <w:fldChar w:fldCharType="end"/>
      </w:r>
      <w:r w:rsidR="00CF34F6">
        <w:rPr>
          <w:sz w:val="24"/>
          <w:szCs w:val="24"/>
        </w:rPr>
        <w:t xml:space="preserve">. </w:t>
      </w:r>
      <w:r w:rsidR="00B56FD4">
        <w:rPr>
          <w:sz w:val="24"/>
          <w:szCs w:val="24"/>
        </w:rPr>
        <w:t xml:space="preserve">For example, </w:t>
      </w:r>
      <w:r w:rsidR="00CF34F6">
        <w:rPr>
          <w:sz w:val="24"/>
          <w:szCs w:val="24"/>
        </w:rPr>
        <w:t xml:space="preserve">salvage-logging </w:t>
      </w:r>
      <w:r w:rsidR="008E70E2">
        <w:rPr>
          <w:sz w:val="24"/>
          <w:szCs w:val="24"/>
        </w:rPr>
        <w:t>alter</w:t>
      </w:r>
      <w:r w:rsidR="00B56FD4">
        <w:rPr>
          <w:sz w:val="24"/>
          <w:szCs w:val="24"/>
        </w:rPr>
        <w:t>s</w:t>
      </w:r>
      <w:r w:rsidR="008E70E2">
        <w:rPr>
          <w:sz w:val="24"/>
          <w:szCs w:val="24"/>
        </w:rPr>
        <w:t xml:space="preserve"> </w:t>
      </w:r>
      <w:r w:rsidR="00934167">
        <w:rPr>
          <w:sz w:val="24"/>
          <w:szCs w:val="24"/>
        </w:rPr>
        <w:t xml:space="preserve">the </w:t>
      </w:r>
      <w:r w:rsidR="008E70E2">
        <w:rPr>
          <w:sz w:val="24"/>
          <w:szCs w:val="24"/>
        </w:rPr>
        <w:t>biological legacies</w:t>
      </w:r>
      <w:r w:rsidR="005F1D89">
        <w:rPr>
          <w:sz w:val="24"/>
          <w:szCs w:val="24"/>
        </w:rPr>
        <w:t xml:space="preserve"> </w:t>
      </w:r>
      <w:r w:rsidR="00D37BCD">
        <w:rPr>
          <w:sz w:val="24"/>
          <w:szCs w:val="24"/>
        </w:rPr>
        <w:t>left by windstorms</w:t>
      </w:r>
      <w:r w:rsidR="008E11DB">
        <w:rPr>
          <w:sz w:val="24"/>
          <w:szCs w:val="24"/>
        </w:rPr>
        <w:t xml:space="preserve"> </w:t>
      </w:r>
      <w:r w:rsidR="004C44A3">
        <w:rPr>
          <w:sz w:val="24"/>
          <w:szCs w:val="24"/>
        </w:rPr>
        <w:t xml:space="preserve">by </w:t>
      </w:r>
      <w:r w:rsidR="00934167">
        <w:rPr>
          <w:sz w:val="24"/>
          <w:szCs w:val="24"/>
        </w:rPr>
        <w:t>reducing the amount and diversity of</w:t>
      </w:r>
      <w:r w:rsidR="004C44A3">
        <w:rPr>
          <w:sz w:val="24"/>
          <w:szCs w:val="24"/>
        </w:rPr>
        <w:t xml:space="preserve"> woody debris,</w:t>
      </w:r>
      <w:r w:rsidR="00C02949">
        <w:rPr>
          <w:sz w:val="24"/>
          <w:szCs w:val="24"/>
        </w:rPr>
        <w:t xml:space="preserve"> as well as</w:t>
      </w:r>
      <w:r w:rsidR="004C44A3">
        <w:rPr>
          <w:sz w:val="24"/>
          <w:szCs w:val="24"/>
        </w:rPr>
        <w:t xml:space="preserve"> by disturbance of understory plants</w:t>
      </w:r>
      <w:r w:rsidR="00B326F5">
        <w:rPr>
          <w:sz w:val="24"/>
          <w:szCs w:val="24"/>
        </w:rPr>
        <w:t>,</w:t>
      </w:r>
      <w:r w:rsidR="00F06BFF">
        <w:rPr>
          <w:sz w:val="24"/>
          <w:szCs w:val="24"/>
        </w:rPr>
        <w:t xml:space="preserve"> potential for soil compaction</w:t>
      </w:r>
      <w:r w:rsidR="00BD4BC3">
        <w:rPr>
          <w:sz w:val="24"/>
          <w:szCs w:val="24"/>
        </w:rPr>
        <w:t xml:space="preserve"> from machinery</w:t>
      </w:r>
      <w:r w:rsidR="00683662">
        <w:rPr>
          <w:sz w:val="24"/>
          <w:szCs w:val="24"/>
        </w:rPr>
        <w:t xml:space="preserve">, and </w:t>
      </w:r>
      <w:r w:rsidR="00BE295E">
        <w:rPr>
          <w:sz w:val="24"/>
          <w:szCs w:val="24"/>
        </w:rPr>
        <w:t xml:space="preserve">modified tree </w:t>
      </w:r>
      <w:r w:rsidR="008448C6">
        <w:rPr>
          <w:sz w:val="24"/>
          <w:szCs w:val="24"/>
        </w:rPr>
        <w:t>species composition</w:t>
      </w:r>
      <w:r w:rsidR="00F06BFF">
        <w:rPr>
          <w:sz w:val="24"/>
          <w:szCs w:val="24"/>
        </w:rPr>
        <w:t xml:space="preserve"> </w:t>
      </w:r>
      <w:r w:rsidR="00EE0139">
        <w:rPr>
          <w:sz w:val="24"/>
          <w:szCs w:val="24"/>
        </w:rPr>
        <w:fldChar w:fldCharType="begin"/>
      </w:r>
      <w:r w:rsidR="00990CDB">
        <w:rPr>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sz w:val="24"/>
          <w:szCs w:val="24"/>
        </w:rPr>
        <w:fldChar w:fldCharType="separate"/>
      </w:r>
      <w:r w:rsidR="00990CDB" w:rsidRPr="00990CDB">
        <w:rPr>
          <w:sz w:val="24"/>
        </w:rPr>
        <w:t>(McNabb et al. 2001, Curtze et al. 2018, Slyder et al. 2020)</w:t>
      </w:r>
      <w:r w:rsidR="00EE0139">
        <w:rPr>
          <w:sz w:val="24"/>
          <w:szCs w:val="24"/>
        </w:rPr>
        <w:fldChar w:fldCharType="end"/>
      </w:r>
      <w:r w:rsidR="00F06BFF">
        <w:rPr>
          <w:sz w:val="24"/>
          <w:szCs w:val="24"/>
        </w:rPr>
        <w:t>.</w:t>
      </w:r>
      <w:r w:rsidR="00CE6B2B">
        <w:rPr>
          <w:sz w:val="24"/>
          <w:szCs w:val="24"/>
        </w:rPr>
        <w:t xml:space="preserve"> </w:t>
      </w:r>
      <w:r w:rsidR="003433E5">
        <w:rPr>
          <w:sz w:val="24"/>
          <w:szCs w:val="24"/>
        </w:rPr>
        <w:t xml:space="preserve">The </w:t>
      </w:r>
      <w:r w:rsidR="001E109C">
        <w:rPr>
          <w:sz w:val="24"/>
          <w:szCs w:val="24"/>
        </w:rPr>
        <w:t>combination of natural wind disturbance followed by salvag</w:t>
      </w:r>
      <w:r w:rsidR="0009076A">
        <w:rPr>
          <w:sz w:val="24"/>
          <w:szCs w:val="24"/>
        </w:rPr>
        <w:t>e-logging</w:t>
      </w:r>
      <w:r w:rsidR="006F71B4">
        <w:rPr>
          <w:sz w:val="24"/>
          <w:szCs w:val="24"/>
        </w:rPr>
        <w:t xml:space="preserve"> </w:t>
      </w:r>
      <w:r w:rsidR="001E109C">
        <w:rPr>
          <w:sz w:val="24"/>
          <w:szCs w:val="24"/>
        </w:rPr>
        <w:t>disturbance</w:t>
      </w:r>
      <w:r w:rsidR="006252CD">
        <w:rPr>
          <w:sz w:val="24"/>
          <w:szCs w:val="24"/>
        </w:rPr>
        <w:t xml:space="preserve"> could </w:t>
      </w:r>
      <w:r w:rsidR="00B06940">
        <w:rPr>
          <w:sz w:val="24"/>
          <w:szCs w:val="24"/>
        </w:rPr>
        <w:t xml:space="preserve">cause longer-lasting changes to </w:t>
      </w:r>
      <w:r w:rsidR="00855269">
        <w:rPr>
          <w:sz w:val="24"/>
          <w:szCs w:val="24"/>
        </w:rPr>
        <w:t>the ecosystem</w:t>
      </w:r>
      <w:commentRangeStart w:id="2"/>
      <w:r w:rsidR="00855269">
        <w:rPr>
          <w:sz w:val="24"/>
          <w:szCs w:val="24"/>
        </w:rPr>
        <w:t>.</w:t>
      </w:r>
      <w:r w:rsidR="006F71B4">
        <w:rPr>
          <w:sz w:val="24"/>
          <w:szCs w:val="24"/>
        </w:rPr>
        <w:t xml:space="preserve"> </w:t>
      </w:r>
      <w:commentRangeEnd w:id="2"/>
      <w:r w:rsidR="001E120D">
        <w:rPr>
          <w:rStyle w:val="CommentReference"/>
        </w:rPr>
        <w:commentReference w:id="2"/>
      </w:r>
    </w:p>
    <w:p w14:paraId="78666DEE" w14:textId="77777777" w:rsidR="00EE5DAB" w:rsidRDefault="00EE5DAB">
      <w:pPr>
        <w:rPr>
          <w:sz w:val="24"/>
          <w:szCs w:val="24"/>
        </w:rPr>
      </w:pPr>
    </w:p>
    <w:p w14:paraId="1F774C9F" w14:textId="088081BE" w:rsidR="00377816" w:rsidRDefault="00EE5DAB">
      <w:pPr>
        <w:rPr>
          <w:sz w:val="24"/>
          <w:szCs w:val="24"/>
        </w:rPr>
      </w:pPr>
      <w:r>
        <w:rPr>
          <w:sz w:val="24"/>
          <w:szCs w:val="24"/>
        </w:rPr>
        <w:tab/>
      </w:r>
      <w:r w:rsidR="0042595B">
        <w:rPr>
          <w:sz w:val="24"/>
          <w:szCs w:val="24"/>
        </w:rPr>
        <w:t xml:space="preserve">To understand how </w:t>
      </w:r>
      <w:r w:rsidR="002754A6">
        <w:rPr>
          <w:sz w:val="24"/>
          <w:szCs w:val="24"/>
        </w:rPr>
        <w:t>insect biodiversity is affected by forest management</w:t>
      </w:r>
      <w:r w:rsidR="00695918">
        <w:rPr>
          <w:sz w:val="24"/>
          <w:szCs w:val="24"/>
        </w:rPr>
        <w:t>, an indicator taxon can be used, wh</w:t>
      </w:r>
      <w:r w:rsidR="00837F3A">
        <w:rPr>
          <w:sz w:val="24"/>
          <w:szCs w:val="24"/>
        </w:rPr>
        <w:t>ich</w:t>
      </w:r>
      <w:r w:rsidR="00240CE0">
        <w:rPr>
          <w:sz w:val="24"/>
          <w:szCs w:val="24"/>
        </w:rPr>
        <w:t xml:space="preserve"> </w:t>
      </w:r>
      <w:r w:rsidR="00183EC1">
        <w:rPr>
          <w:sz w:val="24"/>
          <w:szCs w:val="24"/>
        </w:rPr>
        <w:t>is</w:t>
      </w:r>
      <w:r w:rsidR="00CC0A46">
        <w:rPr>
          <w:sz w:val="24"/>
          <w:szCs w:val="24"/>
        </w:rPr>
        <w:t xml:space="preserve"> a starting point for</w:t>
      </w:r>
      <w:r w:rsidR="008A5164">
        <w:rPr>
          <w:sz w:val="24"/>
          <w:szCs w:val="24"/>
        </w:rPr>
        <w:t xml:space="preserve"> characterizing the response of</w:t>
      </w:r>
      <w:r w:rsidR="00CC0A46">
        <w:rPr>
          <w:sz w:val="24"/>
          <w:szCs w:val="24"/>
        </w:rPr>
        <w:t xml:space="preserve"> the insect community </w:t>
      </w:r>
      <w:r w:rsidR="00296549">
        <w:rPr>
          <w:sz w:val="24"/>
          <w:szCs w:val="24"/>
        </w:rPr>
        <w:fldChar w:fldCharType="begin"/>
      </w:r>
      <w:r w:rsidR="00296549">
        <w:rPr>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sz w:val="24"/>
          <w:szCs w:val="24"/>
        </w:rPr>
        <w:fldChar w:fldCharType="separate"/>
      </w:r>
      <w:r w:rsidR="00296549" w:rsidRPr="00296549">
        <w:rPr>
          <w:sz w:val="24"/>
        </w:rPr>
        <w:t>(Langor and Spence 2006)</w:t>
      </w:r>
      <w:r w:rsidR="00296549">
        <w:rPr>
          <w:sz w:val="24"/>
          <w:szCs w:val="24"/>
        </w:rPr>
        <w:fldChar w:fldCharType="end"/>
      </w:r>
      <w:r w:rsidR="00296549">
        <w:rPr>
          <w:sz w:val="24"/>
          <w:szCs w:val="24"/>
        </w:rPr>
        <w:t>.</w:t>
      </w:r>
      <w:r w:rsidR="00DC6F01">
        <w:rPr>
          <w:sz w:val="24"/>
          <w:szCs w:val="24"/>
        </w:rPr>
        <w:t xml:space="preserve"> Ground beetles (Coleoptera: Carabidae) are </w:t>
      </w:r>
      <w:r w:rsidR="00AE4806">
        <w:rPr>
          <w:sz w:val="24"/>
          <w:szCs w:val="24"/>
        </w:rPr>
        <w:t xml:space="preserve">useful indicators because they are </w:t>
      </w:r>
      <w:r w:rsidR="005A0603">
        <w:rPr>
          <w:sz w:val="24"/>
          <w:szCs w:val="24"/>
        </w:rPr>
        <w:t>taxonomically well known</w:t>
      </w:r>
      <w:r w:rsidR="00101913">
        <w:rPr>
          <w:sz w:val="24"/>
          <w:szCs w:val="24"/>
        </w:rPr>
        <w:t>, sensitive to abiotic and biotic conditions, and</w:t>
      </w:r>
      <w:r w:rsidR="008332D8">
        <w:rPr>
          <w:sz w:val="24"/>
          <w:szCs w:val="24"/>
        </w:rPr>
        <w:t xml:space="preserve"> </w:t>
      </w:r>
      <w:r w:rsidR="006846DA">
        <w:rPr>
          <w:sz w:val="24"/>
          <w:szCs w:val="24"/>
        </w:rPr>
        <w:t xml:space="preserve">sensitive to </w:t>
      </w:r>
      <w:r w:rsidR="0040408F">
        <w:rPr>
          <w:sz w:val="24"/>
          <w:szCs w:val="24"/>
        </w:rPr>
        <w:t>forest disturbance</w:t>
      </w:r>
      <w:r w:rsidR="00675E1E">
        <w:rPr>
          <w:sz w:val="24"/>
          <w:szCs w:val="24"/>
        </w:rPr>
        <w:t xml:space="preserve"> </w:t>
      </w:r>
      <w:r w:rsidR="00101913">
        <w:rPr>
          <w:sz w:val="24"/>
          <w:szCs w:val="24"/>
        </w:rPr>
        <w:fldChar w:fldCharType="begin"/>
      </w:r>
      <w:r w:rsidR="00101913">
        <w:rPr>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sz w:val="24"/>
          <w:szCs w:val="24"/>
        </w:rPr>
        <w:fldChar w:fldCharType="separate"/>
      </w:r>
      <w:r w:rsidR="00101913" w:rsidRPr="00101913">
        <w:rPr>
          <w:sz w:val="24"/>
        </w:rPr>
        <w:t>(Koivula 2011)</w:t>
      </w:r>
      <w:r w:rsidR="00101913">
        <w:rPr>
          <w:sz w:val="24"/>
          <w:szCs w:val="24"/>
        </w:rPr>
        <w:fldChar w:fldCharType="end"/>
      </w:r>
      <w:r w:rsidR="0064262C">
        <w:rPr>
          <w:sz w:val="24"/>
          <w:szCs w:val="24"/>
        </w:rPr>
        <w:t xml:space="preserve">. </w:t>
      </w:r>
      <w:r w:rsidR="00C4392C">
        <w:rPr>
          <w:sz w:val="24"/>
          <w:szCs w:val="24"/>
        </w:rPr>
        <w:t>Ground beetles are diver</w:t>
      </w:r>
      <w:r w:rsidR="00D603E5">
        <w:rPr>
          <w:sz w:val="24"/>
          <w:szCs w:val="24"/>
        </w:rPr>
        <w:t>se in multiple habitats</w:t>
      </w:r>
      <w:r w:rsidR="00430F14">
        <w:rPr>
          <w:sz w:val="24"/>
          <w:szCs w:val="24"/>
        </w:rPr>
        <w:t xml:space="preserve">, including </w:t>
      </w:r>
      <w:r w:rsidR="00125454">
        <w:rPr>
          <w:sz w:val="24"/>
          <w:szCs w:val="24"/>
        </w:rPr>
        <w:t xml:space="preserve">both </w:t>
      </w:r>
      <w:r w:rsidR="00430F14">
        <w:rPr>
          <w:sz w:val="24"/>
          <w:szCs w:val="24"/>
        </w:rPr>
        <w:t>mature forest</w:t>
      </w:r>
      <w:r w:rsidR="00C57FAF">
        <w:rPr>
          <w:sz w:val="24"/>
          <w:szCs w:val="24"/>
        </w:rPr>
        <w:t>s</w:t>
      </w:r>
      <w:r w:rsidR="00430F14">
        <w:rPr>
          <w:sz w:val="24"/>
          <w:szCs w:val="24"/>
        </w:rPr>
        <w:t xml:space="preserve"> and early successional</w:t>
      </w:r>
      <w:r w:rsidR="00C57FAF">
        <w:rPr>
          <w:sz w:val="24"/>
          <w:szCs w:val="24"/>
        </w:rPr>
        <w:t xml:space="preserve"> habitats</w:t>
      </w:r>
      <w:r w:rsidR="00125454">
        <w:rPr>
          <w:sz w:val="24"/>
          <w:szCs w:val="24"/>
        </w:rPr>
        <w:t xml:space="preserve"> such as </w:t>
      </w:r>
      <w:r w:rsidR="00AA5167">
        <w:rPr>
          <w:sz w:val="24"/>
          <w:szCs w:val="24"/>
        </w:rPr>
        <w:t xml:space="preserve">tallgrass </w:t>
      </w:r>
      <w:r w:rsidR="00125454">
        <w:rPr>
          <w:sz w:val="24"/>
          <w:szCs w:val="24"/>
        </w:rPr>
        <w:t>prairies, agricultural fields</w:t>
      </w:r>
      <w:r w:rsidR="007A3FC9">
        <w:rPr>
          <w:sz w:val="24"/>
          <w:szCs w:val="24"/>
        </w:rPr>
        <w:t xml:space="preserve">, urban areas, </w:t>
      </w:r>
      <w:r w:rsidR="002506CE">
        <w:rPr>
          <w:sz w:val="24"/>
          <w:szCs w:val="24"/>
        </w:rPr>
        <w:t xml:space="preserve">clearcuts, </w:t>
      </w:r>
      <w:r w:rsidR="007A3FC9">
        <w:rPr>
          <w:sz w:val="24"/>
          <w:szCs w:val="24"/>
        </w:rPr>
        <w:t>and</w:t>
      </w:r>
      <w:r w:rsidR="00472C10">
        <w:rPr>
          <w:sz w:val="24"/>
          <w:szCs w:val="24"/>
        </w:rPr>
        <w:t xml:space="preserve"> </w:t>
      </w:r>
      <w:r w:rsidR="001C4574">
        <w:rPr>
          <w:sz w:val="24"/>
          <w:szCs w:val="24"/>
        </w:rPr>
        <w:t>floodplains</w:t>
      </w:r>
      <w:r w:rsidR="001207AD">
        <w:rPr>
          <w:sz w:val="24"/>
          <w:szCs w:val="24"/>
        </w:rPr>
        <w:t xml:space="preserve"> </w:t>
      </w:r>
      <w:r w:rsidR="000F3CA0">
        <w:rPr>
          <w:sz w:val="24"/>
          <w:szCs w:val="24"/>
        </w:rPr>
        <w:fldChar w:fldCharType="begin"/>
      </w:r>
      <w:r w:rsidR="00377816">
        <w:rPr>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sz w:val="24"/>
          <w:szCs w:val="24"/>
        </w:rPr>
        <w:fldChar w:fldCharType="separate"/>
      </w:r>
      <w:r w:rsidR="00377816" w:rsidRPr="00377816">
        <w:rPr>
          <w:sz w:val="24"/>
        </w:rPr>
        <w:t>(Silverman et al. 2008, Lambeets et al. 2008, Lundgren and McCravy 2011)</w:t>
      </w:r>
      <w:r w:rsidR="000F3CA0">
        <w:rPr>
          <w:sz w:val="24"/>
          <w:szCs w:val="24"/>
        </w:rPr>
        <w:fldChar w:fldCharType="end"/>
      </w:r>
      <w:r w:rsidR="00472C10">
        <w:rPr>
          <w:sz w:val="24"/>
          <w:szCs w:val="24"/>
        </w:rPr>
        <w:t>.</w:t>
      </w:r>
      <w:r w:rsidR="0031687B">
        <w:rPr>
          <w:sz w:val="24"/>
          <w:szCs w:val="24"/>
        </w:rPr>
        <w:t xml:space="preserve"> </w:t>
      </w:r>
      <w:r w:rsidR="00A06C6F">
        <w:rPr>
          <w:sz w:val="24"/>
          <w:szCs w:val="24"/>
        </w:rPr>
        <w:t>Within</w:t>
      </w:r>
      <w:r w:rsidR="004467C6">
        <w:rPr>
          <w:sz w:val="24"/>
          <w:szCs w:val="24"/>
        </w:rPr>
        <w:t xml:space="preserve"> mature forest</w:t>
      </w:r>
      <w:r w:rsidR="00100819">
        <w:rPr>
          <w:sz w:val="24"/>
          <w:szCs w:val="24"/>
        </w:rPr>
        <w:t>s</w:t>
      </w:r>
      <w:r w:rsidR="004467C6">
        <w:rPr>
          <w:sz w:val="24"/>
          <w:szCs w:val="24"/>
        </w:rPr>
        <w:t xml:space="preserve">, </w:t>
      </w:r>
      <w:r w:rsidR="0031687B">
        <w:rPr>
          <w:sz w:val="24"/>
          <w:szCs w:val="24"/>
        </w:rPr>
        <w:t xml:space="preserve">ground beetle communities can differ </w:t>
      </w:r>
      <w:r w:rsidR="0073170F">
        <w:rPr>
          <w:sz w:val="24"/>
          <w:szCs w:val="24"/>
        </w:rPr>
        <w:t xml:space="preserve">based on predominate tree species, </w:t>
      </w:r>
      <w:r w:rsidR="00631831">
        <w:rPr>
          <w:sz w:val="24"/>
          <w:szCs w:val="24"/>
        </w:rPr>
        <w:t xml:space="preserve">managed vs. old-growth forest, and </w:t>
      </w:r>
      <w:r w:rsidR="000073EB">
        <w:rPr>
          <w:sz w:val="24"/>
          <w:szCs w:val="24"/>
        </w:rPr>
        <w:t xml:space="preserve">forests with </w:t>
      </w:r>
      <w:r w:rsidR="00F67A26">
        <w:rPr>
          <w:sz w:val="24"/>
          <w:szCs w:val="24"/>
        </w:rPr>
        <w:t xml:space="preserve">dense vs open </w:t>
      </w:r>
      <w:r w:rsidR="000073EB">
        <w:rPr>
          <w:sz w:val="24"/>
          <w:szCs w:val="24"/>
        </w:rPr>
        <w:t>ground vegetation</w:t>
      </w:r>
      <w:r w:rsidR="00827A9D">
        <w:rPr>
          <w:sz w:val="24"/>
          <w:szCs w:val="24"/>
        </w:rPr>
        <w:t xml:space="preserve"> </w:t>
      </w:r>
      <w:r w:rsidR="00827A9D">
        <w:rPr>
          <w:sz w:val="24"/>
          <w:szCs w:val="24"/>
        </w:rPr>
        <w:fldChar w:fldCharType="begin"/>
      </w:r>
      <w:r w:rsidR="004B0D20">
        <w:rPr>
          <w:sz w:val="24"/>
          <w:szCs w:val="24"/>
        </w:rPr>
        <w:instrText xml:space="preserve"> ADDIN ZOTERO_ITEM CSL_CITATION {"citationID":"oTO7KKxf","properties":{"formattedCitation":"(Werner and Raffa 2000, Browne et al. 2014, Perry et al. 2018)","plainCitation":"(Werner and Raffa 2000, Browne et al. 2014,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F"}],"issued":{"date-parts":[["2000"]]}}},{"id":1294,"uris":["http://zotero.org/groups/5154252/items/Q9I79DS9"],"itemData":{"id":1294,"type":"article-journal","abstract":"Using pitfall traps on 12 sites in the southern Appalachian Mountains during 2007–2008, we collected 6552 carabid beetles representing 46 species. We collected 40 species in 14 genera at 9 spruce–fir sites and 29 species in 12 genera at 3 hardwood sites. When adjusted for sampling effort via rarefaction, spruce–fir and hardwood sites did not differ in species richness. However, there were significant differences in species composition. Based on non-metric multidimensional scaling (NMS) analysis, species assemblages for spruce–fir forest were distinct from those found for hardwood forests, with the 4 northern spruce–fir forest sites clustered independently from the 5 southern spruce–fir sites. Composition by genera varied by season: Pterostichus was the dominant genus in the summer and autumn, and Sphaeroderus was the dominant genus in the winter and spring. The species captured by pitfall traps in this study differed somewhat from the species found at these sites in a previous survey made by hand-collection. However, when DGMXVWHG IRU VDPSOH VL]H YLD UDUHIDFWLRQ VSHFLHV ULFKQHVV HYHQQHVV DQG )LVKHU¶V Į GLG QRW differ between these samples made by different collection methods.","container-title":"Southeastern Naturalist","DOI":"10.1656/058.013.0220","ISSN":"1528-7092, 1938-5412","issue":"2","journalAbbreviation":"Southeastern Naturalist","language":"en","page":"407-422","source":"DOI.org (Crossref)","title":"Ground Beetle (Coleoptera: Carabidae) Species Composition in the Southern Appalachian Mountains","title-short":"Ground Beetle (Coleoptera","volume":"13","author":[{"family":"Browne","given":"Robert"},{"family":"Maveety","given":"Sarah"},{"family":"Cooper","given":"Leigh"},{"family":"Riley","given":"Kathryn"}],"issued":{"date-parts":[["2014",6]]}}},{"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sz w:val="24"/>
          <w:szCs w:val="24"/>
        </w:rPr>
        <w:fldChar w:fldCharType="separate"/>
      </w:r>
      <w:r w:rsidR="004B0D20" w:rsidRPr="004B0D20">
        <w:rPr>
          <w:sz w:val="24"/>
        </w:rPr>
        <w:t>(Werner and Raffa 2000, Browne et al. 2014, Perry et al. 2018)</w:t>
      </w:r>
      <w:r w:rsidR="00827A9D">
        <w:rPr>
          <w:sz w:val="24"/>
          <w:szCs w:val="24"/>
        </w:rPr>
        <w:fldChar w:fldCharType="end"/>
      </w:r>
      <w:r w:rsidR="00F74119">
        <w:rPr>
          <w:sz w:val="24"/>
          <w:szCs w:val="24"/>
        </w:rPr>
        <w:t xml:space="preserve">. </w:t>
      </w:r>
      <w:r w:rsidR="00BE3795">
        <w:rPr>
          <w:sz w:val="24"/>
          <w:szCs w:val="24"/>
        </w:rPr>
        <w:t>Thus, the</w:t>
      </w:r>
      <w:r w:rsidR="00311B77">
        <w:rPr>
          <w:sz w:val="24"/>
          <w:szCs w:val="24"/>
        </w:rPr>
        <w:t xml:space="preserve"> occurrence and species composition of ground beetles</w:t>
      </w:r>
      <w:r w:rsidR="00BE3795">
        <w:rPr>
          <w:sz w:val="24"/>
          <w:szCs w:val="24"/>
        </w:rPr>
        <w:t xml:space="preserve"> can indica</w:t>
      </w:r>
      <w:r w:rsidR="00A06C6F">
        <w:rPr>
          <w:sz w:val="24"/>
          <w:szCs w:val="24"/>
        </w:rPr>
        <w:t>te fine-scale differences in habitat.</w:t>
      </w:r>
    </w:p>
    <w:p w14:paraId="7CFED149" w14:textId="77777777" w:rsidR="00707342" w:rsidRDefault="00707342">
      <w:pPr>
        <w:rPr>
          <w:sz w:val="24"/>
          <w:szCs w:val="24"/>
        </w:rPr>
      </w:pPr>
    </w:p>
    <w:p w14:paraId="2A03F336" w14:textId="6EE1E150" w:rsidR="00F278DE" w:rsidRDefault="00707342">
      <w:pPr>
        <w:rPr>
          <w:sz w:val="24"/>
          <w:szCs w:val="24"/>
        </w:rPr>
      </w:pPr>
      <w:r>
        <w:rPr>
          <w:sz w:val="24"/>
          <w:szCs w:val="24"/>
        </w:rPr>
        <w:tab/>
        <w:t>Two processes occ</w:t>
      </w:r>
      <w:r w:rsidR="00F4030C">
        <w:rPr>
          <w:sz w:val="24"/>
          <w:szCs w:val="24"/>
        </w:rPr>
        <w:t xml:space="preserve">ur to the </w:t>
      </w:r>
      <w:r w:rsidR="001D5611">
        <w:rPr>
          <w:sz w:val="24"/>
          <w:szCs w:val="24"/>
        </w:rPr>
        <w:t>ground beetle</w:t>
      </w:r>
      <w:r w:rsidR="00F4030C">
        <w:rPr>
          <w:sz w:val="24"/>
          <w:szCs w:val="24"/>
        </w:rPr>
        <w:t xml:space="preserve"> communit</w:t>
      </w:r>
      <w:r w:rsidR="007C6077">
        <w:rPr>
          <w:sz w:val="24"/>
          <w:szCs w:val="24"/>
        </w:rPr>
        <w:t>y after a forest disturbance</w:t>
      </w:r>
      <w:r w:rsidR="006F2001">
        <w:rPr>
          <w:sz w:val="24"/>
          <w:szCs w:val="24"/>
        </w:rPr>
        <w:t xml:space="preserve">: influx of new species and decline of </w:t>
      </w:r>
      <w:r w:rsidR="007F5FFB">
        <w:rPr>
          <w:sz w:val="24"/>
          <w:szCs w:val="24"/>
        </w:rPr>
        <w:t xml:space="preserve">some </w:t>
      </w:r>
      <w:r w:rsidR="006F2001">
        <w:rPr>
          <w:sz w:val="24"/>
          <w:szCs w:val="24"/>
        </w:rPr>
        <w:t>resident species</w:t>
      </w:r>
      <w:r w:rsidR="007C6077">
        <w:rPr>
          <w:sz w:val="24"/>
          <w:szCs w:val="24"/>
        </w:rPr>
        <w:t xml:space="preserve">. </w:t>
      </w:r>
      <w:r w:rsidR="006F2001">
        <w:rPr>
          <w:sz w:val="24"/>
          <w:szCs w:val="24"/>
        </w:rPr>
        <w:t>A</w:t>
      </w:r>
      <w:r w:rsidR="00BE7938">
        <w:rPr>
          <w:sz w:val="24"/>
          <w:szCs w:val="24"/>
        </w:rPr>
        <w:t>fter</w:t>
      </w:r>
      <w:r w:rsidR="00B17A7E">
        <w:rPr>
          <w:sz w:val="24"/>
          <w:szCs w:val="24"/>
        </w:rPr>
        <w:t xml:space="preserve"> canopy gaps open</w:t>
      </w:r>
      <w:r w:rsidR="007E3522">
        <w:rPr>
          <w:sz w:val="24"/>
          <w:szCs w:val="24"/>
        </w:rPr>
        <w:t xml:space="preserve"> and early successional plants begin to grow, </w:t>
      </w:r>
      <w:r w:rsidR="00474E5D">
        <w:rPr>
          <w:sz w:val="24"/>
          <w:szCs w:val="24"/>
        </w:rPr>
        <w:t xml:space="preserve">a </w:t>
      </w:r>
      <w:r w:rsidR="006C4F81">
        <w:rPr>
          <w:sz w:val="24"/>
          <w:szCs w:val="24"/>
        </w:rPr>
        <w:t xml:space="preserve">guild of </w:t>
      </w:r>
      <w:r w:rsidR="00E17E57">
        <w:rPr>
          <w:sz w:val="24"/>
          <w:szCs w:val="24"/>
        </w:rPr>
        <w:t xml:space="preserve">open-habitat </w:t>
      </w:r>
      <w:r w:rsidR="006C4F81">
        <w:rPr>
          <w:sz w:val="24"/>
          <w:szCs w:val="24"/>
        </w:rPr>
        <w:t>ground beetles</w:t>
      </w:r>
      <w:r w:rsidR="00027108">
        <w:rPr>
          <w:sz w:val="24"/>
          <w:szCs w:val="24"/>
        </w:rPr>
        <w:t xml:space="preserve"> typically disperses to the disturbed area. This group, </w:t>
      </w:r>
      <w:r w:rsidR="004879FD">
        <w:rPr>
          <w:sz w:val="24"/>
          <w:szCs w:val="24"/>
        </w:rPr>
        <w:t>including</w:t>
      </w:r>
      <w:r w:rsidR="00027108">
        <w:rPr>
          <w:sz w:val="24"/>
          <w:szCs w:val="24"/>
        </w:rPr>
        <w:t xml:space="preserve"> </w:t>
      </w:r>
      <w:r w:rsidR="00963599">
        <w:rPr>
          <w:sz w:val="24"/>
          <w:szCs w:val="24"/>
        </w:rPr>
        <w:t xml:space="preserve">certain species of </w:t>
      </w:r>
      <w:r w:rsidR="00963599" w:rsidRPr="00E17E57">
        <w:rPr>
          <w:i/>
          <w:iCs/>
          <w:sz w:val="24"/>
          <w:szCs w:val="24"/>
        </w:rPr>
        <w:t>Amara</w:t>
      </w:r>
      <w:r w:rsidR="00825918">
        <w:rPr>
          <w:sz w:val="24"/>
          <w:szCs w:val="24"/>
        </w:rPr>
        <w:t xml:space="preserve">, </w:t>
      </w:r>
      <w:proofErr w:type="spellStart"/>
      <w:r w:rsidR="00825918" w:rsidRPr="00E17E57">
        <w:rPr>
          <w:i/>
          <w:iCs/>
          <w:sz w:val="24"/>
          <w:szCs w:val="24"/>
        </w:rPr>
        <w:t>Anisodactylus</w:t>
      </w:r>
      <w:proofErr w:type="spellEnd"/>
      <w:r w:rsidR="00825918">
        <w:rPr>
          <w:sz w:val="24"/>
          <w:szCs w:val="24"/>
        </w:rPr>
        <w:t>,</w:t>
      </w:r>
      <w:r w:rsidR="00963599">
        <w:rPr>
          <w:sz w:val="24"/>
          <w:szCs w:val="24"/>
        </w:rPr>
        <w:t xml:space="preserve"> </w:t>
      </w:r>
      <w:r w:rsidR="00963599" w:rsidRPr="00E17E57">
        <w:rPr>
          <w:i/>
          <w:iCs/>
          <w:sz w:val="24"/>
          <w:szCs w:val="24"/>
        </w:rPr>
        <w:t>Harpalus</w:t>
      </w:r>
      <w:r w:rsidR="00963599">
        <w:rPr>
          <w:sz w:val="24"/>
          <w:szCs w:val="24"/>
        </w:rPr>
        <w:t>,</w:t>
      </w:r>
      <w:r w:rsidR="009E4FBE">
        <w:rPr>
          <w:sz w:val="24"/>
          <w:szCs w:val="24"/>
        </w:rPr>
        <w:t xml:space="preserve"> and </w:t>
      </w:r>
      <w:r w:rsidR="009E4FBE" w:rsidRPr="009E4FBE">
        <w:rPr>
          <w:i/>
          <w:iCs/>
          <w:sz w:val="24"/>
          <w:szCs w:val="24"/>
        </w:rPr>
        <w:t>Chlaenius</w:t>
      </w:r>
      <w:r w:rsidR="009E4FBE" w:rsidRPr="009E4FBE">
        <w:rPr>
          <w:sz w:val="24"/>
          <w:szCs w:val="24"/>
        </w:rPr>
        <w:t>,</w:t>
      </w:r>
      <w:r w:rsidR="00963599" w:rsidRPr="009E4FBE">
        <w:rPr>
          <w:sz w:val="24"/>
          <w:szCs w:val="24"/>
        </w:rPr>
        <w:t xml:space="preserve"> </w:t>
      </w:r>
      <w:r w:rsidR="001315D2" w:rsidRPr="009E4FBE">
        <w:rPr>
          <w:sz w:val="24"/>
          <w:szCs w:val="24"/>
        </w:rPr>
        <w:t>m</w:t>
      </w:r>
      <w:r w:rsidR="001315D2">
        <w:rPr>
          <w:sz w:val="24"/>
          <w:szCs w:val="24"/>
        </w:rPr>
        <w:t>ay immediately increase following disturbance, or may take a few years to locate the site</w:t>
      </w:r>
      <w:r w:rsidR="00466A93">
        <w:rPr>
          <w:sz w:val="24"/>
          <w:szCs w:val="24"/>
        </w:rPr>
        <w:t>, depending on landscape structure</w:t>
      </w:r>
      <w:r w:rsidR="004879FD">
        <w:rPr>
          <w:sz w:val="24"/>
          <w:szCs w:val="24"/>
        </w:rPr>
        <w:t xml:space="preserve"> </w:t>
      </w:r>
      <w:r w:rsidR="004879FD">
        <w:rPr>
          <w:sz w:val="24"/>
          <w:szCs w:val="24"/>
        </w:rPr>
        <w:fldChar w:fldCharType="begin"/>
      </w:r>
      <w:r w:rsidR="004879FD">
        <w:rPr>
          <w:sz w:val="24"/>
          <w:szCs w:val="24"/>
        </w:rPr>
        <w:instrText xml:space="preserve"> ADDIN ZOTERO_ITEM CSL_CITATION {"citationID":"4AkiPEJp","properties":{"formattedCitation":"(Sklodowski and Garbalinska 2011, Lee et al. 2017, Barber and Widick 2017)","plainCitation":"(Sklodowski and Garbalinska 2011, Lee et al. 2017, Barber and Widick 2017)","noteIndex":0},"citationItems":[{"id":339,"uris":["http://zotero.org/groups/5154252/items/GXUD6NWL"],"itemData":{"id":339,"type":"article-journal","container-title":"ZooKeys","DOI":"10.3897/zookeys.100.1360","ISSN":"1313-2970,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sz w:val="24"/>
          <w:szCs w:val="24"/>
        </w:rPr>
        <w:fldChar w:fldCharType="separate"/>
      </w:r>
      <w:r w:rsidR="004879FD" w:rsidRPr="004879FD">
        <w:rPr>
          <w:sz w:val="24"/>
        </w:rPr>
        <w:t>(Sklodowski and Garbalinska 2011, Lee et al. 2017, Barber and Widick 2017)</w:t>
      </w:r>
      <w:r w:rsidR="004879FD">
        <w:rPr>
          <w:sz w:val="24"/>
          <w:szCs w:val="24"/>
        </w:rPr>
        <w:fldChar w:fldCharType="end"/>
      </w:r>
      <w:r w:rsidR="00466A93">
        <w:rPr>
          <w:sz w:val="24"/>
          <w:szCs w:val="24"/>
        </w:rPr>
        <w:t>.</w:t>
      </w:r>
      <w:r w:rsidR="00CE2C8D">
        <w:rPr>
          <w:sz w:val="24"/>
          <w:szCs w:val="24"/>
        </w:rPr>
        <w:t xml:space="preserve"> </w:t>
      </w:r>
      <w:r w:rsidR="00052E68">
        <w:rPr>
          <w:sz w:val="24"/>
          <w:szCs w:val="24"/>
        </w:rPr>
        <w:t>While open-habitat species inc</w:t>
      </w:r>
      <w:r w:rsidR="0030536A">
        <w:rPr>
          <w:sz w:val="24"/>
          <w:szCs w:val="24"/>
        </w:rPr>
        <w:t xml:space="preserve">rease after disturbance, there is also a decline of </w:t>
      </w:r>
      <w:r w:rsidR="00262C78">
        <w:rPr>
          <w:sz w:val="24"/>
          <w:szCs w:val="24"/>
        </w:rPr>
        <w:t>forest</w:t>
      </w:r>
      <w:r w:rsidR="005F5ACD">
        <w:rPr>
          <w:sz w:val="24"/>
          <w:szCs w:val="24"/>
        </w:rPr>
        <w:t>-adapted</w:t>
      </w:r>
      <w:r w:rsidR="00262C78">
        <w:rPr>
          <w:sz w:val="24"/>
          <w:szCs w:val="24"/>
        </w:rPr>
        <w:t xml:space="preserve"> ground beetles. </w:t>
      </w:r>
      <w:r w:rsidR="00185AE9">
        <w:rPr>
          <w:sz w:val="24"/>
          <w:szCs w:val="24"/>
        </w:rPr>
        <w:t xml:space="preserve">For example, in </w:t>
      </w:r>
      <w:r w:rsidR="00925837">
        <w:rPr>
          <w:sz w:val="24"/>
          <w:szCs w:val="24"/>
        </w:rPr>
        <w:t xml:space="preserve">Minnesota, </w:t>
      </w:r>
      <w:r w:rsidR="00404B92">
        <w:rPr>
          <w:sz w:val="24"/>
          <w:szCs w:val="24"/>
        </w:rPr>
        <w:t>jack pine stands</w:t>
      </w:r>
      <w:r w:rsidR="00F63816">
        <w:rPr>
          <w:sz w:val="24"/>
          <w:szCs w:val="24"/>
        </w:rPr>
        <w:t xml:space="preserve"> that were </w:t>
      </w:r>
      <w:r w:rsidR="00F456A6">
        <w:rPr>
          <w:sz w:val="24"/>
          <w:szCs w:val="24"/>
        </w:rPr>
        <w:t>wind-disturbed or salvaged</w:t>
      </w:r>
      <w:r w:rsidR="001429A7">
        <w:rPr>
          <w:sz w:val="24"/>
          <w:szCs w:val="24"/>
        </w:rPr>
        <w:t>-logged</w:t>
      </w:r>
      <w:r w:rsidR="00F63816">
        <w:rPr>
          <w:sz w:val="24"/>
          <w:szCs w:val="24"/>
        </w:rPr>
        <w:t xml:space="preserve"> </w:t>
      </w:r>
      <w:r w:rsidR="002C4FE2">
        <w:rPr>
          <w:sz w:val="24"/>
          <w:szCs w:val="24"/>
        </w:rPr>
        <w:t xml:space="preserve">1-3 years prior </w:t>
      </w:r>
      <w:r w:rsidR="00F63816">
        <w:rPr>
          <w:sz w:val="24"/>
          <w:szCs w:val="24"/>
        </w:rPr>
        <w:t xml:space="preserve">had </w:t>
      </w:r>
      <w:r w:rsidR="00F456A6">
        <w:rPr>
          <w:sz w:val="24"/>
          <w:szCs w:val="24"/>
        </w:rPr>
        <w:t xml:space="preserve">lower </w:t>
      </w:r>
      <w:r w:rsidR="00F63816">
        <w:rPr>
          <w:sz w:val="24"/>
          <w:szCs w:val="24"/>
        </w:rPr>
        <w:t xml:space="preserve">numbers of </w:t>
      </w:r>
      <w:proofErr w:type="spellStart"/>
      <w:r w:rsidR="00F63816" w:rsidRPr="00075AD7">
        <w:rPr>
          <w:i/>
          <w:iCs/>
          <w:sz w:val="24"/>
          <w:szCs w:val="24"/>
        </w:rPr>
        <w:t>Pterostichus</w:t>
      </w:r>
      <w:proofErr w:type="spellEnd"/>
      <w:r w:rsidR="00F63816" w:rsidRPr="00075AD7">
        <w:rPr>
          <w:i/>
          <w:iCs/>
          <w:sz w:val="24"/>
          <w:szCs w:val="24"/>
        </w:rPr>
        <w:t xml:space="preserve"> </w:t>
      </w:r>
      <w:proofErr w:type="spellStart"/>
      <w:r w:rsidR="00F63816" w:rsidRPr="00075AD7">
        <w:rPr>
          <w:i/>
          <w:iCs/>
          <w:sz w:val="24"/>
          <w:szCs w:val="24"/>
        </w:rPr>
        <w:t>pensylvanicus</w:t>
      </w:r>
      <w:proofErr w:type="spellEnd"/>
      <w:r w:rsidR="00624E4C">
        <w:rPr>
          <w:sz w:val="24"/>
          <w:szCs w:val="24"/>
        </w:rPr>
        <w:t xml:space="preserve"> Le</w:t>
      </w:r>
      <w:r w:rsidR="001C72A6">
        <w:rPr>
          <w:sz w:val="24"/>
          <w:szCs w:val="24"/>
        </w:rPr>
        <w:t>C</w:t>
      </w:r>
      <w:r w:rsidR="00624E4C">
        <w:rPr>
          <w:sz w:val="24"/>
          <w:szCs w:val="24"/>
        </w:rPr>
        <w:t>onte</w:t>
      </w:r>
      <w:r w:rsidR="00F63816">
        <w:rPr>
          <w:sz w:val="24"/>
          <w:szCs w:val="24"/>
        </w:rPr>
        <w:t xml:space="preserve">, </w:t>
      </w:r>
      <w:proofErr w:type="spellStart"/>
      <w:r w:rsidR="005F5ACD" w:rsidRPr="00075AD7">
        <w:rPr>
          <w:i/>
          <w:iCs/>
          <w:sz w:val="24"/>
          <w:szCs w:val="24"/>
        </w:rPr>
        <w:t>P</w:t>
      </w:r>
      <w:r w:rsidR="00B60146">
        <w:rPr>
          <w:i/>
          <w:iCs/>
          <w:sz w:val="24"/>
          <w:szCs w:val="24"/>
        </w:rPr>
        <w:t>terostichus</w:t>
      </w:r>
      <w:proofErr w:type="spellEnd"/>
      <w:r w:rsidR="005F5ACD" w:rsidRPr="00075AD7">
        <w:rPr>
          <w:i/>
          <w:iCs/>
          <w:sz w:val="24"/>
          <w:szCs w:val="24"/>
        </w:rPr>
        <w:t xml:space="preserve"> </w:t>
      </w:r>
      <w:proofErr w:type="spellStart"/>
      <w:r w:rsidR="00B60146">
        <w:rPr>
          <w:i/>
          <w:iCs/>
          <w:sz w:val="24"/>
          <w:szCs w:val="24"/>
        </w:rPr>
        <w:t>c</w:t>
      </w:r>
      <w:r w:rsidR="005F5ACD" w:rsidRPr="00075AD7">
        <w:rPr>
          <w:i/>
          <w:iCs/>
          <w:sz w:val="24"/>
          <w:szCs w:val="24"/>
        </w:rPr>
        <w:t>oracinus</w:t>
      </w:r>
      <w:proofErr w:type="spellEnd"/>
      <w:r w:rsidR="00B60146">
        <w:rPr>
          <w:sz w:val="24"/>
          <w:szCs w:val="24"/>
        </w:rPr>
        <w:t xml:space="preserve"> (Newman)</w:t>
      </w:r>
      <w:r w:rsidR="005F5ACD">
        <w:rPr>
          <w:sz w:val="24"/>
          <w:szCs w:val="24"/>
        </w:rPr>
        <w:t xml:space="preserve">, and </w:t>
      </w:r>
      <w:proofErr w:type="spellStart"/>
      <w:r w:rsidR="005F5ACD" w:rsidRPr="00075AD7">
        <w:rPr>
          <w:i/>
          <w:iCs/>
          <w:sz w:val="24"/>
          <w:szCs w:val="24"/>
        </w:rPr>
        <w:t>Sphaeroderus</w:t>
      </w:r>
      <w:proofErr w:type="spellEnd"/>
      <w:r w:rsidR="005F5ACD" w:rsidRPr="00075AD7">
        <w:rPr>
          <w:i/>
          <w:iCs/>
          <w:sz w:val="24"/>
          <w:szCs w:val="24"/>
        </w:rPr>
        <w:t xml:space="preserve"> </w:t>
      </w:r>
      <w:proofErr w:type="spellStart"/>
      <w:r w:rsidR="006E3DF0" w:rsidRPr="00075AD7">
        <w:rPr>
          <w:i/>
          <w:iCs/>
          <w:sz w:val="24"/>
          <w:szCs w:val="24"/>
        </w:rPr>
        <w:t>lecontei</w:t>
      </w:r>
      <w:proofErr w:type="spellEnd"/>
      <w:r w:rsidR="00C17440">
        <w:rPr>
          <w:sz w:val="24"/>
          <w:szCs w:val="24"/>
        </w:rPr>
        <w:t xml:space="preserve"> Dejean</w:t>
      </w:r>
      <w:r w:rsidR="006E3DF0">
        <w:rPr>
          <w:sz w:val="24"/>
          <w:szCs w:val="24"/>
        </w:rPr>
        <w:t xml:space="preserve"> than </w:t>
      </w:r>
      <w:r w:rsidR="00F456A6">
        <w:rPr>
          <w:sz w:val="24"/>
          <w:szCs w:val="24"/>
        </w:rPr>
        <w:t>undisturbed</w:t>
      </w:r>
      <w:r w:rsidR="00075AD7">
        <w:rPr>
          <w:sz w:val="24"/>
          <w:szCs w:val="24"/>
        </w:rPr>
        <w:t xml:space="preserve"> sites</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sz w:val="24"/>
          <w:szCs w:val="24"/>
        </w:rPr>
        <w:fldChar w:fldCharType="separate"/>
      </w:r>
      <w:r w:rsidR="00144E17" w:rsidRPr="00144E17">
        <w:rPr>
          <w:sz w:val="24"/>
        </w:rPr>
        <w:t>(Gandhi et al. 2008)</w:t>
      </w:r>
      <w:r w:rsidR="00144E17">
        <w:rPr>
          <w:sz w:val="24"/>
          <w:szCs w:val="24"/>
        </w:rPr>
        <w:fldChar w:fldCharType="end"/>
      </w:r>
      <w:r w:rsidR="00E25FE3">
        <w:rPr>
          <w:sz w:val="24"/>
          <w:szCs w:val="24"/>
        </w:rPr>
        <w:t>.</w:t>
      </w:r>
      <w:r w:rsidR="000A4F50">
        <w:rPr>
          <w:sz w:val="24"/>
          <w:szCs w:val="24"/>
        </w:rPr>
        <w:t xml:space="preserve"> In </w:t>
      </w:r>
      <w:r w:rsidR="00F456A6">
        <w:rPr>
          <w:sz w:val="24"/>
          <w:szCs w:val="24"/>
        </w:rPr>
        <w:t>a</w:t>
      </w:r>
      <w:r w:rsidR="00C17440">
        <w:rPr>
          <w:sz w:val="24"/>
          <w:szCs w:val="24"/>
        </w:rPr>
        <w:t xml:space="preserve"> </w:t>
      </w:r>
      <w:r w:rsidR="00F456A6">
        <w:rPr>
          <w:sz w:val="24"/>
          <w:szCs w:val="24"/>
        </w:rPr>
        <w:t>pine forest in Poland,</w:t>
      </w:r>
      <w:r w:rsidR="002C4FE2">
        <w:rPr>
          <w:sz w:val="24"/>
          <w:szCs w:val="24"/>
        </w:rPr>
        <w:t xml:space="preserve"> </w:t>
      </w:r>
      <w:r w:rsidR="005A0455">
        <w:rPr>
          <w:sz w:val="24"/>
          <w:szCs w:val="24"/>
        </w:rPr>
        <w:t xml:space="preserve">forest-specialists decreased in </w:t>
      </w:r>
      <w:r w:rsidR="00E14523">
        <w:rPr>
          <w:sz w:val="24"/>
          <w:szCs w:val="24"/>
        </w:rPr>
        <w:t xml:space="preserve">proportional abundance over a </w:t>
      </w:r>
      <w:r w:rsidR="00E267F9">
        <w:rPr>
          <w:sz w:val="24"/>
          <w:szCs w:val="24"/>
        </w:rPr>
        <w:t>six-year period</w:t>
      </w:r>
      <w:r w:rsidR="00F506E3">
        <w:rPr>
          <w:sz w:val="24"/>
          <w:szCs w:val="24"/>
        </w:rPr>
        <w:t xml:space="preserve"> following </w:t>
      </w:r>
      <w:r w:rsidR="00BB6253">
        <w:rPr>
          <w:sz w:val="24"/>
          <w:szCs w:val="24"/>
        </w:rPr>
        <w:t>a tornado</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sz w:val="24"/>
          <w:szCs w:val="24"/>
        </w:rPr>
        <w:fldChar w:fldCharType="separate"/>
      </w:r>
      <w:r w:rsidR="00144E17" w:rsidRPr="00144E17">
        <w:rPr>
          <w:sz w:val="24"/>
        </w:rPr>
        <w:t>(Sklodowski and Garbalinska 2011)</w:t>
      </w:r>
      <w:r w:rsidR="00144E17">
        <w:rPr>
          <w:sz w:val="24"/>
          <w:szCs w:val="24"/>
        </w:rPr>
        <w:fldChar w:fldCharType="end"/>
      </w:r>
      <w:r w:rsidR="00E267F9">
        <w:rPr>
          <w:sz w:val="24"/>
          <w:szCs w:val="24"/>
        </w:rPr>
        <w:t>.</w:t>
      </w:r>
      <w:r w:rsidR="00B17222">
        <w:rPr>
          <w:sz w:val="24"/>
          <w:szCs w:val="24"/>
        </w:rPr>
        <w:t xml:space="preserve"> </w:t>
      </w:r>
      <w:r w:rsidR="009E3FA1">
        <w:rPr>
          <w:sz w:val="24"/>
          <w:szCs w:val="24"/>
        </w:rPr>
        <w:t>The</w:t>
      </w:r>
      <w:r w:rsidR="00F506E3">
        <w:rPr>
          <w:sz w:val="24"/>
          <w:szCs w:val="24"/>
        </w:rPr>
        <w:t>se observed</w:t>
      </w:r>
      <w:r w:rsidR="009E3FA1">
        <w:rPr>
          <w:sz w:val="24"/>
          <w:szCs w:val="24"/>
        </w:rPr>
        <w:t xml:space="preserve"> decrease</w:t>
      </w:r>
      <w:r w:rsidR="00F506E3">
        <w:rPr>
          <w:sz w:val="24"/>
          <w:szCs w:val="24"/>
        </w:rPr>
        <w:t>s</w:t>
      </w:r>
      <w:r w:rsidR="009E3FA1">
        <w:rPr>
          <w:sz w:val="24"/>
          <w:szCs w:val="24"/>
        </w:rPr>
        <w:t xml:space="preserve"> in </w:t>
      </w:r>
      <w:r w:rsidR="00E85123">
        <w:rPr>
          <w:sz w:val="24"/>
          <w:szCs w:val="24"/>
        </w:rPr>
        <w:t xml:space="preserve">forest-adapted ground beetles after </w:t>
      </w:r>
      <w:commentRangeStart w:id="3"/>
      <w:r w:rsidR="00E85123">
        <w:rPr>
          <w:sz w:val="24"/>
          <w:szCs w:val="24"/>
        </w:rPr>
        <w:t xml:space="preserve">windstorms and </w:t>
      </w:r>
      <w:r w:rsidR="00842E83">
        <w:rPr>
          <w:sz w:val="24"/>
          <w:szCs w:val="24"/>
        </w:rPr>
        <w:t xml:space="preserve">salvage-logging </w:t>
      </w:r>
      <w:commentRangeEnd w:id="3"/>
      <w:r w:rsidR="005C4693">
        <w:rPr>
          <w:rStyle w:val="CommentReference"/>
        </w:rPr>
        <w:commentReference w:id="3"/>
      </w:r>
      <w:r w:rsidR="00974C59">
        <w:rPr>
          <w:sz w:val="24"/>
          <w:szCs w:val="24"/>
        </w:rPr>
        <w:t>could</w:t>
      </w:r>
      <w:r w:rsidR="004E7814">
        <w:rPr>
          <w:sz w:val="24"/>
          <w:szCs w:val="24"/>
        </w:rPr>
        <w:t xml:space="preserve"> </w:t>
      </w:r>
      <w:r w:rsidR="004A7121">
        <w:rPr>
          <w:sz w:val="24"/>
          <w:szCs w:val="24"/>
        </w:rPr>
        <w:t>be cause</w:t>
      </w:r>
      <w:r w:rsidR="00974C59">
        <w:rPr>
          <w:sz w:val="24"/>
          <w:szCs w:val="24"/>
        </w:rPr>
        <w:t>d</w:t>
      </w:r>
      <w:r w:rsidR="004A7121">
        <w:rPr>
          <w:sz w:val="24"/>
          <w:szCs w:val="24"/>
        </w:rPr>
        <w:t xml:space="preserve"> by a variety of factors, </w:t>
      </w:r>
      <w:r w:rsidR="00F21FE6">
        <w:rPr>
          <w:sz w:val="24"/>
          <w:szCs w:val="24"/>
        </w:rPr>
        <w:t xml:space="preserve">including environmental </w:t>
      </w:r>
      <w:r w:rsidR="009824D9">
        <w:rPr>
          <w:sz w:val="24"/>
          <w:szCs w:val="24"/>
        </w:rPr>
        <w:t>changes such as increased sunlight</w:t>
      </w:r>
      <w:r w:rsidR="00974C59">
        <w:rPr>
          <w:sz w:val="24"/>
          <w:szCs w:val="24"/>
        </w:rPr>
        <w:t>, increased</w:t>
      </w:r>
      <w:r w:rsidR="009824D9">
        <w:rPr>
          <w:sz w:val="24"/>
          <w:szCs w:val="24"/>
        </w:rPr>
        <w:t xml:space="preserve"> </w:t>
      </w:r>
      <w:r w:rsidR="00422AF4">
        <w:rPr>
          <w:sz w:val="24"/>
          <w:szCs w:val="24"/>
        </w:rPr>
        <w:t xml:space="preserve">summer </w:t>
      </w:r>
      <w:r w:rsidR="009824D9">
        <w:rPr>
          <w:sz w:val="24"/>
          <w:szCs w:val="24"/>
        </w:rPr>
        <w:t>soil temperature</w:t>
      </w:r>
      <w:r w:rsidR="00974C59">
        <w:rPr>
          <w:sz w:val="24"/>
          <w:szCs w:val="24"/>
        </w:rPr>
        <w:t xml:space="preserve">, and </w:t>
      </w:r>
      <w:r w:rsidR="00AD1250">
        <w:rPr>
          <w:sz w:val="24"/>
          <w:szCs w:val="24"/>
        </w:rPr>
        <w:t>decreased leaf litter</w:t>
      </w:r>
      <w:r w:rsidR="00EA4D81">
        <w:rPr>
          <w:sz w:val="24"/>
          <w:szCs w:val="24"/>
        </w:rPr>
        <w:t xml:space="preserve"> </w:t>
      </w:r>
      <w:r w:rsidR="003D086F">
        <w:rPr>
          <w:sz w:val="24"/>
          <w:szCs w:val="24"/>
        </w:rPr>
        <w:fldChar w:fldCharType="begin"/>
      </w:r>
      <w:r w:rsidR="003D086F">
        <w:rPr>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sz w:val="24"/>
          <w:szCs w:val="24"/>
        </w:rPr>
        <w:fldChar w:fldCharType="separate"/>
      </w:r>
      <w:r w:rsidR="003D086F" w:rsidRPr="003D086F">
        <w:rPr>
          <w:sz w:val="24"/>
        </w:rPr>
        <w:t>(Greenberg and Forrest 2003)</w:t>
      </w:r>
      <w:r w:rsidR="003D086F">
        <w:rPr>
          <w:sz w:val="24"/>
          <w:szCs w:val="24"/>
        </w:rPr>
        <w:fldChar w:fldCharType="end"/>
      </w:r>
      <w:r w:rsidR="00AD1250">
        <w:rPr>
          <w:sz w:val="24"/>
          <w:szCs w:val="24"/>
        </w:rPr>
        <w:t>.</w:t>
      </w:r>
      <w:r w:rsidR="00B26540">
        <w:rPr>
          <w:sz w:val="24"/>
          <w:szCs w:val="24"/>
        </w:rPr>
        <w:t xml:space="preserve"> </w:t>
      </w:r>
      <w:r w:rsidR="00FF0F98">
        <w:rPr>
          <w:sz w:val="24"/>
          <w:szCs w:val="24"/>
        </w:rPr>
        <w:t>Although many microclimate variables stabilize after multiple years of tree regeneration following a disturbance</w:t>
      </w:r>
      <w:r w:rsidR="001A1AC6">
        <w:rPr>
          <w:sz w:val="24"/>
          <w:szCs w:val="24"/>
        </w:rPr>
        <w:t xml:space="preserve">, other </w:t>
      </w:r>
      <w:r w:rsidR="00CE2F39">
        <w:rPr>
          <w:sz w:val="24"/>
          <w:szCs w:val="24"/>
        </w:rPr>
        <w:t>variables</w:t>
      </w:r>
      <w:r w:rsidR="001A1AC6">
        <w:rPr>
          <w:sz w:val="24"/>
          <w:szCs w:val="24"/>
        </w:rPr>
        <w:t xml:space="preserve">, such as woody debris </w:t>
      </w:r>
      <w:r w:rsidR="00CE2F39">
        <w:rPr>
          <w:sz w:val="24"/>
          <w:szCs w:val="24"/>
        </w:rPr>
        <w:t>deposition or removal</w:t>
      </w:r>
      <w:r w:rsidR="001A1AC6">
        <w:rPr>
          <w:sz w:val="24"/>
          <w:szCs w:val="24"/>
        </w:rPr>
        <w:t xml:space="preserve">, </w:t>
      </w:r>
      <w:r w:rsidR="00B95CE6">
        <w:rPr>
          <w:sz w:val="24"/>
          <w:szCs w:val="24"/>
        </w:rPr>
        <w:t xml:space="preserve">remain for </w:t>
      </w:r>
      <w:r w:rsidR="005D3FE4">
        <w:rPr>
          <w:sz w:val="24"/>
          <w:szCs w:val="24"/>
        </w:rPr>
        <w:t xml:space="preserve">decades </w:t>
      </w:r>
      <w:r w:rsidR="005D3FE4">
        <w:rPr>
          <w:sz w:val="24"/>
          <w:szCs w:val="24"/>
        </w:rPr>
        <w:fldChar w:fldCharType="begin"/>
      </w:r>
      <w:r w:rsidR="005D3FE4">
        <w:rPr>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sz w:val="24"/>
          <w:szCs w:val="24"/>
        </w:rPr>
        <w:fldChar w:fldCharType="separate"/>
      </w:r>
      <w:r w:rsidR="005D3FE4" w:rsidRPr="005D3FE4">
        <w:rPr>
          <w:sz w:val="24"/>
        </w:rPr>
        <w:t>(Gore and Patterson III 1986, Perry and Herms 2019)</w:t>
      </w:r>
      <w:r w:rsidR="005D3FE4">
        <w:rPr>
          <w:sz w:val="24"/>
          <w:szCs w:val="24"/>
        </w:rPr>
        <w:fldChar w:fldCharType="end"/>
      </w:r>
      <w:r w:rsidR="005D3FE4">
        <w:rPr>
          <w:sz w:val="24"/>
          <w:szCs w:val="24"/>
        </w:rPr>
        <w:t>.</w:t>
      </w:r>
      <w:r w:rsidR="001A1189">
        <w:rPr>
          <w:sz w:val="24"/>
          <w:szCs w:val="24"/>
        </w:rPr>
        <w:t xml:space="preserve"> </w:t>
      </w:r>
      <w:r w:rsidR="00F278DE">
        <w:rPr>
          <w:sz w:val="24"/>
          <w:szCs w:val="24"/>
        </w:rPr>
        <w:t xml:space="preserve">Studies of </w:t>
      </w:r>
      <w:commentRangeStart w:id="4"/>
      <w:commentRangeStart w:id="5"/>
      <w:commentRangeStart w:id="6"/>
      <w:r w:rsidR="00F278DE">
        <w:rPr>
          <w:sz w:val="24"/>
          <w:szCs w:val="24"/>
        </w:rPr>
        <w:t>clearcuts</w:t>
      </w:r>
      <w:commentRangeEnd w:id="4"/>
      <w:r w:rsidR="005C4693">
        <w:rPr>
          <w:rStyle w:val="CommentReference"/>
        </w:rPr>
        <w:commentReference w:id="4"/>
      </w:r>
      <w:commentRangeEnd w:id="5"/>
      <w:r w:rsidR="008B3591">
        <w:rPr>
          <w:rStyle w:val="CommentReference"/>
        </w:rPr>
        <w:commentReference w:id="5"/>
      </w:r>
      <w:commentRangeEnd w:id="6"/>
      <w:r w:rsidR="00CA13FC">
        <w:rPr>
          <w:rStyle w:val="CommentReference"/>
        </w:rPr>
        <w:commentReference w:id="6"/>
      </w:r>
      <w:r w:rsidR="00A94917">
        <w:rPr>
          <w:sz w:val="24"/>
          <w:szCs w:val="24"/>
        </w:rPr>
        <w:t xml:space="preserve"> in Alberta</w:t>
      </w:r>
      <w:r w:rsidR="00F278DE">
        <w:rPr>
          <w:sz w:val="24"/>
          <w:szCs w:val="24"/>
        </w:rPr>
        <w:t xml:space="preserve"> </w:t>
      </w:r>
      <w:r w:rsidR="000E4739">
        <w:rPr>
          <w:sz w:val="24"/>
          <w:szCs w:val="24"/>
        </w:rPr>
        <w:t>indicate that differences in beetle communities between mature and clearcut forests remain</w:t>
      </w:r>
      <w:r w:rsidR="00A94917">
        <w:rPr>
          <w:sz w:val="24"/>
          <w:szCs w:val="24"/>
        </w:rPr>
        <w:t xml:space="preserve"> even</w:t>
      </w:r>
      <w:r w:rsidR="000E4739">
        <w:rPr>
          <w:sz w:val="24"/>
          <w:szCs w:val="24"/>
        </w:rPr>
        <w:t xml:space="preserve"> after 27 years</w:t>
      </w:r>
      <w:r w:rsidR="00A94917">
        <w:rPr>
          <w:sz w:val="24"/>
          <w:szCs w:val="24"/>
        </w:rPr>
        <w:t xml:space="preserve"> </w:t>
      </w:r>
      <w:r w:rsidR="00A94917">
        <w:rPr>
          <w:sz w:val="24"/>
          <w:szCs w:val="24"/>
        </w:rPr>
        <w:fldChar w:fldCharType="begin"/>
      </w:r>
      <w:r w:rsidR="00A94917">
        <w:rPr>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sz w:val="24"/>
          <w:szCs w:val="24"/>
        </w:rPr>
        <w:fldChar w:fldCharType="separate"/>
      </w:r>
      <w:r w:rsidR="00A94917" w:rsidRPr="00A94917">
        <w:rPr>
          <w:sz w:val="24"/>
        </w:rPr>
        <w:t>(Pohl et al. 2007)</w:t>
      </w:r>
      <w:r w:rsidR="00A94917">
        <w:rPr>
          <w:sz w:val="24"/>
          <w:szCs w:val="24"/>
        </w:rPr>
        <w:fldChar w:fldCharType="end"/>
      </w:r>
      <w:r w:rsidR="000E4739">
        <w:rPr>
          <w:sz w:val="24"/>
          <w:szCs w:val="24"/>
        </w:rPr>
        <w:t>.</w:t>
      </w:r>
      <w:r w:rsidR="00610750">
        <w:rPr>
          <w:sz w:val="24"/>
          <w:szCs w:val="24"/>
        </w:rPr>
        <w:t xml:space="preserve"> Thus, it is unclear how long it could take </w:t>
      </w:r>
      <w:r w:rsidR="0059412F">
        <w:rPr>
          <w:sz w:val="24"/>
          <w:szCs w:val="24"/>
        </w:rPr>
        <w:t xml:space="preserve">for </w:t>
      </w:r>
      <w:r w:rsidR="0067259C">
        <w:rPr>
          <w:sz w:val="24"/>
          <w:szCs w:val="24"/>
        </w:rPr>
        <w:t xml:space="preserve">forest-adapted ground beetles to return to areas </w:t>
      </w:r>
      <w:r w:rsidR="006D050C">
        <w:rPr>
          <w:sz w:val="24"/>
          <w:szCs w:val="24"/>
        </w:rPr>
        <w:t>impacted by windstorms and salvage-lo</w:t>
      </w:r>
      <w:r w:rsidR="0078174A">
        <w:rPr>
          <w:sz w:val="24"/>
          <w:szCs w:val="24"/>
        </w:rPr>
        <w:t>gging, and this subject deserves further study to inform salvage-logging practices</w:t>
      </w:r>
      <w:r w:rsidR="00ED1247">
        <w:rPr>
          <w:sz w:val="24"/>
          <w:szCs w:val="24"/>
        </w:rPr>
        <w:t xml:space="preserve"> that may increase with climate change</w:t>
      </w:r>
      <w:r w:rsidR="0078174A">
        <w:rPr>
          <w:sz w:val="24"/>
          <w:szCs w:val="24"/>
        </w:rPr>
        <w:t>.</w:t>
      </w:r>
    </w:p>
    <w:p w14:paraId="18ED3384" w14:textId="77777777" w:rsidR="00B12CDF" w:rsidRDefault="00B12CDF">
      <w:pPr>
        <w:rPr>
          <w:sz w:val="24"/>
          <w:szCs w:val="24"/>
        </w:rPr>
      </w:pPr>
    </w:p>
    <w:p w14:paraId="7F7F46B7" w14:textId="2479CB4B" w:rsidR="00DF112B" w:rsidRDefault="00B12CDF">
      <w:pPr>
        <w:rPr>
          <w:sz w:val="24"/>
          <w:szCs w:val="24"/>
        </w:rPr>
      </w:pPr>
      <w:r>
        <w:rPr>
          <w:sz w:val="24"/>
          <w:szCs w:val="24"/>
        </w:rPr>
        <w:tab/>
      </w:r>
      <w:r w:rsidR="006F53C7">
        <w:rPr>
          <w:sz w:val="24"/>
          <w:szCs w:val="24"/>
        </w:rPr>
        <w:t xml:space="preserve">While much is known about </w:t>
      </w:r>
      <w:r w:rsidR="00F14473">
        <w:rPr>
          <w:sz w:val="24"/>
          <w:szCs w:val="24"/>
        </w:rPr>
        <w:t xml:space="preserve">how </w:t>
      </w:r>
      <w:r w:rsidR="00000A1F">
        <w:rPr>
          <w:sz w:val="24"/>
          <w:szCs w:val="24"/>
        </w:rPr>
        <w:t>the taxonomic composition of ground beetle</w:t>
      </w:r>
      <w:r w:rsidR="002F19B7">
        <w:rPr>
          <w:sz w:val="24"/>
          <w:szCs w:val="24"/>
        </w:rPr>
        <w:t xml:space="preserve"> communitie</w:t>
      </w:r>
      <w:r w:rsidR="00000A1F">
        <w:rPr>
          <w:sz w:val="24"/>
          <w:szCs w:val="24"/>
        </w:rPr>
        <w:t>s changes</w:t>
      </w:r>
      <w:r w:rsidR="00144A80">
        <w:rPr>
          <w:sz w:val="24"/>
          <w:szCs w:val="24"/>
        </w:rPr>
        <w:t xml:space="preserve"> after forest disturbance</w:t>
      </w:r>
      <w:r w:rsidR="00E31C9F">
        <w:rPr>
          <w:sz w:val="24"/>
          <w:szCs w:val="24"/>
        </w:rPr>
        <w:t xml:space="preserve">, </w:t>
      </w:r>
      <w:r w:rsidR="00425E8C">
        <w:rPr>
          <w:sz w:val="24"/>
          <w:szCs w:val="24"/>
        </w:rPr>
        <w:t>less i</w:t>
      </w:r>
      <w:r w:rsidR="00837275">
        <w:rPr>
          <w:sz w:val="24"/>
          <w:szCs w:val="24"/>
        </w:rPr>
        <w:t>s known about how the</w:t>
      </w:r>
      <w:r w:rsidR="00DC1AE4">
        <w:rPr>
          <w:sz w:val="24"/>
          <w:szCs w:val="24"/>
        </w:rPr>
        <w:t>se disturbances may impact the functional diversity of beetles via chan</w:t>
      </w:r>
      <w:r w:rsidR="00111C08">
        <w:rPr>
          <w:sz w:val="24"/>
          <w:szCs w:val="24"/>
        </w:rPr>
        <w:t>ges in</w:t>
      </w:r>
      <w:r w:rsidR="00837275">
        <w:rPr>
          <w:sz w:val="24"/>
          <w:szCs w:val="24"/>
        </w:rPr>
        <w:t xml:space="preserve"> t</w:t>
      </w:r>
      <w:r w:rsidR="00453CED">
        <w:rPr>
          <w:sz w:val="24"/>
          <w:szCs w:val="24"/>
        </w:rPr>
        <w:t>raits. S</w:t>
      </w:r>
      <w:r w:rsidR="00111C08">
        <w:rPr>
          <w:sz w:val="24"/>
          <w:szCs w:val="24"/>
        </w:rPr>
        <w:t xml:space="preserve">tudies have documented </w:t>
      </w:r>
      <w:r w:rsidR="009D69A0">
        <w:rPr>
          <w:sz w:val="24"/>
          <w:szCs w:val="24"/>
        </w:rPr>
        <w:t>that ground beetle</w:t>
      </w:r>
      <w:r w:rsidR="00A80974">
        <w:rPr>
          <w:sz w:val="24"/>
          <w:szCs w:val="24"/>
        </w:rPr>
        <w:t xml:space="preserve"> species </w:t>
      </w:r>
      <w:r w:rsidR="005F4B28">
        <w:rPr>
          <w:sz w:val="24"/>
          <w:szCs w:val="24"/>
        </w:rPr>
        <w:t xml:space="preserve">common </w:t>
      </w:r>
      <w:r w:rsidR="009D69A0">
        <w:rPr>
          <w:sz w:val="24"/>
          <w:szCs w:val="24"/>
        </w:rPr>
        <w:t xml:space="preserve">in tornado-disturbed forests </w:t>
      </w:r>
      <w:r w:rsidR="008513D8">
        <w:rPr>
          <w:sz w:val="24"/>
          <w:szCs w:val="24"/>
        </w:rPr>
        <w:t xml:space="preserve">were </w:t>
      </w:r>
      <w:r w:rsidR="009D69A0">
        <w:rPr>
          <w:sz w:val="24"/>
          <w:szCs w:val="24"/>
        </w:rPr>
        <w:t>smaller</w:t>
      </w:r>
      <w:r w:rsidR="008513D8">
        <w:rPr>
          <w:sz w:val="24"/>
          <w:szCs w:val="24"/>
        </w:rPr>
        <w:t xml:space="preserve"> in</w:t>
      </w:r>
      <w:r w:rsidR="009D69A0">
        <w:rPr>
          <w:sz w:val="24"/>
          <w:szCs w:val="24"/>
        </w:rPr>
        <w:t xml:space="preserve"> size</w:t>
      </w:r>
      <w:r w:rsidR="00583732">
        <w:rPr>
          <w:sz w:val="24"/>
          <w:szCs w:val="24"/>
        </w:rPr>
        <w:t xml:space="preserve">, </w:t>
      </w:r>
      <w:r w:rsidR="00A80974">
        <w:rPr>
          <w:sz w:val="24"/>
          <w:szCs w:val="24"/>
        </w:rPr>
        <w:t>incorporate</w:t>
      </w:r>
      <w:r w:rsidR="008513D8">
        <w:rPr>
          <w:sz w:val="24"/>
          <w:szCs w:val="24"/>
        </w:rPr>
        <w:t>d</w:t>
      </w:r>
      <w:r w:rsidR="00A80974">
        <w:rPr>
          <w:sz w:val="24"/>
          <w:szCs w:val="24"/>
        </w:rPr>
        <w:t xml:space="preserve"> plant material</w:t>
      </w:r>
      <w:r w:rsidR="002F6B40">
        <w:rPr>
          <w:sz w:val="24"/>
          <w:szCs w:val="24"/>
        </w:rPr>
        <w:t xml:space="preserve"> or seeds</w:t>
      </w:r>
      <w:r w:rsidR="00A80974">
        <w:rPr>
          <w:sz w:val="24"/>
          <w:szCs w:val="24"/>
        </w:rPr>
        <w:t xml:space="preserve"> into their diets, </w:t>
      </w:r>
      <w:r w:rsidR="002611B1">
        <w:rPr>
          <w:sz w:val="24"/>
          <w:szCs w:val="24"/>
        </w:rPr>
        <w:t xml:space="preserve">and </w:t>
      </w:r>
      <w:r w:rsidR="00FA6666">
        <w:rPr>
          <w:sz w:val="24"/>
          <w:szCs w:val="24"/>
        </w:rPr>
        <w:t>were</w:t>
      </w:r>
      <w:r w:rsidR="004E4EF2">
        <w:rPr>
          <w:sz w:val="24"/>
          <w:szCs w:val="24"/>
        </w:rPr>
        <w:t xml:space="preserve"> capable of flight</w:t>
      </w:r>
      <w:r w:rsidR="005F4B28">
        <w:rPr>
          <w:sz w:val="24"/>
          <w:szCs w:val="24"/>
        </w:rPr>
        <w:t>,</w:t>
      </w:r>
      <w:r w:rsidR="004E4EF2">
        <w:rPr>
          <w:sz w:val="24"/>
          <w:szCs w:val="24"/>
        </w:rPr>
        <w:t xml:space="preserve"> compared to</w:t>
      </w:r>
      <w:r w:rsidR="009D69A0">
        <w:rPr>
          <w:sz w:val="24"/>
          <w:szCs w:val="24"/>
        </w:rPr>
        <w:t xml:space="preserve"> </w:t>
      </w:r>
      <w:r w:rsidR="00DC0F3C">
        <w:rPr>
          <w:sz w:val="24"/>
          <w:szCs w:val="24"/>
        </w:rPr>
        <w:t xml:space="preserve">those </w:t>
      </w:r>
      <w:r w:rsidR="00E47311">
        <w:rPr>
          <w:sz w:val="24"/>
          <w:szCs w:val="24"/>
        </w:rPr>
        <w:t>characteristic of</w:t>
      </w:r>
      <w:r w:rsidR="00DC0F3C">
        <w:rPr>
          <w:sz w:val="24"/>
          <w:szCs w:val="24"/>
        </w:rPr>
        <w:t xml:space="preserve"> </w:t>
      </w:r>
      <w:r w:rsidR="009D69A0">
        <w:rPr>
          <w:sz w:val="24"/>
          <w:szCs w:val="24"/>
        </w:rPr>
        <w:t>undisturbed forest</w:t>
      </w:r>
      <w:r w:rsidR="00DC0F3C">
        <w:rPr>
          <w:sz w:val="24"/>
          <w:szCs w:val="24"/>
        </w:rPr>
        <w:t xml:space="preserve"> </w:t>
      </w:r>
      <w:r w:rsidR="00DC0F3C">
        <w:rPr>
          <w:sz w:val="24"/>
          <w:szCs w:val="24"/>
        </w:rPr>
        <w:fldChar w:fldCharType="begin"/>
      </w:r>
      <w:r w:rsidR="002F6B40">
        <w:rPr>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sz w:val="24"/>
          <w:szCs w:val="24"/>
        </w:rPr>
        <w:fldChar w:fldCharType="separate"/>
      </w:r>
      <w:r w:rsidR="002F6B40" w:rsidRPr="002F6B40">
        <w:rPr>
          <w:sz w:val="24"/>
        </w:rPr>
        <w:t>(Sklodowski and Garbalinska 2011, Perry and Herms 2019)</w:t>
      </w:r>
      <w:r w:rsidR="00DC0F3C">
        <w:rPr>
          <w:sz w:val="24"/>
          <w:szCs w:val="24"/>
        </w:rPr>
        <w:fldChar w:fldCharType="end"/>
      </w:r>
      <w:r w:rsidR="00E07D8A">
        <w:rPr>
          <w:sz w:val="24"/>
          <w:szCs w:val="24"/>
        </w:rPr>
        <w:t>.</w:t>
      </w:r>
      <w:r w:rsidR="00D1044B">
        <w:rPr>
          <w:sz w:val="24"/>
          <w:szCs w:val="24"/>
        </w:rPr>
        <w:t xml:space="preserve"> </w:t>
      </w:r>
      <w:r w:rsidR="00161C30">
        <w:rPr>
          <w:sz w:val="24"/>
          <w:szCs w:val="24"/>
        </w:rPr>
        <w:t>However,</w:t>
      </w:r>
      <w:r w:rsidR="00B63169">
        <w:rPr>
          <w:sz w:val="24"/>
          <w:szCs w:val="24"/>
        </w:rPr>
        <w:t xml:space="preserve"> </w:t>
      </w:r>
      <w:r w:rsidR="00821CF8">
        <w:rPr>
          <w:sz w:val="24"/>
          <w:szCs w:val="24"/>
        </w:rPr>
        <w:t>ground beetle traits can vary</w:t>
      </w:r>
      <w:r w:rsidR="003E3F19">
        <w:rPr>
          <w:sz w:val="24"/>
          <w:szCs w:val="24"/>
        </w:rPr>
        <w:t xml:space="preserve"> </w:t>
      </w:r>
      <w:r w:rsidR="003B6D1A">
        <w:rPr>
          <w:sz w:val="24"/>
          <w:szCs w:val="24"/>
        </w:rPr>
        <w:t>even among</w:t>
      </w:r>
      <w:r w:rsidR="00821CF8">
        <w:rPr>
          <w:sz w:val="24"/>
          <w:szCs w:val="24"/>
        </w:rPr>
        <w:t xml:space="preserve">, for example, </w:t>
      </w:r>
      <w:r w:rsidR="00393DA5">
        <w:rPr>
          <w:sz w:val="24"/>
          <w:szCs w:val="24"/>
        </w:rPr>
        <w:t>equally-sized, carnivorous, flight-incapable species.</w:t>
      </w:r>
      <w:r w:rsidR="0096051F">
        <w:rPr>
          <w:sz w:val="24"/>
          <w:szCs w:val="24"/>
        </w:rPr>
        <w:t xml:space="preserve"> For instance</w:t>
      </w:r>
      <w:r w:rsidR="00ED5AD3">
        <w:rPr>
          <w:sz w:val="24"/>
          <w:szCs w:val="24"/>
        </w:rPr>
        <w:t xml:space="preserve">, </w:t>
      </w:r>
      <w:r w:rsidR="00D93C0A">
        <w:rPr>
          <w:sz w:val="24"/>
          <w:szCs w:val="24"/>
        </w:rPr>
        <w:t xml:space="preserve">ground beetles exhibit trait syndromes </w:t>
      </w:r>
      <w:r w:rsidR="00D93C0A">
        <w:rPr>
          <w:sz w:val="24"/>
          <w:szCs w:val="24"/>
        </w:rPr>
        <w:fldChar w:fldCharType="begin"/>
      </w:r>
      <w:r w:rsidR="00D93C0A">
        <w:rPr>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sz w:val="24"/>
          <w:szCs w:val="24"/>
        </w:rPr>
        <w:fldChar w:fldCharType="separate"/>
      </w:r>
      <w:r w:rsidR="00D93C0A" w:rsidRPr="00D93C0A">
        <w:rPr>
          <w:sz w:val="24"/>
        </w:rPr>
        <w:t>(Fountain-Jones et al. 2015)</w:t>
      </w:r>
      <w:r w:rsidR="00D93C0A">
        <w:rPr>
          <w:sz w:val="24"/>
          <w:szCs w:val="24"/>
        </w:rPr>
        <w:fldChar w:fldCharType="end"/>
      </w:r>
      <w:r w:rsidR="00305A23">
        <w:rPr>
          <w:sz w:val="24"/>
          <w:szCs w:val="24"/>
        </w:rPr>
        <w:t xml:space="preserve"> associated with locomotion strategy</w:t>
      </w:r>
      <w:r w:rsidR="0056330C">
        <w:rPr>
          <w:sz w:val="24"/>
          <w:szCs w:val="24"/>
        </w:rPr>
        <w:t xml:space="preserve"> </w:t>
      </w:r>
      <w:r w:rsidR="0056330C">
        <w:rPr>
          <w:sz w:val="24"/>
          <w:szCs w:val="24"/>
        </w:rPr>
        <w:fldChar w:fldCharType="begin"/>
      </w:r>
      <w:r w:rsidR="0056330C">
        <w:rPr>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sz w:val="24"/>
          <w:szCs w:val="24"/>
        </w:rPr>
        <w:fldChar w:fldCharType="separate"/>
      </w:r>
      <w:r w:rsidR="0056330C" w:rsidRPr="0056330C">
        <w:rPr>
          <w:sz w:val="24"/>
        </w:rPr>
        <w:t>(Forsythe 1991)</w:t>
      </w:r>
      <w:r w:rsidR="0056330C">
        <w:rPr>
          <w:sz w:val="24"/>
          <w:szCs w:val="24"/>
        </w:rPr>
        <w:fldChar w:fldCharType="end"/>
      </w:r>
      <w:r w:rsidR="0096051F">
        <w:rPr>
          <w:sz w:val="24"/>
          <w:szCs w:val="24"/>
        </w:rPr>
        <w:t>,</w:t>
      </w:r>
      <w:r w:rsidR="00CF0EC0">
        <w:rPr>
          <w:sz w:val="24"/>
          <w:szCs w:val="24"/>
        </w:rPr>
        <w:t xml:space="preserve"> includ</w:t>
      </w:r>
      <w:r w:rsidR="00C61067">
        <w:rPr>
          <w:sz w:val="24"/>
          <w:szCs w:val="24"/>
        </w:rPr>
        <w:t>ing</w:t>
      </w:r>
      <w:r w:rsidR="00CF0EC0">
        <w:rPr>
          <w:sz w:val="24"/>
          <w:szCs w:val="24"/>
        </w:rPr>
        <w:t xml:space="preserve"> surface-walking, pushing through leaf litter, </w:t>
      </w:r>
      <w:r w:rsidR="002B2ACA">
        <w:rPr>
          <w:sz w:val="24"/>
          <w:szCs w:val="24"/>
        </w:rPr>
        <w:t>burrowing, and climbing plants</w:t>
      </w:r>
      <w:r w:rsidR="00FB172D">
        <w:rPr>
          <w:sz w:val="24"/>
          <w:szCs w:val="24"/>
        </w:rPr>
        <w:t xml:space="preserve"> </w:t>
      </w:r>
      <w:r w:rsidR="00FB172D">
        <w:rPr>
          <w:sz w:val="24"/>
          <w:szCs w:val="24"/>
        </w:rPr>
        <w:fldChar w:fldCharType="begin"/>
      </w:r>
      <w:r w:rsidR="00FB172D">
        <w:rPr>
          <w:sz w:val="24"/>
          <w:szCs w:val="24"/>
        </w:rPr>
        <w:instrText xml:space="preserve"> ADDIN ZOTERO_ITEM CSL_CITATION {"citationID":"FjKgAVQy","properties":{"formattedCitation":"(Larochelle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sz w:val="24"/>
          <w:szCs w:val="24"/>
        </w:rPr>
        <w:fldChar w:fldCharType="separate"/>
      </w:r>
      <w:r w:rsidR="00FB172D" w:rsidRPr="00FB172D">
        <w:rPr>
          <w:kern w:val="0"/>
          <w:sz w:val="24"/>
        </w:rPr>
        <w:t>(Larochelle and Larivière 2003)</w:t>
      </w:r>
      <w:r w:rsidR="00FB172D">
        <w:rPr>
          <w:sz w:val="24"/>
          <w:szCs w:val="24"/>
        </w:rPr>
        <w:fldChar w:fldCharType="end"/>
      </w:r>
      <w:r w:rsidR="002B2ACA">
        <w:rPr>
          <w:sz w:val="24"/>
          <w:szCs w:val="24"/>
        </w:rPr>
        <w:t xml:space="preserve">. </w:t>
      </w:r>
      <w:r w:rsidR="00147F3C">
        <w:rPr>
          <w:sz w:val="24"/>
          <w:szCs w:val="24"/>
        </w:rPr>
        <w:t>Ground</w:t>
      </w:r>
      <w:r w:rsidR="0079272B">
        <w:rPr>
          <w:sz w:val="24"/>
          <w:szCs w:val="24"/>
        </w:rPr>
        <w:t xml:space="preserve"> beetle species also differ in their soil moisture preference, and this trait plays an important role in habitat selection </w:t>
      </w:r>
      <w:r w:rsidR="0079272B">
        <w:rPr>
          <w:sz w:val="24"/>
          <w:szCs w:val="24"/>
        </w:rPr>
        <w:fldChar w:fldCharType="begin"/>
      </w:r>
      <w:r w:rsidR="0079272B">
        <w:rPr>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sz w:val="24"/>
          <w:szCs w:val="24"/>
        </w:rPr>
        <w:fldChar w:fldCharType="separate"/>
      </w:r>
      <w:r w:rsidR="0079272B" w:rsidRPr="00E52BFB">
        <w:rPr>
          <w:sz w:val="24"/>
        </w:rPr>
        <w:t>(Thiele 1977)</w:t>
      </w:r>
      <w:r w:rsidR="0079272B">
        <w:rPr>
          <w:sz w:val="24"/>
          <w:szCs w:val="24"/>
        </w:rPr>
        <w:fldChar w:fldCharType="end"/>
      </w:r>
      <w:r w:rsidR="0079272B">
        <w:rPr>
          <w:sz w:val="24"/>
          <w:szCs w:val="24"/>
        </w:rPr>
        <w:t>.</w:t>
      </w:r>
      <w:r w:rsidR="001C4049">
        <w:rPr>
          <w:sz w:val="24"/>
          <w:szCs w:val="24"/>
        </w:rPr>
        <w:t xml:space="preserve"> </w:t>
      </w:r>
      <w:r w:rsidR="002B2ACA">
        <w:rPr>
          <w:sz w:val="24"/>
          <w:szCs w:val="24"/>
        </w:rPr>
        <w:t xml:space="preserve">Because </w:t>
      </w:r>
      <w:r w:rsidR="00573BE6">
        <w:rPr>
          <w:sz w:val="24"/>
          <w:szCs w:val="24"/>
        </w:rPr>
        <w:t>forest disturbance can affect leaf</w:t>
      </w:r>
      <w:r w:rsidR="00DF112B">
        <w:rPr>
          <w:sz w:val="24"/>
          <w:szCs w:val="24"/>
        </w:rPr>
        <w:t xml:space="preserve"> litter </w:t>
      </w:r>
      <w:r w:rsidR="00D41A05">
        <w:rPr>
          <w:sz w:val="24"/>
          <w:szCs w:val="24"/>
        </w:rPr>
        <w:t>and vegetation cover</w:t>
      </w:r>
      <w:r w:rsidR="00EF5095">
        <w:rPr>
          <w:sz w:val="24"/>
          <w:szCs w:val="24"/>
        </w:rPr>
        <w:t>, soil density</w:t>
      </w:r>
      <w:r w:rsidR="00676D13">
        <w:rPr>
          <w:sz w:val="24"/>
          <w:szCs w:val="24"/>
        </w:rPr>
        <w:t xml:space="preserve">, woody debris </w:t>
      </w:r>
      <w:r w:rsidR="001B2C0B">
        <w:rPr>
          <w:sz w:val="24"/>
          <w:szCs w:val="24"/>
        </w:rPr>
        <w:t>volume</w:t>
      </w:r>
      <w:r w:rsidR="00676D13">
        <w:rPr>
          <w:sz w:val="24"/>
          <w:szCs w:val="24"/>
        </w:rPr>
        <w:t>,</w:t>
      </w:r>
      <w:r w:rsidR="001C4049">
        <w:rPr>
          <w:sz w:val="24"/>
          <w:szCs w:val="24"/>
        </w:rPr>
        <w:t xml:space="preserve"> and soil moisture,</w:t>
      </w:r>
      <w:r w:rsidR="00676D13">
        <w:rPr>
          <w:sz w:val="24"/>
          <w:szCs w:val="24"/>
        </w:rPr>
        <w:t xml:space="preserve"> these habitat changes could disproportionately </w:t>
      </w:r>
      <w:r w:rsidR="00960819">
        <w:rPr>
          <w:sz w:val="24"/>
          <w:szCs w:val="24"/>
        </w:rPr>
        <w:t>increase the fitness of</w:t>
      </w:r>
      <w:r w:rsidR="00676D13">
        <w:rPr>
          <w:sz w:val="24"/>
          <w:szCs w:val="24"/>
        </w:rPr>
        <w:t xml:space="preserve"> </w:t>
      </w:r>
      <w:r w:rsidR="0014159F">
        <w:rPr>
          <w:sz w:val="24"/>
          <w:szCs w:val="24"/>
        </w:rPr>
        <w:t>ground beetle species with certain locomotion strategies</w:t>
      </w:r>
      <w:r w:rsidR="001C4049">
        <w:rPr>
          <w:sz w:val="24"/>
          <w:szCs w:val="24"/>
        </w:rPr>
        <w:t xml:space="preserve"> and moisture preferences</w:t>
      </w:r>
      <w:r w:rsidR="0014159F">
        <w:rPr>
          <w:sz w:val="24"/>
          <w:szCs w:val="24"/>
        </w:rPr>
        <w:t xml:space="preserve">. </w:t>
      </w:r>
      <w:r w:rsidR="007F0E8C">
        <w:rPr>
          <w:sz w:val="24"/>
          <w:szCs w:val="24"/>
        </w:rPr>
        <w:t xml:space="preserve">Research is </w:t>
      </w:r>
      <w:r w:rsidR="00D26FF8">
        <w:rPr>
          <w:sz w:val="24"/>
          <w:szCs w:val="24"/>
        </w:rPr>
        <w:t>needed</w:t>
      </w:r>
      <w:r w:rsidR="007F0E8C">
        <w:rPr>
          <w:sz w:val="24"/>
          <w:szCs w:val="24"/>
        </w:rPr>
        <w:t xml:space="preserve"> to determine </w:t>
      </w:r>
      <w:r w:rsidR="001F7370">
        <w:rPr>
          <w:sz w:val="24"/>
          <w:szCs w:val="24"/>
        </w:rPr>
        <w:t>if</w:t>
      </w:r>
      <w:r w:rsidR="007F0E8C">
        <w:rPr>
          <w:sz w:val="24"/>
          <w:szCs w:val="24"/>
        </w:rPr>
        <w:t xml:space="preserve"> the effect of forest disturbance on ground beetles is mediated by their species-specific traits.</w:t>
      </w:r>
    </w:p>
    <w:p w14:paraId="71849F02" w14:textId="77777777" w:rsidR="003B604E" w:rsidRDefault="003B604E">
      <w:pPr>
        <w:rPr>
          <w:sz w:val="24"/>
          <w:szCs w:val="24"/>
        </w:rPr>
      </w:pPr>
    </w:p>
    <w:p w14:paraId="517F75B6" w14:textId="05F8DF43" w:rsidR="00E20A56" w:rsidRDefault="003B604E">
      <w:pPr>
        <w:rPr>
          <w:sz w:val="24"/>
          <w:szCs w:val="24"/>
        </w:rPr>
      </w:pPr>
      <w:r>
        <w:rPr>
          <w:sz w:val="24"/>
          <w:szCs w:val="24"/>
        </w:rPr>
        <w:tab/>
      </w:r>
      <w:r w:rsidR="0069451A">
        <w:rPr>
          <w:sz w:val="24"/>
          <w:szCs w:val="24"/>
        </w:rPr>
        <w:t xml:space="preserve">Our objective is to use ground beetles </w:t>
      </w:r>
      <w:r w:rsidR="000A33C1">
        <w:rPr>
          <w:sz w:val="24"/>
          <w:szCs w:val="24"/>
        </w:rPr>
        <w:t>to study the</w:t>
      </w:r>
      <w:r w:rsidR="004D42C9">
        <w:rPr>
          <w:sz w:val="24"/>
          <w:szCs w:val="24"/>
        </w:rPr>
        <w:t xml:space="preserve"> long-term</w:t>
      </w:r>
      <w:r w:rsidR="000A33C1">
        <w:rPr>
          <w:sz w:val="24"/>
          <w:szCs w:val="24"/>
        </w:rPr>
        <w:t xml:space="preserve"> impacts of salvage-logging</w:t>
      </w:r>
      <w:r w:rsidR="0063285E">
        <w:rPr>
          <w:sz w:val="24"/>
          <w:szCs w:val="24"/>
        </w:rPr>
        <w:t xml:space="preserve"> </w:t>
      </w:r>
      <w:r w:rsidR="00D16228">
        <w:rPr>
          <w:sz w:val="24"/>
          <w:szCs w:val="24"/>
        </w:rPr>
        <w:t xml:space="preserve">after </w:t>
      </w:r>
      <w:r w:rsidR="0068425E">
        <w:rPr>
          <w:sz w:val="24"/>
          <w:szCs w:val="24"/>
        </w:rPr>
        <w:t>a tornado</w:t>
      </w:r>
      <w:r w:rsidR="009526B5">
        <w:rPr>
          <w:sz w:val="24"/>
          <w:szCs w:val="24"/>
        </w:rPr>
        <w:t xml:space="preserve">. </w:t>
      </w:r>
      <w:r w:rsidR="00280B5C">
        <w:rPr>
          <w:sz w:val="24"/>
          <w:szCs w:val="24"/>
        </w:rPr>
        <w:t xml:space="preserve">To do this, we compared </w:t>
      </w:r>
      <w:r w:rsidR="006E3F19">
        <w:rPr>
          <w:sz w:val="24"/>
          <w:szCs w:val="24"/>
        </w:rPr>
        <w:t xml:space="preserve">the taxonomic and functional diversity of </w:t>
      </w:r>
      <w:r w:rsidR="00280B5C">
        <w:rPr>
          <w:sz w:val="24"/>
          <w:szCs w:val="24"/>
        </w:rPr>
        <w:t>ground beetle communities among undisturbed forest (hereafter “forest”), unsalvaged windthrow (hereafter: “windthrow”), and salvag</w:t>
      </w:r>
      <w:r w:rsidR="00475D5E">
        <w:rPr>
          <w:sz w:val="24"/>
          <w:szCs w:val="24"/>
        </w:rPr>
        <w:t>e-logged</w:t>
      </w:r>
      <w:r w:rsidR="00280B5C">
        <w:rPr>
          <w:sz w:val="24"/>
          <w:szCs w:val="24"/>
        </w:rPr>
        <w:t xml:space="preserve"> windthrow (hereafter: “salvaged”) treatments, at three and ten </w:t>
      </w:r>
      <w:r w:rsidR="00280B5C">
        <w:rPr>
          <w:sz w:val="24"/>
          <w:szCs w:val="24"/>
        </w:rPr>
        <w:lastRenderedPageBreak/>
        <w:t xml:space="preserve">years after a tornado. We </w:t>
      </w:r>
      <w:r w:rsidR="00A0043D">
        <w:rPr>
          <w:sz w:val="24"/>
          <w:szCs w:val="24"/>
        </w:rPr>
        <w:t>predicted</w:t>
      </w:r>
      <w:r w:rsidR="00280B5C">
        <w:rPr>
          <w:sz w:val="24"/>
          <w:szCs w:val="24"/>
        </w:rPr>
        <w:t xml:space="preserve"> that </w:t>
      </w:r>
      <w:r w:rsidR="00A52DEE">
        <w:rPr>
          <w:sz w:val="24"/>
          <w:szCs w:val="24"/>
        </w:rPr>
        <w:t>t</w:t>
      </w:r>
      <w:r w:rsidR="00416273">
        <w:rPr>
          <w:sz w:val="24"/>
          <w:szCs w:val="24"/>
        </w:rPr>
        <w:t xml:space="preserve">he </w:t>
      </w:r>
      <w:r w:rsidR="00B563E8">
        <w:rPr>
          <w:sz w:val="24"/>
          <w:szCs w:val="24"/>
        </w:rPr>
        <w:t xml:space="preserve">alpha-diversity </w:t>
      </w:r>
      <w:r w:rsidR="0095019F">
        <w:rPr>
          <w:sz w:val="24"/>
          <w:szCs w:val="24"/>
        </w:rPr>
        <w:t>(both taxonomic and functional)</w:t>
      </w:r>
      <w:r w:rsidR="00390220">
        <w:rPr>
          <w:sz w:val="24"/>
          <w:szCs w:val="24"/>
        </w:rPr>
        <w:t xml:space="preserve"> </w:t>
      </w:r>
      <w:r w:rsidR="00C1739C">
        <w:rPr>
          <w:sz w:val="24"/>
          <w:szCs w:val="24"/>
        </w:rPr>
        <w:t xml:space="preserve">would be higher for </w:t>
      </w:r>
      <w:r w:rsidR="004A4A32">
        <w:rPr>
          <w:sz w:val="24"/>
          <w:szCs w:val="24"/>
        </w:rPr>
        <w:t xml:space="preserve">windthrow and </w:t>
      </w:r>
      <w:r w:rsidR="00CB1266">
        <w:rPr>
          <w:sz w:val="24"/>
          <w:szCs w:val="24"/>
        </w:rPr>
        <w:t>salvage</w:t>
      </w:r>
      <w:r w:rsidR="004A4A32">
        <w:rPr>
          <w:sz w:val="24"/>
          <w:szCs w:val="24"/>
        </w:rPr>
        <w:t xml:space="preserve">d </w:t>
      </w:r>
      <w:r w:rsidR="00CB1266">
        <w:rPr>
          <w:sz w:val="24"/>
          <w:szCs w:val="24"/>
        </w:rPr>
        <w:t xml:space="preserve">plots than </w:t>
      </w:r>
      <w:r w:rsidR="00713BAB">
        <w:rPr>
          <w:sz w:val="24"/>
          <w:szCs w:val="24"/>
        </w:rPr>
        <w:t>forest</w:t>
      </w:r>
      <w:r w:rsidR="00390220">
        <w:rPr>
          <w:sz w:val="24"/>
          <w:szCs w:val="24"/>
        </w:rPr>
        <w:t xml:space="preserve"> control</w:t>
      </w:r>
      <w:r w:rsidR="00713BAB">
        <w:rPr>
          <w:sz w:val="24"/>
          <w:szCs w:val="24"/>
        </w:rPr>
        <w:t xml:space="preserve"> plots after only </w:t>
      </w:r>
      <w:r w:rsidR="00A21AB2">
        <w:rPr>
          <w:sz w:val="24"/>
          <w:szCs w:val="24"/>
        </w:rPr>
        <w:t>three</w:t>
      </w:r>
      <w:r w:rsidR="002206A3">
        <w:rPr>
          <w:sz w:val="24"/>
          <w:szCs w:val="24"/>
        </w:rPr>
        <w:t xml:space="preserve"> years</w:t>
      </w:r>
      <w:r w:rsidR="00E6757B">
        <w:rPr>
          <w:sz w:val="24"/>
          <w:szCs w:val="24"/>
        </w:rPr>
        <w:t xml:space="preserve">, </w:t>
      </w:r>
      <w:r w:rsidR="002206A3">
        <w:rPr>
          <w:sz w:val="24"/>
          <w:szCs w:val="24"/>
        </w:rPr>
        <w:t xml:space="preserve">due to the immigration of open-habitat species and the persistence of </w:t>
      </w:r>
      <w:r w:rsidR="004A4A32">
        <w:rPr>
          <w:sz w:val="24"/>
          <w:szCs w:val="24"/>
        </w:rPr>
        <w:t>some forest species</w:t>
      </w:r>
      <w:r w:rsidR="00A0043D">
        <w:rPr>
          <w:sz w:val="24"/>
          <w:szCs w:val="24"/>
        </w:rPr>
        <w:t>.</w:t>
      </w:r>
      <w:r w:rsidR="004A4A32">
        <w:rPr>
          <w:sz w:val="24"/>
          <w:szCs w:val="24"/>
        </w:rPr>
        <w:t xml:space="preserve"> </w:t>
      </w:r>
      <w:r w:rsidR="00E6757B">
        <w:rPr>
          <w:sz w:val="24"/>
          <w:szCs w:val="24"/>
        </w:rPr>
        <w:t>A</w:t>
      </w:r>
      <w:r w:rsidR="004A4A32">
        <w:rPr>
          <w:sz w:val="24"/>
          <w:szCs w:val="24"/>
        </w:rPr>
        <w:t xml:space="preserve">fter </w:t>
      </w:r>
      <w:r w:rsidR="00A21AB2">
        <w:rPr>
          <w:sz w:val="24"/>
          <w:szCs w:val="24"/>
        </w:rPr>
        <w:t xml:space="preserve">ten years, </w:t>
      </w:r>
      <w:r w:rsidR="00E6757B">
        <w:rPr>
          <w:sz w:val="24"/>
          <w:szCs w:val="24"/>
        </w:rPr>
        <w:t xml:space="preserve">we </w:t>
      </w:r>
      <w:r w:rsidR="00A52DEE">
        <w:rPr>
          <w:sz w:val="24"/>
          <w:szCs w:val="24"/>
        </w:rPr>
        <w:t>predicted</w:t>
      </w:r>
      <w:r w:rsidR="00E6757B">
        <w:rPr>
          <w:sz w:val="24"/>
          <w:szCs w:val="24"/>
        </w:rPr>
        <w:t xml:space="preserve"> that </w:t>
      </w:r>
      <w:r w:rsidR="00390220">
        <w:rPr>
          <w:sz w:val="24"/>
          <w:szCs w:val="24"/>
        </w:rPr>
        <w:t>salvage</w:t>
      </w:r>
      <w:r w:rsidR="00A542C2">
        <w:rPr>
          <w:sz w:val="24"/>
          <w:szCs w:val="24"/>
        </w:rPr>
        <w:t>d plots would decline in alpha diversity</w:t>
      </w:r>
      <w:r w:rsidR="00CB4B92">
        <w:rPr>
          <w:sz w:val="24"/>
          <w:szCs w:val="24"/>
        </w:rPr>
        <w:t xml:space="preserve"> </w:t>
      </w:r>
      <w:r w:rsidR="00B84DF0">
        <w:rPr>
          <w:sz w:val="24"/>
          <w:szCs w:val="24"/>
        </w:rPr>
        <w:t>because forest s</w:t>
      </w:r>
      <w:r w:rsidR="00103F76">
        <w:rPr>
          <w:sz w:val="24"/>
          <w:szCs w:val="24"/>
        </w:rPr>
        <w:t xml:space="preserve">pecialist species </w:t>
      </w:r>
      <w:r w:rsidR="00A07347">
        <w:rPr>
          <w:sz w:val="24"/>
          <w:szCs w:val="24"/>
        </w:rPr>
        <w:t>that rely on wood</w:t>
      </w:r>
      <w:r w:rsidR="005D553C">
        <w:rPr>
          <w:sz w:val="24"/>
          <w:szCs w:val="24"/>
        </w:rPr>
        <w:t>y debris would not use salvage</w:t>
      </w:r>
      <w:r w:rsidR="00623051">
        <w:rPr>
          <w:sz w:val="24"/>
          <w:szCs w:val="24"/>
        </w:rPr>
        <w:t xml:space="preserve">-logged habitat. We predicted that the species and trait composition of </w:t>
      </w:r>
      <w:r w:rsidR="00C87EF5">
        <w:rPr>
          <w:sz w:val="24"/>
          <w:szCs w:val="24"/>
        </w:rPr>
        <w:t xml:space="preserve">windthrow plots would be intermediate between those of salvaged and forest control, </w:t>
      </w:r>
      <w:r w:rsidR="00965B12">
        <w:rPr>
          <w:sz w:val="24"/>
          <w:szCs w:val="24"/>
        </w:rPr>
        <w:t>due to the intermediate level of disturbance</w:t>
      </w:r>
      <w:r w:rsidR="00E8632F">
        <w:rPr>
          <w:sz w:val="24"/>
          <w:szCs w:val="24"/>
        </w:rPr>
        <w:t xml:space="preserve"> created by windthrow</w:t>
      </w:r>
      <w:r w:rsidR="00965B12">
        <w:rPr>
          <w:sz w:val="24"/>
          <w:szCs w:val="24"/>
        </w:rPr>
        <w:t xml:space="preserve">. </w:t>
      </w:r>
      <w:r w:rsidR="0066759E">
        <w:rPr>
          <w:sz w:val="24"/>
          <w:szCs w:val="24"/>
        </w:rPr>
        <w:t>Finally, w</w:t>
      </w:r>
      <w:r w:rsidR="003A29CA">
        <w:rPr>
          <w:sz w:val="24"/>
          <w:szCs w:val="24"/>
        </w:rPr>
        <w:t>e predicted that</w:t>
      </w:r>
      <w:r w:rsidR="00B62443">
        <w:rPr>
          <w:sz w:val="24"/>
          <w:szCs w:val="24"/>
        </w:rPr>
        <w:t xml:space="preserve"> salvaged plots wou</w:t>
      </w:r>
      <w:r w:rsidR="00E77243">
        <w:rPr>
          <w:sz w:val="24"/>
          <w:szCs w:val="24"/>
        </w:rPr>
        <w:t xml:space="preserve">ld support many species of ground beetles with </w:t>
      </w:r>
      <w:r w:rsidR="00E91D31">
        <w:rPr>
          <w:sz w:val="24"/>
          <w:szCs w:val="24"/>
        </w:rPr>
        <w:t xml:space="preserve">proportionally </w:t>
      </w:r>
      <w:r w:rsidR="00177F08">
        <w:rPr>
          <w:sz w:val="24"/>
          <w:szCs w:val="24"/>
        </w:rPr>
        <w:t>larger eyes</w:t>
      </w:r>
      <w:r w:rsidR="00720E4F">
        <w:rPr>
          <w:sz w:val="24"/>
          <w:szCs w:val="24"/>
        </w:rPr>
        <w:t>,</w:t>
      </w:r>
      <w:r w:rsidR="00177F08">
        <w:rPr>
          <w:sz w:val="24"/>
          <w:szCs w:val="24"/>
        </w:rPr>
        <w:t xml:space="preserve"> </w:t>
      </w:r>
      <w:r w:rsidR="00E91D31">
        <w:rPr>
          <w:sz w:val="24"/>
          <w:szCs w:val="24"/>
        </w:rPr>
        <w:t xml:space="preserve">proportionally </w:t>
      </w:r>
      <w:r w:rsidR="00177F08">
        <w:rPr>
          <w:sz w:val="24"/>
          <w:szCs w:val="24"/>
        </w:rPr>
        <w:t>shorter antennae</w:t>
      </w:r>
      <w:r w:rsidR="00720E4F">
        <w:rPr>
          <w:sz w:val="24"/>
          <w:szCs w:val="24"/>
        </w:rPr>
        <w:t xml:space="preserve">, and higher </w:t>
      </w:r>
      <w:r w:rsidR="00721129">
        <w:rPr>
          <w:sz w:val="24"/>
          <w:szCs w:val="24"/>
        </w:rPr>
        <w:t>water affinity</w:t>
      </w:r>
      <w:r w:rsidR="00720E4F">
        <w:rPr>
          <w:sz w:val="24"/>
          <w:szCs w:val="24"/>
        </w:rPr>
        <w:t xml:space="preserve">, </w:t>
      </w:r>
      <w:r w:rsidR="00726316">
        <w:rPr>
          <w:sz w:val="24"/>
          <w:szCs w:val="24"/>
        </w:rPr>
        <w:t xml:space="preserve">traits which </w:t>
      </w:r>
      <w:r w:rsidR="00EA677B">
        <w:rPr>
          <w:sz w:val="24"/>
          <w:szCs w:val="24"/>
        </w:rPr>
        <w:t xml:space="preserve">may </w:t>
      </w:r>
      <w:r w:rsidR="00726316">
        <w:rPr>
          <w:sz w:val="24"/>
          <w:szCs w:val="24"/>
        </w:rPr>
        <w:t xml:space="preserve">increase fitness in </w:t>
      </w:r>
      <w:r w:rsidR="00FF6AEB">
        <w:rPr>
          <w:sz w:val="24"/>
          <w:szCs w:val="24"/>
        </w:rPr>
        <w:t>a</w:t>
      </w:r>
      <w:r w:rsidR="001D51BB">
        <w:rPr>
          <w:sz w:val="24"/>
          <w:szCs w:val="24"/>
        </w:rPr>
        <w:t xml:space="preserve"> high sunlight, </w:t>
      </w:r>
      <w:commentRangeStart w:id="7"/>
      <w:r w:rsidR="001D51BB">
        <w:rPr>
          <w:sz w:val="24"/>
          <w:szCs w:val="24"/>
        </w:rPr>
        <w:t>high soil moisture</w:t>
      </w:r>
      <w:r w:rsidR="000809DC">
        <w:rPr>
          <w:sz w:val="24"/>
          <w:szCs w:val="24"/>
        </w:rPr>
        <w:t xml:space="preserve"> </w:t>
      </w:r>
      <w:commentRangeEnd w:id="7"/>
      <w:r w:rsidR="0086074A">
        <w:rPr>
          <w:rStyle w:val="CommentReference"/>
        </w:rPr>
        <w:commentReference w:id="7"/>
      </w:r>
      <w:r w:rsidR="000809DC">
        <w:rPr>
          <w:sz w:val="24"/>
          <w:szCs w:val="24"/>
        </w:rPr>
        <w:t>habitat</w:t>
      </w:r>
      <w:commentRangeStart w:id="8"/>
      <w:commentRangeStart w:id="9"/>
      <w:r w:rsidR="001D51BB">
        <w:rPr>
          <w:sz w:val="24"/>
          <w:szCs w:val="24"/>
        </w:rPr>
        <w:t>.</w:t>
      </w:r>
      <w:commentRangeEnd w:id="8"/>
      <w:r w:rsidR="00AB7207">
        <w:rPr>
          <w:rStyle w:val="CommentReference"/>
        </w:rPr>
        <w:commentReference w:id="8"/>
      </w:r>
      <w:commentRangeEnd w:id="9"/>
      <w:r w:rsidR="00194152">
        <w:rPr>
          <w:rStyle w:val="CommentReference"/>
        </w:rPr>
        <w:commentReference w:id="9"/>
      </w:r>
    </w:p>
    <w:p w14:paraId="325C1559" w14:textId="77777777" w:rsidR="00C21AD2" w:rsidRDefault="00C21AD2">
      <w:pPr>
        <w:rPr>
          <w:sz w:val="24"/>
          <w:szCs w:val="24"/>
        </w:rPr>
      </w:pPr>
    </w:p>
    <w:p w14:paraId="08226F8C" w14:textId="3A1E39DE" w:rsidR="00C21AD2" w:rsidRPr="00C21AD2" w:rsidRDefault="00C21AD2">
      <w:pPr>
        <w:rPr>
          <w:b/>
          <w:bCs/>
          <w:sz w:val="24"/>
          <w:szCs w:val="24"/>
        </w:rPr>
      </w:pPr>
      <w:r w:rsidRPr="00C21AD2">
        <w:rPr>
          <w:b/>
          <w:bCs/>
          <w:sz w:val="24"/>
          <w:szCs w:val="24"/>
        </w:rPr>
        <w:t>Methods</w:t>
      </w:r>
    </w:p>
    <w:p w14:paraId="0FE89C37" w14:textId="28703AED" w:rsidR="003B604E" w:rsidRDefault="003B604E">
      <w:pPr>
        <w:rPr>
          <w:sz w:val="24"/>
          <w:szCs w:val="24"/>
        </w:rPr>
      </w:pPr>
    </w:p>
    <w:p w14:paraId="0A1472D2" w14:textId="6B53F0D7" w:rsidR="005138EE" w:rsidRPr="005138EE" w:rsidRDefault="005138EE" w:rsidP="005138EE">
      <w:pPr>
        <w:rPr>
          <w:sz w:val="24"/>
          <w:szCs w:val="24"/>
          <w:u w:val="single"/>
        </w:rPr>
      </w:pPr>
      <w:r w:rsidRPr="005138EE">
        <w:rPr>
          <w:sz w:val="24"/>
          <w:szCs w:val="24"/>
          <w:u w:val="single"/>
        </w:rPr>
        <w:t>Study site</w:t>
      </w:r>
    </w:p>
    <w:p w14:paraId="4D85A08E" w14:textId="77777777" w:rsidR="005138EE" w:rsidRPr="005138EE" w:rsidRDefault="005138EE" w:rsidP="005138EE">
      <w:pPr>
        <w:rPr>
          <w:sz w:val="24"/>
          <w:szCs w:val="24"/>
        </w:rPr>
      </w:pPr>
    </w:p>
    <w:p w14:paraId="4C71D097" w14:textId="161DC59E" w:rsidR="00C21AD2" w:rsidRDefault="005138EE" w:rsidP="00722065">
      <w:pPr>
        <w:ind w:firstLine="720"/>
        <w:rPr>
          <w:sz w:val="24"/>
          <w:szCs w:val="24"/>
        </w:rPr>
      </w:pPr>
      <w:r w:rsidRPr="005138EE">
        <w:rPr>
          <w:sz w:val="24"/>
          <w:szCs w:val="24"/>
        </w:rPr>
        <w:t xml:space="preserve">Research was conducted at </w:t>
      </w:r>
      <w:proofErr w:type="spellStart"/>
      <w:r w:rsidRPr="005138EE">
        <w:rPr>
          <w:sz w:val="24"/>
          <w:szCs w:val="24"/>
        </w:rPr>
        <w:t>Powdermill</w:t>
      </w:r>
      <w:proofErr w:type="spellEnd"/>
      <w:r w:rsidRPr="005138EE">
        <w:rPr>
          <w:sz w:val="24"/>
          <w:szCs w:val="24"/>
        </w:rPr>
        <w:t xml:space="preserve"> Nature Preserve (PNR) in Rector, Westmoreland County, Pennsylvania (</w:t>
      </w:r>
      <w:r w:rsidR="006612DF" w:rsidRPr="006612DF">
        <w:rPr>
          <w:sz w:val="24"/>
          <w:szCs w:val="24"/>
        </w:rPr>
        <w:t>40° 9' 35.3052'' N, 79° 16' 18.3684'' W</w:t>
      </w:r>
      <w:r w:rsidR="006612DF">
        <w:rPr>
          <w:sz w:val="24"/>
          <w:szCs w:val="24"/>
        </w:rPr>
        <w:t>)</w:t>
      </w:r>
      <w:commentRangeStart w:id="10"/>
      <w:r w:rsidRPr="005138EE">
        <w:rPr>
          <w:sz w:val="24"/>
          <w:szCs w:val="24"/>
        </w:rPr>
        <w:t>.</w:t>
      </w:r>
      <w:commentRangeEnd w:id="10"/>
      <w:r w:rsidR="00BF59BF">
        <w:rPr>
          <w:rStyle w:val="CommentReference"/>
        </w:rPr>
        <w:commentReference w:id="10"/>
      </w:r>
      <w:r w:rsidRPr="005138EE">
        <w:rPr>
          <w:sz w:val="24"/>
          <w:szCs w:val="24"/>
        </w:rPr>
        <w:t xml:space="preserve"> This preserve was established as the field research station for the Carnegie Museum of Natural History in 1956 and is largely temperat</w:t>
      </w:r>
      <w:r w:rsidR="00573C8F">
        <w:rPr>
          <w:sz w:val="24"/>
          <w:szCs w:val="24"/>
        </w:rPr>
        <w:t>e</w:t>
      </w:r>
      <w:r w:rsidRPr="005138EE">
        <w:rPr>
          <w:sz w:val="24"/>
          <w:szCs w:val="24"/>
        </w:rPr>
        <w:t xml:space="preserve"> deciduous forest. </w:t>
      </w:r>
      <w:r w:rsidR="00573C8F">
        <w:rPr>
          <w:sz w:val="24"/>
          <w:szCs w:val="24"/>
        </w:rPr>
        <w:t xml:space="preserve">The annual precipitation for the years 2012-2022 was between 45 and 70 in. with a mean of 53 in. (weather station: </w:t>
      </w:r>
      <w:r w:rsidR="00573C8F" w:rsidRPr="00860204">
        <w:rPr>
          <w:sz w:val="24"/>
          <w:szCs w:val="24"/>
        </w:rPr>
        <w:t>USC00362183</w:t>
      </w:r>
      <w:r w:rsidR="00573C8F">
        <w:rPr>
          <w:sz w:val="24"/>
          <w:szCs w:val="24"/>
        </w:rPr>
        <w:t>)</w:t>
      </w:r>
      <w:r w:rsidR="004B60FC">
        <w:rPr>
          <w:sz w:val="24"/>
          <w:szCs w:val="24"/>
        </w:rPr>
        <w:t xml:space="preserve"> </w:t>
      </w:r>
      <w:r w:rsidR="004E3D58">
        <w:rPr>
          <w:sz w:val="24"/>
          <w:szCs w:val="24"/>
        </w:rPr>
        <w:fldChar w:fldCharType="begin"/>
      </w:r>
      <w:r w:rsidR="003F42F5">
        <w:rPr>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2012)","dontUpdate":true,"noteIndex":0},"citationItems":[{"id":1171,"uris":["http://zotero.org/groups/5154252/items/6XW5HNYC"],"itemData":{"id":1171,"type":"dataset","publisher":"National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sz w:val="24"/>
          <w:szCs w:val="24"/>
        </w:rPr>
        <w:fldChar w:fldCharType="separate"/>
      </w:r>
      <w:r w:rsidR="004E3D58" w:rsidRPr="004E3D58">
        <w:rPr>
          <w:kern w:val="0"/>
          <w:sz w:val="24"/>
        </w:rPr>
        <w:t>(“National Centers for Environmental Information: Past Weather” 2012</w:t>
      </w:r>
      <w:r w:rsidR="004E3D58">
        <w:rPr>
          <w:kern w:val="0"/>
          <w:sz w:val="24"/>
        </w:rPr>
        <w:t>-2022</w:t>
      </w:r>
      <w:r w:rsidR="004E3D58" w:rsidRPr="004E3D58">
        <w:rPr>
          <w:kern w:val="0"/>
          <w:sz w:val="24"/>
        </w:rPr>
        <w:t>)</w:t>
      </w:r>
      <w:r w:rsidR="004E3D58">
        <w:rPr>
          <w:sz w:val="24"/>
          <w:szCs w:val="24"/>
        </w:rPr>
        <w:fldChar w:fldCharType="end"/>
      </w:r>
      <w:r w:rsidR="004E3D58">
        <w:rPr>
          <w:sz w:val="24"/>
          <w:szCs w:val="24"/>
        </w:rPr>
        <w:t xml:space="preserve">. </w:t>
      </w:r>
      <w:r w:rsidRPr="005138EE">
        <w:rPr>
          <w:sz w:val="24"/>
          <w:szCs w:val="24"/>
        </w:rPr>
        <w:t xml:space="preserve">In June 2012, a tornado uprooted </w:t>
      </w:r>
      <w:r w:rsidR="00D91A92">
        <w:rPr>
          <w:sz w:val="24"/>
          <w:szCs w:val="24"/>
        </w:rPr>
        <w:t xml:space="preserve">or snapped </w:t>
      </w:r>
      <w:r w:rsidRPr="005138EE">
        <w:rPr>
          <w:sz w:val="24"/>
          <w:szCs w:val="24"/>
        </w:rPr>
        <w:t>many canopy trees in two large areas of the forest, each about 120 × 480 m (Figure 1). These two areas are on north- or northwest-facing slopes, which were dominated by maple (</w:t>
      </w:r>
      <w:r w:rsidRPr="009C4623">
        <w:rPr>
          <w:i/>
          <w:iCs/>
          <w:sz w:val="24"/>
          <w:szCs w:val="24"/>
        </w:rPr>
        <w:t>Acer spp</w:t>
      </w:r>
      <w:r w:rsidRPr="005138EE">
        <w:rPr>
          <w:sz w:val="24"/>
          <w:szCs w:val="24"/>
        </w:rPr>
        <w:t xml:space="preserve">.), </w:t>
      </w:r>
      <w:proofErr w:type="spellStart"/>
      <w:r w:rsidRPr="005138EE">
        <w:rPr>
          <w:sz w:val="24"/>
          <w:szCs w:val="24"/>
        </w:rPr>
        <w:t>tuliptree</w:t>
      </w:r>
      <w:proofErr w:type="spellEnd"/>
      <w:r w:rsidRPr="005138EE">
        <w:rPr>
          <w:sz w:val="24"/>
          <w:szCs w:val="24"/>
        </w:rPr>
        <w:t xml:space="preserve"> (</w:t>
      </w:r>
      <w:r w:rsidRPr="009C4623">
        <w:rPr>
          <w:i/>
          <w:iCs/>
          <w:sz w:val="24"/>
          <w:szCs w:val="24"/>
        </w:rPr>
        <w:t xml:space="preserve">Liriodendron </w:t>
      </w:r>
      <w:proofErr w:type="spellStart"/>
      <w:r w:rsidRPr="009C4623">
        <w:rPr>
          <w:i/>
          <w:iCs/>
          <w:sz w:val="24"/>
          <w:szCs w:val="24"/>
        </w:rPr>
        <w:t>tulipifera</w:t>
      </w:r>
      <w:proofErr w:type="spellEnd"/>
      <w:r w:rsidRPr="005138EE">
        <w:rPr>
          <w:sz w:val="24"/>
          <w:szCs w:val="24"/>
        </w:rPr>
        <w:t>), and black cherry (</w:t>
      </w:r>
      <w:r w:rsidRPr="009C4623">
        <w:rPr>
          <w:i/>
          <w:iCs/>
          <w:sz w:val="24"/>
          <w:szCs w:val="24"/>
        </w:rPr>
        <w:t>Prunus serotina</w:t>
      </w:r>
      <w:r w:rsidRPr="005138EE">
        <w:rPr>
          <w:sz w:val="24"/>
          <w:szCs w:val="24"/>
        </w:rPr>
        <w:t>)</w:t>
      </w:r>
      <w:r w:rsidR="009C4623">
        <w:rPr>
          <w:sz w:val="24"/>
          <w:szCs w:val="24"/>
        </w:rPr>
        <w:t xml:space="preserve"> </w:t>
      </w:r>
      <w:r w:rsidR="00E3022C">
        <w:rPr>
          <w:sz w:val="24"/>
          <w:szCs w:val="24"/>
        </w:rPr>
        <w:fldChar w:fldCharType="begin"/>
      </w:r>
      <w:r w:rsidR="00E3022C">
        <w:rPr>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sz w:val="24"/>
          <w:szCs w:val="24"/>
        </w:rPr>
        <w:fldChar w:fldCharType="separate"/>
      </w:r>
      <w:r w:rsidR="00E3022C" w:rsidRPr="00E3022C">
        <w:rPr>
          <w:sz w:val="24"/>
        </w:rPr>
        <w:t>(Murphy et al. 2015)</w:t>
      </w:r>
      <w:r w:rsidR="00E3022C">
        <w:rPr>
          <w:sz w:val="24"/>
          <w:szCs w:val="24"/>
        </w:rPr>
        <w:fldChar w:fldCharType="end"/>
      </w:r>
      <w:r w:rsidRPr="005138EE">
        <w:rPr>
          <w:sz w:val="24"/>
          <w:szCs w:val="24"/>
        </w:rPr>
        <w:t>, with an understory of predominately spicebush (</w:t>
      </w:r>
      <w:r w:rsidRPr="00CC102C">
        <w:rPr>
          <w:i/>
          <w:iCs/>
          <w:sz w:val="24"/>
          <w:szCs w:val="24"/>
        </w:rPr>
        <w:t>Lindera benzoin</w:t>
      </w:r>
      <w:r w:rsidRPr="005138EE">
        <w:rPr>
          <w:sz w:val="24"/>
          <w:szCs w:val="24"/>
        </w:rPr>
        <w:t>)</w:t>
      </w:r>
      <w:r w:rsidR="00A243AA">
        <w:rPr>
          <w:sz w:val="24"/>
          <w:szCs w:val="24"/>
        </w:rPr>
        <w:t xml:space="preserve"> </w:t>
      </w:r>
      <w:r w:rsidR="00E3022C">
        <w:rPr>
          <w:sz w:val="24"/>
          <w:szCs w:val="24"/>
        </w:rPr>
        <w:fldChar w:fldCharType="begin"/>
      </w:r>
      <w:r w:rsidR="00E3022C">
        <w:rPr>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sz w:val="24"/>
          <w:szCs w:val="24"/>
        </w:rPr>
        <w:fldChar w:fldCharType="separate"/>
      </w:r>
      <w:r w:rsidR="00E3022C" w:rsidRPr="00E3022C">
        <w:rPr>
          <w:sz w:val="24"/>
        </w:rPr>
        <w:t>(Calinger et al. 2015)</w:t>
      </w:r>
      <w:r w:rsidR="00E3022C">
        <w:rPr>
          <w:sz w:val="24"/>
          <w:szCs w:val="24"/>
        </w:rPr>
        <w:fldChar w:fldCharType="end"/>
      </w:r>
      <w:r w:rsidR="00A243AA">
        <w:rPr>
          <w:sz w:val="24"/>
          <w:szCs w:val="24"/>
        </w:rPr>
        <w:t xml:space="preserve">. </w:t>
      </w:r>
      <w:r w:rsidR="002E35CF">
        <w:rPr>
          <w:sz w:val="24"/>
          <w:szCs w:val="24"/>
        </w:rPr>
        <w:t xml:space="preserve">The tornado </w:t>
      </w:r>
      <w:r w:rsidR="00A70854">
        <w:rPr>
          <w:sz w:val="24"/>
          <w:szCs w:val="24"/>
        </w:rPr>
        <w:t xml:space="preserve">created </w:t>
      </w:r>
      <w:r w:rsidR="00020C0B">
        <w:rPr>
          <w:sz w:val="24"/>
          <w:szCs w:val="24"/>
        </w:rPr>
        <w:t>patchy areas of canopy openness</w:t>
      </w:r>
      <w:r w:rsidR="00CC102C">
        <w:rPr>
          <w:sz w:val="24"/>
          <w:szCs w:val="24"/>
        </w:rPr>
        <w:t>:</w:t>
      </w:r>
      <w:r w:rsidR="00D91A92">
        <w:rPr>
          <w:sz w:val="24"/>
          <w:szCs w:val="24"/>
        </w:rPr>
        <w:t xml:space="preserve"> the impacted </w:t>
      </w:r>
      <w:r w:rsidR="009F31B9">
        <w:rPr>
          <w:sz w:val="24"/>
          <w:szCs w:val="24"/>
        </w:rPr>
        <w:t>areas ha</w:t>
      </w:r>
      <w:r w:rsidR="00CC102C">
        <w:rPr>
          <w:sz w:val="24"/>
          <w:szCs w:val="24"/>
        </w:rPr>
        <w:t>d</w:t>
      </w:r>
      <w:r w:rsidR="009F31B9">
        <w:rPr>
          <w:sz w:val="24"/>
          <w:szCs w:val="24"/>
        </w:rPr>
        <w:t xml:space="preserve"> canopy openness</w:t>
      </w:r>
      <w:r w:rsidR="00466295">
        <w:rPr>
          <w:sz w:val="24"/>
          <w:szCs w:val="24"/>
        </w:rPr>
        <w:t xml:space="preserve"> values of 25% up to 90% </w:t>
      </w:r>
      <w:r w:rsidR="00E3022C">
        <w:rPr>
          <w:sz w:val="24"/>
          <w:szCs w:val="24"/>
        </w:rPr>
        <w:fldChar w:fldCharType="begin"/>
      </w:r>
      <w:r w:rsidR="00E3022C">
        <w:rPr>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sz w:val="24"/>
          <w:szCs w:val="24"/>
        </w:rPr>
        <w:fldChar w:fldCharType="separate"/>
      </w:r>
      <w:r w:rsidR="00E3022C" w:rsidRPr="00E3022C">
        <w:rPr>
          <w:sz w:val="24"/>
        </w:rPr>
        <w:t>(Slyder et al. 2020)</w:t>
      </w:r>
      <w:r w:rsidR="00E3022C">
        <w:rPr>
          <w:sz w:val="24"/>
          <w:szCs w:val="24"/>
        </w:rPr>
        <w:fldChar w:fldCharType="end"/>
      </w:r>
      <w:r w:rsidR="00466295">
        <w:rPr>
          <w:sz w:val="24"/>
          <w:szCs w:val="24"/>
        </w:rPr>
        <w:t>.</w:t>
      </w:r>
      <w:r w:rsidR="00D96EF9">
        <w:rPr>
          <w:sz w:val="24"/>
          <w:szCs w:val="24"/>
        </w:rPr>
        <w:t xml:space="preserve"> </w:t>
      </w:r>
      <w:r w:rsidRPr="005138EE">
        <w:rPr>
          <w:sz w:val="24"/>
          <w:szCs w:val="24"/>
        </w:rPr>
        <w:t>The elevation of the impacted area range</w:t>
      </w:r>
      <w:r w:rsidR="00FE3D8D">
        <w:rPr>
          <w:sz w:val="24"/>
          <w:szCs w:val="24"/>
        </w:rPr>
        <w:t>s</w:t>
      </w:r>
      <w:r w:rsidRPr="005138EE">
        <w:rPr>
          <w:sz w:val="24"/>
          <w:szCs w:val="24"/>
        </w:rPr>
        <w:t xml:space="preserve"> from </w:t>
      </w:r>
      <w:r w:rsidR="00422639">
        <w:rPr>
          <w:sz w:val="24"/>
          <w:szCs w:val="24"/>
        </w:rPr>
        <w:t xml:space="preserve">around </w:t>
      </w:r>
      <w:r w:rsidRPr="005138EE">
        <w:rPr>
          <w:sz w:val="24"/>
          <w:szCs w:val="24"/>
        </w:rPr>
        <w:t>16</w:t>
      </w:r>
      <w:r w:rsidR="00422639">
        <w:rPr>
          <w:sz w:val="24"/>
          <w:szCs w:val="24"/>
        </w:rPr>
        <w:t>50</w:t>
      </w:r>
      <w:r w:rsidRPr="005138EE">
        <w:rPr>
          <w:sz w:val="24"/>
          <w:szCs w:val="24"/>
        </w:rPr>
        <w:t xml:space="preserve"> ft. to 17</w:t>
      </w:r>
      <w:r w:rsidR="00422639">
        <w:rPr>
          <w:sz w:val="24"/>
          <w:szCs w:val="24"/>
        </w:rPr>
        <w:t>50</w:t>
      </w:r>
      <w:r w:rsidRPr="005138EE">
        <w:rPr>
          <w:sz w:val="24"/>
          <w:szCs w:val="24"/>
        </w:rPr>
        <w:t xml:space="preserve"> ft</w:t>
      </w:r>
      <w:r w:rsidR="00062B5E">
        <w:rPr>
          <w:sz w:val="24"/>
          <w:szCs w:val="24"/>
        </w:rPr>
        <w:t xml:space="preserve">. </w:t>
      </w:r>
      <w:r w:rsidRPr="005138EE">
        <w:rPr>
          <w:sz w:val="24"/>
          <w:szCs w:val="24"/>
        </w:rPr>
        <w:t xml:space="preserve">A waterway, Laurel Run, </w:t>
      </w:r>
      <w:r w:rsidR="00FE5C2F">
        <w:rPr>
          <w:sz w:val="24"/>
          <w:szCs w:val="24"/>
        </w:rPr>
        <w:t xml:space="preserve">is found </w:t>
      </w:r>
      <w:r w:rsidRPr="005138EE">
        <w:rPr>
          <w:sz w:val="24"/>
          <w:szCs w:val="24"/>
        </w:rPr>
        <w:t xml:space="preserve">along the </w:t>
      </w:r>
      <w:r w:rsidR="00FE5C2F">
        <w:rPr>
          <w:sz w:val="24"/>
          <w:szCs w:val="24"/>
        </w:rPr>
        <w:t>w</w:t>
      </w:r>
      <w:r w:rsidRPr="005138EE">
        <w:rPr>
          <w:sz w:val="24"/>
          <w:szCs w:val="24"/>
        </w:rPr>
        <w:t>est side of the impacted areas.</w:t>
      </w:r>
    </w:p>
    <w:p w14:paraId="7499F792" w14:textId="77777777" w:rsidR="00D050F7" w:rsidRDefault="00D050F7" w:rsidP="00722065">
      <w:pPr>
        <w:ind w:firstLine="720"/>
        <w:rPr>
          <w:sz w:val="24"/>
          <w:szCs w:val="24"/>
        </w:rPr>
      </w:pPr>
    </w:p>
    <w:p w14:paraId="2509CC69" w14:textId="39246164" w:rsidR="00D050F7" w:rsidRDefault="00D216A4" w:rsidP="00D216A4">
      <w:pPr>
        <w:rPr>
          <w:sz w:val="24"/>
          <w:szCs w:val="24"/>
        </w:rPr>
      </w:pPr>
      <w:r w:rsidRPr="007604BC">
        <w:rPr>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1"/>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sz w:val="24"/>
          <w:szCs w:val="24"/>
        </w:rPr>
      </w:pPr>
      <w:r w:rsidRPr="00E373F5">
        <w:rPr>
          <w:b/>
          <w:bCs/>
          <w:sz w:val="24"/>
          <w:szCs w:val="24"/>
        </w:rPr>
        <w:t>Figure 1.</w:t>
      </w:r>
      <w:r w:rsidRPr="00E73688">
        <w:rPr>
          <w:sz w:val="24"/>
          <w:szCs w:val="24"/>
        </w:rPr>
        <w:t xml:space="preserve">  Map of the pitfall trap locations (need to add shapefiles of impacted areas</w:t>
      </w:r>
      <w:r w:rsidR="007936C7">
        <w:rPr>
          <w:sz w:val="24"/>
          <w:szCs w:val="24"/>
        </w:rPr>
        <w:t xml:space="preserve"> as well as a legend</w:t>
      </w:r>
      <w:r w:rsidRPr="00E73688">
        <w:rPr>
          <w:sz w:val="24"/>
          <w:szCs w:val="24"/>
        </w:rPr>
        <w:t>)</w:t>
      </w:r>
      <w:r w:rsidR="006B03B0">
        <w:rPr>
          <w:sz w:val="24"/>
          <w:szCs w:val="24"/>
        </w:rPr>
        <w:t>.</w:t>
      </w:r>
    </w:p>
    <w:p w14:paraId="76D802FD" w14:textId="77777777" w:rsidR="00E73688" w:rsidRDefault="00E73688" w:rsidP="00D216A4">
      <w:pPr>
        <w:rPr>
          <w:sz w:val="24"/>
          <w:szCs w:val="24"/>
        </w:rPr>
      </w:pPr>
    </w:p>
    <w:p w14:paraId="61CD927B" w14:textId="737F3361" w:rsidR="00EB30E2" w:rsidRDefault="005A46A0" w:rsidP="00720B35">
      <w:pPr>
        <w:ind w:firstLine="720"/>
        <w:rPr>
          <w:sz w:val="24"/>
          <w:szCs w:val="24"/>
        </w:rPr>
      </w:pPr>
      <w:r w:rsidRPr="005A46A0">
        <w:rPr>
          <w:sz w:val="24"/>
          <w:szCs w:val="24"/>
        </w:rPr>
        <w:t xml:space="preserve">From mid-summer through winter of 2013, half of each </w:t>
      </w:r>
      <w:r w:rsidR="000A4D6A">
        <w:rPr>
          <w:sz w:val="24"/>
          <w:szCs w:val="24"/>
        </w:rPr>
        <w:t>wind</w:t>
      </w:r>
      <w:r w:rsidR="004336CC">
        <w:rPr>
          <w:sz w:val="24"/>
          <w:szCs w:val="24"/>
        </w:rPr>
        <w:t xml:space="preserve">-disturbed area </w:t>
      </w:r>
      <w:r w:rsidRPr="005A46A0">
        <w:rPr>
          <w:sz w:val="24"/>
          <w:szCs w:val="24"/>
        </w:rPr>
        <w:t xml:space="preserve">was salvage-logged using heavy machinery to remove </w:t>
      </w:r>
      <w:r w:rsidR="00183CDF">
        <w:rPr>
          <w:sz w:val="24"/>
          <w:szCs w:val="24"/>
        </w:rPr>
        <w:t>both</w:t>
      </w:r>
      <w:r w:rsidRPr="005A46A0">
        <w:rPr>
          <w:sz w:val="24"/>
          <w:szCs w:val="24"/>
        </w:rPr>
        <w:t xml:space="preserve"> fallen and residual standing trees.</w:t>
      </w:r>
      <w:r>
        <w:rPr>
          <w:sz w:val="24"/>
          <w:szCs w:val="24"/>
        </w:rPr>
        <w:t xml:space="preserve"> </w:t>
      </w:r>
      <w:r w:rsidRPr="005A46A0">
        <w:rPr>
          <w:sz w:val="24"/>
          <w:szCs w:val="24"/>
        </w:rPr>
        <w:t xml:space="preserve">In 2015, three transects were established across each </w:t>
      </w:r>
      <w:r w:rsidR="000827AF">
        <w:rPr>
          <w:sz w:val="24"/>
          <w:szCs w:val="24"/>
        </w:rPr>
        <w:t>area</w:t>
      </w:r>
      <w:r w:rsidRPr="005A46A0">
        <w:rPr>
          <w:sz w:val="24"/>
          <w:szCs w:val="24"/>
        </w:rPr>
        <w:t xml:space="preserve"> of forest impacted by the tornado (total 6 transects)</w:t>
      </w:r>
      <w:r w:rsidR="00E9583A">
        <w:rPr>
          <w:sz w:val="24"/>
          <w:szCs w:val="24"/>
        </w:rPr>
        <w:t xml:space="preserve"> (Figure 1)</w:t>
      </w:r>
      <w:r w:rsidRPr="005A46A0">
        <w:rPr>
          <w:sz w:val="24"/>
          <w:szCs w:val="24"/>
        </w:rPr>
        <w:t xml:space="preserve">. Transects were established across the </w:t>
      </w:r>
      <w:r w:rsidR="000A4D6A">
        <w:rPr>
          <w:sz w:val="24"/>
          <w:szCs w:val="24"/>
        </w:rPr>
        <w:t>windthrow</w:t>
      </w:r>
      <w:r w:rsidRPr="005A46A0">
        <w:rPr>
          <w:sz w:val="24"/>
          <w:szCs w:val="24"/>
        </w:rPr>
        <w:t xml:space="preserve"> and salvaged disturbances that extended 50 m into the surrounding undisturbed forest on each side. Along each transect, four </w:t>
      </w:r>
      <w:r w:rsidR="00077707">
        <w:rPr>
          <w:sz w:val="24"/>
          <w:szCs w:val="24"/>
        </w:rPr>
        <w:t>plots</w:t>
      </w:r>
      <w:r w:rsidRPr="005A46A0">
        <w:rPr>
          <w:sz w:val="24"/>
          <w:szCs w:val="24"/>
        </w:rPr>
        <w:t xml:space="preserve"> were established</w:t>
      </w:r>
      <w:r w:rsidR="00077707">
        <w:rPr>
          <w:sz w:val="24"/>
          <w:szCs w:val="24"/>
        </w:rPr>
        <w:t>: one plot in</w:t>
      </w:r>
      <w:r w:rsidR="00576A51">
        <w:rPr>
          <w:sz w:val="24"/>
          <w:szCs w:val="24"/>
        </w:rPr>
        <w:t xml:space="preserve"> windthrow, </w:t>
      </w:r>
      <w:r w:rsidR="00146082">
        <w:rPr>
          <w:sz w:val="24"/>
          <w:szCs w:val="24"/>
        </w:rPr>
        <w:t xml:space="preserve">one in salvaged, and two in the </w:t>
      </w:r>
      <w:r w:rsidR="00202BFC">
        <w:rPr>
          <w:sz w:val="24"/>
          <w:szCs w:val="24"/>
        </w:rPr>
        <w:t xml:space="preserve">surrounding undisturbed forest. This resulted in a sample size of </w:t>
      </w:r>
      <w:r w:rsidR="0058715D">
        <w:rPr>
          <w:sz w:val="24"/>
          <w:szCs w:val="24"/>
        </w:rPr>
        <w:t>24 plots, wherein all data collection occurred.</w:t>
      </w:r>
    </w:p>
    <w:p w14:paraId="50D31021" w14:textId="1CBA8DC0" w:rsidR="00E73688" w:rsidRDefault="00E73688" w:rsidP="00D216A4">
      <w:pPr>
        <w:rPr>
          <w:sz w:val="24"/>
          <w:szCs w:val="24"/>
        </w:rPr>
      </w:pPr>
    </w:p>
    <w:p w14:paraId="6F504C14" w14:textId="5AA3FE8B" w:rsidR="00F96770" w:rsidRPr="00DF2A3F" w:rsidRDefault="00F96770" w:rsidP="00F96770">
      <w:pPr>
        <w:rPr>
          <w:sz w:val="24"/>
          <w:szCs w:val="24"/>
          <w:u w:val="single"/>
        </w:rPr>
      </w:pPr>
      <w:r w:rsidRPr="00DF2A3F">
        <w:rPr>
          <w:sz w:val="24"/>
          <w:szCs w:val="24"/>
          <w:u w:val="single"/>
        </w:rPr>
        <w:t>Ground</w:t>
      </w:r>
      <w:r w:rsidR="00A74CAF">
        <w:rPr>
          <w:sz w:val="24"/>
          <w:szCs w:val="24"/>
          <w:u w:val="single"/>
        </w:rPr>
        <w:t xml:space="preserve"> beetle </w:t>
      </w:r>
      <w:r w:rsidRPr="00DF2A3F">
        <w:rPr>
          <w:sz w:val="24"/>
          <w:szCs w:val="24"/>
          <w:u w:val="single"/>
        </w:rPr>
        <w:t>sampling</w:t>
      </w:r>
      <w:r w:rsidR="00A74CAF">
        <w:rPr>
          <w:sz w:val="24"/>
          <w:szCs w:val="24"/>
          <w:u w:val="single"/>
        </w:rPr>
        <w:t xml:space="preserve"> and identification</w:t>
      </w:r>
    </w:p>
    <w:p w14:paraId="76838E34" w14:textId="77777777" w:rsidR="00F96770" w:rsidRPr="00F96770" w:rsidRDefault="00F96770" w:rsidP="00F96770">
      <w:pPr>
        <w:rPr>
          <w:sz w:val="24"/>
          <w:szCs w:val="24"/>
        </w:rPr>
      </w:pPr>
    </w:p>
    <w:p w14:paraId="1D12C838" w14:textId="1F825665" w:rsidR="0058715D" w:rsidRDefault="00F96770" w:rsidP="00720B35">
      <w:pPr>
        <w:ind w:firstLine="720"/>
        <w:rPr>
          <w:sz w:val="24"/>
          <w:szCs w:val="24"/>
        </w:rPr>
      </w:pPr>
      <w:r w:rsidRPr="00F96770">
        <w:rPr>
          <w:sz w:val="24"/>
          <w:szCs w:val="24"/>
        </w:rPr>
        <w:t>Ground</w:t>
      </w:r>
      <w:r w:rsidR="00A74CAF">
        <w:rPr>
          <w:sz w:val="24"/>
          <w:szCs w:val="24"/>
        </w:rPr>
        <w:t xml:space="preserve"> beetles</w:t>
      </w:r>
      <w:r w:rsidRPr="00F96770">
        <w:rPr>
          <w:sz w:val="24"/>
          <w:szCs w:val="24"/>
        </w:rPr>
        <w:t xml:space="preserve"> were sampled using </w:t>
      </w:r>
      <w:proofErr w:type="spellStart"/>
      <w:r w:rsidR="00A74CAF">
        <w:rPr>
          <w:sz w:val="24"/>
          <w:szCs w:val="24"/>
        </w:rPr>
        <w:t>unbaited</w:t>
      </w:r>
      <w:proofErr w:type="spellEnd"/>
      <w:r w:rsidR="00A74CAF">
        <w:rPr>
          <w:sz w:val="24"/>
          <w:szCs w:val="24"/>
        </w:rPr>
        <w:t xml:space="preserve"> </w:t>
      </w:r>
      <w:r w:rsidRPr="00F96770">
        <w:rPr>
          <w:sz w:val="24"/>
          <w:szCs w:val="24"/>
        </w:rPr>
        <w:t>barrier pitfall traps in 2015 and 2022, representing three and ten years post-tornado</w:t>
      </w:r>
      <w:r w:rsidR="000040A8">
        <w:rPr>
          <w:sz w:val="24"/>
          <w:szCs w:val="24"/>
        </w:rPr>
        <w:t xml:space="preserve"> (two and nine</w:t>
      </w:r>
      <w:r w:rsidR="00720B35">
        <w:rPr>
          <w:sz w:val="24"/>
          <w:szCs w:val="24"/>
        </w:rPr>
        <w:t xml:space="preserve"> years post-salvage</w:t>
      </w:r>
      <w:r w:rsidR="00170867">
        <w:rPr>
          <w:sz w:val="24"/>
          <w:szCs w:val="24"/>
        </w:rPr>
        <w:t>-logging</w:t>
      </w:r>
      <w:r w:rsidR="00720B35">
        <w:rPr>
          <w:sz w:val="24"/>
          <w:szCs w:val="24"/>
        </w:rPr>
        <w:t>)</w:t>
      </w:r>
      <w:r w:rsidRPr="00F96770">
        <w:rPr>
          <w:sz w:val="24"/>
          <w:szCs w:val="24"/>
        </w:rPr>
        <w:t>.</w:t>
      </w:r>
      <w:r w:rsidR="00B14855">
        <w:rPr>
          <w:sz w:val="24"/>
          <w:szCs w:val="24"/>
        </w:rPr>
        <w:t xml:space="preserve"> P</w:t>
      </w:r>
      <w:r w:rsidR="00B14855" w:rsidRPr="00294B72">
        <w:rPr>
          <w:sz w:val="24"/>
          <w:szCs w:val="24"/>
        </w:rPr>
        <w:t xml:space="preserve">itfall traps preferentially collect insects that are more active and mobile, </w:t>
      </w:r>
      <w:r w:rsidR="00B14855">
        <w:rPr>
          <w:sz w:val="24"/>
          <w:szCs w:val="24"/>
        </w:rPr>
        <w:t xml:space="preserve">and consequently </w:t>
      </w:r>
      <w:r w:rsidR="00B14855" w:rsidRPr="00294B72">
        <w:rPr>
          <w:sz w:val="24"/>
          <w:szCs w:val="24"/>
        </w:rPr>
        <w:t>the number of ground beetles caught in pitfalls is reported as activity-abundance</w:t>
      </w:r>
      <w:r w:rsidR="00B14855">
        <w:rPr>
          <w:sz w:val="24"/>
          <w:szCs w:val="24"/>
        </w:rPr>
        <w:t xml:space="preserve"> </w:t>
      </w:r>
      <w:r w:rsidR="00B14855">
        <w:rPr>
          <w:sz w:val="24"/>
          <w:szCs w:val="24"/>
        </w:rPr>
        <w:fldChar w:fldCharType="begin"/>
      </w:r>
      <w:r w:rsidR="00B14855">
        <w:rPr>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sz w:val="24"/>
          <w:szCs w:val="24"/>
        </w:rPr>
        <w:fldChar w:fldCharType="separate"/>
      </w:r>
      <w:r w:rsidR="00B14855" w:rsidRPr="00E3022C">
        <w:rPr>
          <w:sz w:val="24"/>
        </w:rPr>
        <w:t>(Gandhi et al. 2008)</w:t>
      </w:r>
      <w:r w:rsidR="00B14855">
        <w:rPr>
          <w:sz w:val="24"/>
          <w:szCs w:val="24"/>
        </w:rPr>
        <w:fldChar w:fldCharType="end"/>
      </w:r>
      <w:r w:rsidR="00B14855" w:rsidRPr="00294B72">
        <w:rPr>
          <w:sz w:val="24"/>
          <w:szCs w:val="24"/>
        </w:rPr>
        <w:t>.</w:t>
      </w:r>
      <w:r w:rsidRPr="00F96770">
        <w:rPr>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garden edging (</w:t>
      </w:r>
      <w:proofErr w:type="spellStart"/>
      <w:r w:rsidRPr="00F96770">
        <w:rPr>
          <w:sz w:val="24"/>
          <w:szCs w:val="24"/>
        </w:rPr>
        <w:t>Suncast</w:t>
      </w:r>
      <w:proofErr w:type="spellEnd"/>
      <w:r w:rsidRPr="00F96770">
        <w:rPr>
          <w:sz w:val="24"/>
          <w:szCs w:val="24"/>
        </w:rPr>
        <w: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sz w:val="24"/>
          <w:szCs w:val="24"/>
          <w:vertAlign w:val="superscript"/>
        </w:rPr>
        <w:t>2</w:t>
      </w:r>
      <w:r w:rsidRPr="00F96770">
        <w:rPr>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sz w:val="24"/>
          <w:szCs w:val="24"/>
        </w:rPr>
      </w:pPr>
    </w:p>
    <w:p w14:paraId="450DC655" w14:textId="046C2B71" w:rsidR="006551A8" w:rsidRDefault="006C068D" w:rsidP="00720B35">
      <w:pPr>
        <w:ind w:firstLine="720"/>
        <w:rPr>
          <w:sz w:val="24"/>
          <w:szCs w:val="24"/>
        </w:rPr>
      </w:pPr>
      <w:r w:rsidRPr="006C068D">
        <w:rPr>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sz w:val="24"/>
          <w:szCs w:val="24"/>
        </w:rPr>
        <w:t xml:space="preserve">27-28 </w:t>
      </w:r>
      <w:r w:rsidRPr="006C068D">
        <w:rPr>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sz w:val="24"/>
          <w:szCs w:val="24"/>
        </w:rPr>
        <w:t xml:space="preserve">and </w:t>
      </w:r>
      <w:r w:rsidRPr="006C068D">
        <w:rPr>
          <w:sz w:val="24"/>
          <w:szCs w:val="24"/>
        </w:rPr>
        <w:t>23 August</w:t>
      </w:r>
      <w:commentRangeStart w:id="11"/>
      <w:r w:rsidRPr="006C068D">
        <w:rPr>
          <w:sz w:val="24"/>
          <w:szCs w:val="24"/>
        </w:rPr>
        <w:t>.</w:t>
      </w:r>
      <w:commentRangeEnd w:id="11"/>
      <w:r w:rsidR="004E3D58">
        <w:rPr>
          <w:rStyle w:val="CommentReference"/>
        </w:rPr>
        <w:commentReference w:id="11"/>
      </w:r>
      <w:r w:rsidRPr="006C068D">
        <w:rPr>
          <w:sz w:val="24"/>
          <w:szCs w:val="24"/>
        </w:rPr>
        <w:t xml:space="preserve"> </w:t>
      </w:r>
      <w:r w:rsidR="00F37E69" w:rsidRPr="006C068D">
        <w:rPr>
          <w:sz w:val="24"/>
          <w:szCs w:val="24"/>
        </w:rPr>
        <w:t xml:space="preserve">Trap catch was collected by pouring the sample through a </w:t>
      </w:r>
      <w:commentRangeStart w:id="12"/>
      <w:r w:rsidR="00F37E69" w:rsidRPr="006C068D">
        <w:rPr>
          <w:sz w:val="24"/>
          <w:szCs w:val="24"/>
        </w:rPr>
        <w:t xml:space="preserve">fine mesh strainer </w:t>
      </w:r>
      <w:commentRangeEnd w:id="12"/>
      <w:r w:rsidR="00F37E69">
        <w:rPr>
          <w:rStyle w:val="CommentReference"/>
        </w:rPr>
        <w:commentReference w:id="12"/>
      </w:r>
      <w:r w:rsidR="00F37E69" w:rsidRPr="006C068D">
        <w:rPr>
          <w:sz w:val="24"/>
          <w:szCs w:val="24"/>
        </w:rPr>
        <w:t xml:space="preserve">and storing the contents in a specimen cup with 70% </w:t>
      </w:r>
      <w:commentRangeStart w:id="13"/>
      <w:r w:rsidR="00F37E69" w:rsidRPr="006C068D">
        <w:rPr>
          <w:sz w:val="24"/>
          <w:szCs w:val="24"/>
        </w:rPr>
        <w:t xml:space="preserve">ethanol </w:t>
      </w:r>
      <w:commentRangeEnd w:id="13"/>
      <w:r w:rsidR="00037FCE">
        <w:rPr>
          <w:rStyle w:val="CommentReference"/>
        </w:rPr>
        <w:commentReference w:id="13"/>
      </w:r>
      <w:r w:rsidR="00F37E69" w:rsidRPr="006C068D">
        <w:rPr>
          <w:sz w:val="24"/>
          <w:szCs w:val="24"/>
        </w:rPr>
        <w:t xml:space="preserve">until sorting and identification. </w:t>
      </w:r>
      <w:commentRangeStart w:id="14"/>
      <w:r w:rsidR="006D5D8A">
        <w:rPr>
          <w:sz w:val="24"/>
          <w:szCs w:val="24"/>
        </w:rPr>
        <w:t xml:space="preserve">In 2022, two additional trapping intervals were collected, </w:t>
      </w:r>
      <w:r w:rsidR="00353841">
        <w:rPr>
          <w:sz w:val="24"/>
          <w:szCs w:val="24"/>
        </w:rPr>
        <w:t xml:space="preserve">on 6 September and 20 September, but </w:t>
      </w:r>
      <w:r w:rsidR="00374757">
        <w:rPr>
          <w:sz w:val="24"/>
          <w:szCs w:val="24"/>
        </w:rPr>
        <w:t xml:space="preserve">these intervals were </w:t>
      </w:r>
      <w:r w:rsidR="00374757">
        <w:rPr>
          <w:sz w:val="24"/>
          <w:szCs w:val="24"/>
        </w:rPr>
        <w:lastRenderedPageBreak/>
        <w:t xml:space="preserve">omitted from analyses </w:t>
      </w:r>
      <w:r w:rsidR="00E52CC7">
        <w:rPr>
          <w:sz w:val="24"/>
          <w:szCs w:val="24"/>
        </w:rPr>
        <w:t>so that the years 2015 and 2022 would have equivalent sampling season lengths</w:t>
      </w:r>
      <w:r w:rsidR="002B3FEE">
        <w:rPr>
          <w:sz w:val="24"/>
          <w:szCs w:val="24"/>
        </w:rPr>
        <w:t xml:space="preserve"> (</w:t>
      </w:r>
      <w:r w:rsidR="009917C1">
        <w:rPr>
          <w:sz w:val="24"/>
          <w:szCs w:val="24"/>
        </w:rPr>
        <w:t xml:space="preserve">see </w:t>
      </w:r>
      <w:r w:rsidR="002B3FEE">
        <w:rPr>
          <w:sz w:val="24"/>
          <w:szCs w:val="24"/>
        </w:rPr>
        <w:t>Supplementary Information)</w:t>
      </w:r>
      <w:r w:rsidR="00E52CC7">
        <w:rPr>
          <w:sz w:val="24"/>
          <w:szCs w:val="24"/>
        </w:rPr>
        <w:t>.</w:t>
      </w:r>
      <w:commentRangeEnd w:id="14"/>
      <w:r w:rsidR="00367D54">
        <w:rPr>
          <w:rStyle w:val="CommentReference"/>
        </w:rPr>
        <w:commentReference w:id="14"/>
      </w:r>
    </w:p>
    <w:p w14:paraId="366EBE8F" w14:textId="77777777" w:rsidR="001B6F4F" w:rsidRDefault="001B6F4F" w:rsidP="00A10B15">
      <w:pPr>
        <w:rPr>
          <w:sz w:val="24"/>
          <w:szCs w:val="24"/>
        </w:rPr>
      </w:pPr>
    </w:p>
    <w:p w14:paraId="072DE18E" w14:textId="358220BC" w:rsidR="006C068D" w:rsidRDefault="001B6F4F" w:rsidP="00720B35">
      <w:pPr>
        <w:ind w:firstLine="720"/>
        <w:rPr>
          <w:sz w:val="24"/>
          <w:szCs w:val="24"/>
        </w:rPr>
      </w:pPr>
      <w:r w:rsidRPr="001B6F4F">
        <w:rPr>
          <w:sz w:val="24"/>
          <w:szCs w:val="24"/>
        </w:rPr>
        <w:t xml:space="preserve">Ground beetles (Carabidae) were identified to species using </w:t>
      </w:r>
      <w:r w:rsidR="00766844">
        <w:rPr>
          <w:sz w:val="24"/>
          <w:szCs w:val="24"/>
        </w:rPr>
        <w:t xml:space="preserve">taxonomic </w:t>
      </w:r>
      <w:r w:rsidRPr="001B6F4F">
        <w:rPr>
          <w:sz w:val="24"/>
          <w:szCs w:val="24"/>
        </w:rPr>
        <w:t xml:space="preserve">keys </w:t>
      </w:r>
      <w:r w:rsidR="00E3022C">
        <w:rPr>
          <w:sz w:val="24"/>
          <w:szCs w:val="24"/>
        </w:rPr>
        <w:fldChar w:fldCharType="begin"/>
      </w:r>
      <w:r w:rsidR="00F917CD">
        <w:rPr>
          <w:sz w:val="24"/>
          <w:szCs w:val="24"/>
        </w:rPr>
        <w:instrText xml:space="preserve"> ADDIN ZOTERO_ITEM CSL_CITATION {"citationID":"ebdi89j0","properties":{"formattedCitation":"(Lindroth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H"}],"issued":{"date-parts":[["1961"]],"season":"1969"}}},{"id":806,"uris":["http://zotero.org/users/6631577/items/LXLTWQB7"],"itemData":{"id":806,"type":"article-journal","container-title":"Quaestiones Entomologicae","page":"88-212","title":"A revision of the species of the genus Evarthrus LeConte (Coleoptera: Carabidae)","volume":"5","author":[{"family":"Freitag","given":"R."}],"issued":{"date-parts":[["1969"]]}}},{"id":531,"uris":["http://zotero.org/users/6631577/items/9PTU9TIK"],"itemData":{"id":531,"type":"book","collection-number":"n°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G."}],"issued":{"date-parts":[["2017",9]]}}}],"schema":"https://github.com/citation-style-language/schema/raw/master/csl-citation.json"} </w:instrText>
      </w:r>
      <w:r w:rsidR="00E3022C">
        <w:rPr>
          <w:sz w:val="24"/>
          <w:szCs w:val="24"/>
        </w:rPr>
        <w:fldChar w:fldCharType="separate"/>
      </w:r>
      <w:r w:rsidR="00F917CD" w:rsidRPr="00F917CD">
        <w:rPr>
          <w:sz w:val="24"/>
        </w:rPr>
        <w:t>(Lindroth 1961, Freitag 1969, Bousquet 2010, Bousquet and Messer 2010, Hunting 2013, Harden and Guarnieri 2017)</w:t>
      </w:r>
      <w:r w:rsidR="00E3022C">
        <w:rPr>
          <w:sz w:val="24"/>
          <w:szCs w:val="24"/>
        </w:rPr>
        <w:fldChar w:fldCharType="end"/>
      </w:r>
      <w:r w:rsidRPr="001B6F4F">
        <w:rPr>
          <w:sz w:val="24"/>
          <w:szCs w:val="24"/>
        </w:rPr>
        <w:t xml:space="preserve">. </w:t>
      </w:r>
      <w:r w:rsidR="00766844" w:rsidRPr="001B6F4F">
        <w:rPr>
          <w:sz w:val="24"/>
          <w:szCs w:val="24"/>
        </w:rPr>
        <w:t>Nomenclature followed</w:t>
      </w:r>
      <w:r w:rsidR="00766844">
        <w:rPr>
          <w:sz w:val="24"/>
          <w:szCs w:val="24"/>
        </w:rPr>
        <w:t xml:space="preserve"> </w:t>
      </w:r>
      <w:r w:rsidR="00766844">
        <w:rPr>
          <w:sz w:val="24"/>
          <w:szCs w:val="24"/>
        </w:rPr>
        <w:fldChar w:fldCharType="begin"/>
      </w:r>
      <w:r w:rsidR="00EC5E8B">
        <w:rPr>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sz w:val="24"/>
          <w:szCs w:val="24"/>
        </w:rPr>
        <w:fldChar w:fldCharType="separate"/>
      </w:r>
      <w:r w:rsidR="00766844" w:rsidRPr="00766844">
        <w:rPr>
          <w:sz w:val="24"/>
        </w:rPr>
        <w:t xml:space="preserve">Bousquet </w:t>
      </w:r>
      <w:r w:rsidR="00CD168F">
        <w:rPr>
          <w:sz w:val="24"/>
        </w:rPr>
        <w:t>(</w:t>
      </w:r>
      <w:r w:rsidR="00766844" w:rsidRPr="00766844">
        <w:rPr>
          <w:sz w:val="24"/>
        </w:rPr>
        <w:t>2012)</w:t>
      </w:r>
      <w:r w:rsidR="00766844">
        <w:rPr>
          <w:sz w:val="24"/>
          <w:szCs w:val="24"/>
        </w:rPr>
        <w:fldChar w:fldCharType="end"/>
      </w:r>
      <w:r w:rsidR="00766844">
        <w:rPr>
          <w:sz w:val="24"/>
          <w:szCs w:val="24"/>
        </w:rPr>
        <w:t xml:space="preserve">. </w:t>
      </w:r>
      <w:commentRangeStart w:id="15"/>
      <w:r w:rsidRPr="001B6F4F">
        <w:rPr>
          <w:sz w:val="24"/>
          <w:szCs w:val="24"/>
        </w:rPr>
        <w:t xml:space="preserve">Species vouchers were deposited at the C. A. </w:t>
      </w:r>
      <w:proofErr w:type="spellStart"/>
      <w:r w:rsidRPr="001B6F4F">
        <w:rPr>
          <w:sz w:val="24"/>
          <w:szCs w:val="24"/>
        </w:rPr>
        <w:t>Triplehorn</w:t>
      </w:r>
      <w:proofErr w:type="spellEnd"/>
      <w:r w:rsidRPr="001B6F4F">
        <w:rPr>
          <w:sz w:val="24"/>
          <w:szCs w:val="24"/>
        </w:rPr>
        <w:t xml:space="preserve"> Insect Collection (OSUC), Museum of Biological Diversity, </w:t>
      </w:r>
      <w:commentRangeEnd w:id="15"/>
      <w:r w:rsidR="00E16531">
        <w:rPr>
          <w:rStyle w:val="CommentReference"/>
        </w:rPr>
        <w:commentReference w:id="15"/>
      </w:r>
      <w:r w:rsidRPr="001B6F4F">
        <w:rPr>
          <w:sz w:val="24"/>
          <w:szCs w:val="24"/>
        </w:rPr>
        <w:t xml:space="preserve">The Ohio State University, Columbus, Ohio where each specimen was given a unique identifier label (Table </w:t>
      </w:r>
      <w:r w:rsidR="00FF30E2">
        <w:rPr>
          <w:sz w:val="24"/>
          <w:szCs w:val="24"/>
        </w:rPr>
        <w:t>S</w:t>
      </w:r>
      <w:r w:rsidR="00552960">
        <w:rPr>
          <w:sz w:val="24"/>
          <w:szCs w:val="24"/>
        </w:rPr>
        <w:t>1</w:t>
      </w:r>
      <w:r w:rsidRPr="001B6F4F">
        <w:rPr>
          <w:sz w:val="24"/>
          <w:szCs w:val="24"/>
        </w:rPr>
        <w:t>).</w:t>
      </w:r>
      <w:r w:rsidR="006C068D" w:rsidRPr="006C068D">
        <w:rPr>
          <w:sz w:val="24"/>
          <w:szCs w:val="24"/>
        </w:rPr>
        <w:t xml:space="preserve"> </w:t>
      </w:r>
    </w:p>
    <w:p w14:paraId="7E2B01D6" w14:textId="77777777" w:rsidR="00101A72" w:rsidRDefault="00101A72" w:rsidP="00101A72">
      <w:pPr>
        <w:rPr>
          <w:sz w:val="24"/>
          <w:szCs w:val="24"/>
        </w:rPr>
      </w:pPr>
    </w:p>
    <w:p w14:paraId="0900635A" w14:textId="3BFCEB3D" w:rsidR="00101A72" w:rsidRPr="00101A72" w:rsidRDefault="00EF7F5D" w:rsidP="00101A72">
      <w:pPr>
        <w:rPr>
          <w:sz w:val="24"/>
          <w:szCs w:val="24"/>
          <w:u w:val="single"/>
        </w:rPr>
      </w:pPr>
      <w:r>
        <w:rPr>
          <w:sz w:val="24"/>
          <w:szCs w:val="24"/>
          <w:u w:val="single"/>
        </w:rPr>
        <w:t>Trait</w:t>
      </w:r>
      <w:r w:rsidR="00101A72" w:rsidRPr="00101A72">
        <w:rPr>
          <w:sz w:val="24"/>
          <w:szCs w:val="24"/>
          <w:u w:val="single"/>
        </w:rPr>
        <w:t xml:space="preserve"> measurements</w:t>
      </w:r>
    </w:p>
    <w:p w14:paraId="6EF0399A" w14:textId="77777777" w:rsidR="00101A72" w:rsidRPr="00101A72" w:rsidRDefault="00101A72" w:rsidP="00101A72">
      <w:pPr>
        <w:rPr>
          <w:sz w:val="24"/>
          <w:szCs w:val="24"/>
        </w:rPr>
      </w:pPr>
    </w:p>
    <w:p w14:paraId="594CAEB8" w14:textId="464BEB7E" w:rsidR="00E1577E" w:rsidRDefault="00101A72" w:rsidP="00502B9D">
      <w:pPr>
        <w:ind w:firstLine="720"/>
        <w:rPr>
          <w:sz w:val="24"/>
          <w:szCs w:val="24"/>
        </w:rPr>
      </w:pPr>
      <w:r w:rsidRPr="00101A72">
        <w:rPr>
          <w:sz w:val="24"/>
          <w:szCs w:val="24"/>
        </w:rPr>
        <w:t xml:space="preserve">We selected </w:t>
      </w:r>
      <w:r w:rsidR="008A20AC">
        <w:rPr>
          <w:sz w:val="24"/>
          <w:szCs w:val="24"/>
        </w:rPr>
        <w:t>eight</w:t>
      </w:r>
      <w:r w:rsidRPr="00101A72">
        <w:rPr>
          <w:sz w:val="24"/>
          <w:szCs w:val="24"/>
        </w:rPr>
        <w:t xml:space="preserve"> morphological traits </w:t>
      </w:r>
      <w:r w:rsidR="00880CDA">
        <w:rPr>
          <w:sz w:val="24"/>
          <w:szCs w:val="24"/>
        </w:rPr>
        <w:t xml:space="preserve">of </w:t>
      </w:r>
      <w:r w:rsidR="00E007BB">
        <w:rPr>
          <w:sz w:val="24"/>
          <w:szCs w:val="24"/>
        </w:rPr>
        <w:t xml:space="preserve">beetles </w:t>
      </w:r>
      <w:r w:rsidRPr="00101A72">
        <w:rPr>
          <w:sz w:val="24"/>
          <w:szCs w:val="24"/>
        </w:rPr>
        <w:t xml:space="preserve">that </w:t>
      </w:r>
      <w:r w:rsidR="00DC62C1">
        <w:rPr>
          <w:sz w:val="24"/>
          <w:szCs w:val="24"/>
        </w:rPr>
        <w:t xml:space="preserve">have previously been shown to </w:t>
      </w:r>
      <w:r w:rsidR="0043356E">
        <w:rPr>
          <w:sz w:val="24"/>
          <w:szCs w:val="24"/>
        </w:rPr>
        <w:t>relate to</w:t>
      </w:r>
      <w:r w:rsidRPr="00101A72">
        <w:rPr>
          <w:sz w:val="24"/>
          <w:szCs w:val="24"/>
        </w:rPr>
        <w:t xml:space="preserve"> </w:t>
      </w:r>
      <w:commentRangeStart w:id="16"/>
      <w:r w:rsidR="001620D2">
        <w:rPr>
          <w:sz w:val="24"/>
          <w:szCs w:val="24"/>
        </w:rPr>
        <w:t>habitat</w:t>
      </w:r>
      <w:commentRangeEnd w:id="16"/>
      <w:r w:rsidR="00B71EBC">
        <w:rPr>
          <w:rStyle w:val="CommentReference"/>
        </w:rPr>
        <w:commentReference w:id="16"/>
      </w:r>
      <w:r w:rsidR="00880CDA">
        <w:rPr>
          <w:sz w:val="24"/>
          <w:szCs w:val="24"/>
        </w:rPr>
        <w:t xml:space="preserve"> </w:t>
      </w:r>
      <w:r w:rsidRPr="00101A72">
        <w:rPr>
          <w:sz w:val="24"/>
          <w:szCs w:val="24"/>
        </w:rPr>
        <w:t xml:space="preserve">(Table </w:t>
      </w:r>
      <w:r w:rsidR="0063557D">
        <w:rPr>
          <w:sz w:val="24"/>
          <w:szCs w:val="24"/>
        </w:rPr>
        <w:t>1</w:t>
      </w:r>
      <w:r w:rsidRPr="00101A72">
        <w:rPr>
          <w:sz w:val="24"/>
          <w:szCs w:val="24"/>
        </w:rPr>
        <w:t xml:space="preserve">) (Fountain-Jones, Baker, and Jordan 2015). These traits </w:t>
      </w:r>
      <w:r w:rsidR="00DC62C1">
        <w:rPr>
          <w:sz w:val="24"/>
          <w:szCs w:val="24"/>
        </w:rPr>
        <w:t>are</w:t>
      </w:r>
      <w:r w:rsidRPr="00101A72">
        <w:rPr>
          <w:sz w:val="24"/>
          <w:szCs w:val="24"/>
        </w:rPr>
        <w:t xml:space="preserve"> body length, antenna length, eye protrusion, eye length, pronotum width, abdomen width, rear leg length, </w:t>
      </w:r>
      <w:r w:rsidR="008A20AC">
        <w:rPr>
          <w:sz w:val="24"/>
          <w:szCs w:val="24"/>
        </w:rPr>
        <w:t xml:space="preserve">and </w:t>
      </w:r>
      <w:r w:rsidRPr="00101A72">
        <w:rPr>
          <w:sz w:val="24"/>
          <w:szCs w:val="24"/>
        </w:rPr>
        <w:t xml:space="preserve">rear trochanter length. </w:t>
      </w:r>
      <w:r w:rsidR="00EF1150">
        <w:rPr>
          <w:sz w:val="24"/>
          <w:szCs w:val="24"/>
        </w:rPr>
        <w:t>Traits</w:t>
      </w:r>
      <w:r w:rsidRPr="00101A72">
        <w:rPr>
          <w:sz w:val="24"/>
          <w:szCs w:val="24"/>
        </w:rPr>
        <w:t xml:space="preserve"> were measured under a dissecting microscope using an ocular micrometer to the nearest 0.</w:t>
      </w:r>
      <w:r w:rsidR="000C1D5C">
        <w:rPr>
          <w:sz w:val="24"/>
          <w:szCs w:val="24"/>
        </w:rPr>
        <w:t>1</w:t>
      </w:r>
      <w:r w:rsidRPr="00101A72">
        <w:rPr>
          <w:sz w:val="24"/>
          <w:szCs w:val="24"/>
        </w:rPr>
        <w:t xml:space="preserve"> mm. For each species, traits were measured on up to six individuals, three males and three females</w:t>
      </w:r>
      <w:r w:rsidR="00D55835">
        <w:rPr>
          <w:sz w:val="24"/>
          <w:szCs w:val="24"/>
        </w:rPr>
        <w:t xml:space="preserve"> </w:t>
      </w:r>
      <w:r w:rsidRPr="00101A72">
        <w:rPr>
          <w:sz w:val="24"/>
          <w:szCs w:val="24"/>
        </w:rPr>
        <w:t>(Fountain-Jones, Baker, and Jordan 2015)</w:t>
      </w:r>
      <w:r w:rsidR="00F43E9B">
        <w:rPr>
          <w:sz w:val="24"/>
          <w:szCs w:val="24"/>
        </w:rPr>
        <w:t>,</w:t>
      </w:r>
      <w:r w:rsidRPr="00101A72">
        <w:rPr>
          <w:sz w:val="24"/>
          <w:szCs w:val="24"/>
        </w:rPr>
        <w:t xml:space="preserve"> </w:t>
      </w:r>
      <w:r w:rsidR="00F43E9B">
        <w:rPr>
          <w:sz w:val="24"/>
          <w:szCs w:val="24"/>
        </w:rPr>
        <w:t xml:space="preserve">although we did not achieve this number for rare species. </w:t>
      </w:r>
      <w:r w:rsidRPr="00101A72">
        <w:rPr>
          <w:sz w:val="24"/>
          <w:szCs w:val="24"/>
        </w:rPr>
        <w:t>The</w:t>
      </w:r>
      <w:r w:rsidR="00F43E9B">
        <w:rPr>
          <w:sz w:val="24"/>
          <w:szCs w:val="24"/>
        </w:rPr>
        <w:t xml:space="preserve"> six</w:t>
      </w:r>
      <w:r w:rsidRPr="00101A72">
        <w:rPr>
          <w:sz w:val="24"/>
          <w:szCs w:val="24"/>
        </w:rPr>
        <w:t xml:space="preserve"> individuals were chosen in a way that attempted to encompass the intraspecific variation in body size observed for the species.</w:t>
      </w:r>
      <w:r w:rsidR="00F43E9B">
        <w:rPr>
          <w:sz w:val="24"/>
          <w:szCs w:val="24"/>
        </w:rPr>
        <w:t xml:space="preserve"> Most</w:t>
      </w:r>
      <w:r w:rsidR="00CD4377">
        <w:rPr>
          <w:sz w:val="24"/>
          <w:szCs w:val="24"/>
        </w:rPr>
        <w:t xml:space="preserve"> (185</w:t>
      </w:r>
      <w:r w:rsidR="00341E15">
        <w:rPr>
          <w:sz w:val="24"/>
          <w:szCs w:val="24"/>
        </w:rPr>
        <w:t>/202</w:t>
      </w:r>
      <w:r w:rsidR="00CD4377">
        <w:rPr>
          <w:sz w:val="24"/>
          <w:szCs w:val="24"/>
        </w:rPr>
        <w:t>)</w:t>
      </w:r>
      <w:r w:rsidR="00F43E9B">
        <w:rPr>
          <w:sz w:val="24"/>
          <w:szCs w:val="24"/>
        </w:rPr>
        <w:t xml:space="preserve"> </w:t>
      </w:r>
      <w:r w:rsidR="008765CC">
        <w:rPr>
          <w:sz w:val="24"/>
          <w:szCs w:val="24"/>
        </w:rPr>
        <w:t>specimens</w:t>
      </w:r>
      <w:r w:rsidR="00F43E9B">
        <w:rPr>
          <w:sz w:val="24"/>
          <w:szCs w:val="24"/>
        </w:rPr>
        <w:t xml:space="preserve"> used for trait measurement were collected at </w:t>
      </w:r>
      <w:proofErr w:type="spellStart"/>
      <w:r w:rsidR="00F43E9B">
        <w:rPr>
          <w:sz w:val="24"/>
          <w:szCs w:val="24"/>
        </w:rPr>
        <w:t>Powdermill</w:t>
      </w:r>
      <w:proofErr w:type="spellEnd"/>
      <w:r w:rsidR="00F43E9B">
        <w:rPr>
          <w:sz w:val="24"/>
          <w:szCs w:val="24"/>
        </w:rPr>
        <w:t xml:space="preserve"> Nature Reserve, </w:t>
      </w:r>
      <w:r w:rsidR="00397AF7">
        <w:rPr>
          <w:sz w:val="24"/>
          <w:szCs w:val="24"/>
        </w:rPr>
        <w:t>but a few</w:t>
      </w:r>
      <w:r w:rsidR="00CD4377">
        <w:rPr>
          <w:sz w:val="24"/>
          <w:szCs w:val="24"/>
        </w:rPr>
        <w:t xml:space="preserve"> (17</w:t>
      </w:r>
      <w:r w:rsidR="00341E15">
        <w:rPr>
          <w:sz w:val="24"/>
          <w:szCs w:val="24"/>
        </w:rPr>
        <w:t>/202</w:t>
      </w:r>
      <w:r w:rsidR="00CD4377">
        <w:rPr>
          <w:sz w:val="24"/>
          <w:szCs w:val="24"/>
        </w:rPr>
        <w:t>)</w:t>
      </w:r>
      <w:r w:rsidR="00397AF7">
        <w:rPr>
          <w:sz w:val="24"/>
          <w:szCs w:val="24"/>
        </w:rPr>
        <w:t xml:space="preserve"> </w:t>
      </w:r>
      <w:r w:rsidR="00CD4377">
        <w:rPr>
          <w:sz w:val="24"/>
          <w:szCs w:val="24"/>
        </w:rPr>
        <w:t xml:space="preserve">measured </w:t>
      </w:r>
      <w:r w:rsidR="008765CC">
        <w:rPr>
          <w:sz w:val="24"/>
          <w:szCs w:val="24"/>
        </w:rPr>
        <w:t>specimens</w:t>
      </w:r>
      <w:r w:rsidR="00CD4377">
        <w:rPr>
          <w:sz w:val="24"/>
          <w:szCs w:val="24"/>
        </w:rPr>
        <w:t xml:space="preserve"> were collected </w:t>
      </w:r>
      <w:r w:rsidR="00341E15">
        <w:rPr>
          <w:sz w:val="24"/>
          <w:szCs w:val="24"/>
        </w:rPr>
        <w:t>in Erie and Cuyahoga counties, Ohio</w:t>
      </w:r>
      <w:r w:rsidR="00145838">
        <w:rPr>
          <w:sz w:val="24"/>
          <w:szCs w:val="24"/>
        </w:rPr>
        <w:t xml:space="preserve"> (Table S</w:t>
      </w:r>
      <w:r w:rsidR="0063557D">
        <w:rPr>
          <w:sz w:val="24"/>
          <w:szCs w:val="24"/>
        </w:rPr>
        <w:t>1</w:t>
      </w:r>
      <w:r w:rsidR="00145838">
        <w:rPr>
          <w:sz w:val="24"/>
          <w:szCs w:val="24"/>
        </w:rPr>
        <w:t>)</w:t>
      </w:r>
      <w:r w:rsidR="008765CC">
        <w:rPr>
          <w:sz w:val="24"/>
          <w:szCs w:val="24"/>
        </w:rPr>
        <w:t xml:space="preserve">. These specimens were used to supplement the sample size </w:t>
      </w:r>
      <w:r w:rsidR="00D81753">
        <w:rPr>
          <w:sz w:val="24"/>
          <w:szCs w:val="24"/>
        </w:rPr>
        <w:t>when less than six measurable individuals were collected</w:t>
      </w:r>
      <w:r w:rsidR="00502B9D">
        <w:rPr>
          <w:sz w:val="24"/>
          <w:szCs w:val="24"/>
        </w:rPr>
        <w:t xml:space="preserve"> at </w:t>
      </w:r>
      <w:proofErr w:type="spellStart"/>
      <w:r w:rsidR="00502B9D">
        <w:rPr>
          <w:sz w:val="24"/>
          <w:szCs w:val="24"/>
        </w:rPr>
        <w:t>Powdermill</w:t>
      </w:r>
      <w:proofErr w:type="spellEnd"/>
      <w:r w:rsidR="00D81753">
        <w:rPr>
          <w:sz w:val="24"/>
          <w:szCs w:val="24"/>
        </w:rPr>
        <w:t>.</w:t>
      </w:r>
      <w:r w:rsidR="00502B9D">
        <w:rPr>
          <w:sz w:val="24"/>
          <w:szCs w:val="24"/>
        </w:rPr>
        <w:t xml:space="preserve"> </w:t>
      </w:r>
      <w:r w:rsidRPr="00101A72">
        <w:rPr>
          <w:sz w:val="24"/>
          <w:szCs w:val="24"/>
        </w:rPr>
        <w:t xml:space="preserve">To control for variation in beetle body size, relative measurements of all </w:t>
      </w:r>
      <w:r w:rsidR="008A20AC">
        <w:rPr>
          <w:sz w:val="24"/>
          <w:szCs w:val="24"/>
        </w:rPr>
        <w:t>morphological</w:t>
      </w:r>
      <w:r w:rsidRPr="00101A72">
        <w:rPr>
          <w:sz w:val="24"/>
          <w:szCs w:val="24"/>
        </w:rPr>
        <w:t xml:space="preserve"> traits were calculated as their ratio to body length for each individual</w:t>
      </w:r>
      <w:r w:rsidR="00240E63">
        <w:rPr>
          <w:sz w:val="24"/>
          <w:szCs w:val="24"/>
        </w:rPr>
        <w:t xml:space="preserve"> </w:t>
      </w:r>
      <w:r w:rsidR="00240E63">
        <w:rPr>
          <w:sz w:val="24"/>
          <w:szCs w:val="24"/>
        </w:rPr>
        <w:fldChar w:fldCharType="begin"/>
      </w:r>
      <w:r w:rsidR="00240E63">
        <w:rPr>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sz w:val="24"/>
          <w:szCs w:val="24"/>
        </w:rPr>
        <w:fldChar w:fldCharType="separate"/>
      </w:r>
      <w:r w:rsidR="00240E63" w:rsidRPr="00240E63">
        <w:rPr>
          <w:sz w:val="24"/>
        </w:rPr>
        <w:t>(Ribera et al. 2001)</w:t>
      </w:r>
      <w:r w:rsidR="00240E63">
        <w:rPr>
          <w:sz w:val="24"/>
          <w:szCs w:val="24"/>
        </w:rPr>
        <w:fldChar w:fldCharType="end"/>
      </w:r>
      <w:r w:rsidR="00240E63">
        <w:rPr>
          <w:sz w:val="24"/>
          <w:szCs w:val="24"/>
        </w:rPr>
        <w:t xml:space="preserve">. </w:t>
      </w:r>
      <w:r w:rsidR="00A404B1" w:rsidRPr="00101A72">
        <w:rPr>
          <w:sz w:val="24"/>
          <w:szCs w:val="24"/>
        </w:rPr>
        <w:t xml:space="preserve">Trait measurements were </w:t>
      </w:r>
      <w:r w:rsidR="00610B30">
        <w:rPr>
          <w:sz w:val="24"/>
          <w:szCs w:val="24"/>
        </w:rPr>
        <w:t xml:space="preserve">then </w:t>
      </w:r>
      <w:r w:rsidR="00A404B1" w:rsidRPr="00101A72">
        <w:rPr>
          <w:sz w:val="24"/>
          <w:szCs w:val="24"/>
        </w:rPr>
        <w:t>averaged across individuals</w:t>
      </w:r>
      <w:r w:rsidR="00A404B1">
        <w:rPr>
          <w:sz w:val="24"/>
          <w:szCs w:val="24"/>
        </w:rPr>
        <w:t xml:space="preserve"> of a species</w:t>
      </w:r>
      <w:r w:rsidR="00A404B1" w:rsidRPr="00101A72">
        <w:rPr>
          <w:sz w:val="24"/>
          <w:szCs w:val="24"/>
        </w:rPr>
        <w:t xml:space="preserve"> to calculate species-specific means</w:t>
      </w:r>
      <w:r w:rsidR="00610B30">
        <w:rPr>
          <w:sz w:val="24"/>
          <w:szCs w:val="24"/>
        </w:rPr>
        <w:t>.</w:t>
      </w:r>
    </w:p>
    <w:p w14:paraId="068E4DF9" w14:textId="77777777" w:rsidR="00E1577E" w:rsidRDefault="00E1577E" w:rsidP="00101A72">
      <w:pPr>
        <w:rPr>
          <w:sz w:val="24"/>
          <w:szCs w:val="24"/>
        </w:rPr>
      </w:pPr>
    </w:p>
    <w:p w14:paraId="49181865" w14:textId="48E86690" w:rsidR="003A3A8A" w:rsidRDefault="00101A72" w:rsidP="00E1577E">
      <w:pPr>
        <w:ind w:firstLine="720"/>
        <w:rPr>
          <w:sz w:val="24"/>
          <w:szCs w:val="24"/>
        </w:rPr>
      </w:pPr>
      <w:r w:rsidRPr="00101A72">
        <w:rPr>
          <w:sz w:val="24"/>
          <w:szCs w:val="24"/>
        </w:rPr>
        <w:t>In addition to</w:t>
      </w:r>
      <w:r w:rsidR="00546F4A">
        <w:rPr>
          <w:sz w:val="24"/>
          <w:szCs w:val="24"/>
        </w:rPr>
        <w:t xml:space="preserve"> </w:t>
      </w:r>
      <w:r w:rsidR="005401EB">
        <w:rPr>
          <w:sz w:val="24"/>
          <w:szCs w:val="24"/>
        </w:rPr>
        <w:t>morphological</w:t>
      </w:r>
      <w:r w:rsidR="00546F4A">
        <w:rPr>
          <w:sz w:val="24"/>
          <w:szCs w:val="24"/>
        </w:rPr>
        <w:t xml:space="preserve"> </w:t>
      </w:r>
      <w:r w:rsidRPr="00101A72">
        <w:rPr>
          <w:sz w:val="24"/>
          <w:szCs w:val="24"/>
        </w:rPr>
        <w:t xml:space="preserve">traits, we </w:t>
      </w:r>
      <w:r w:rsidR="00244EEF">
        <w:rPr>
          <w:sz w:val="24"/>
          <w:szCs w:val="24"/>
        </w:rPr>
        <w:t>utilized</w:t>
      </w:r>
      <w:r w:rsidR="002C174A">
        <w:rPr>
          <w:sz w:val="24"/>
          <w:szCs w:val="24"/>
        </w:rPr>
        <w:t xml:space="preserve"> the reference</w:t>
      </w:r>
      <w:r w:rsidR="00BD371A">
        <w:rPr>
          <w:sz w:val="24"/>
          <w:szCs w:val="24"/>
        </w:rPr>
        <w:t xml:space="preserve"> </w:t>
      </w:r>
      <w:r w:rsidR="002C174A" w:rsidRPr="00E3022C">
        <w:rPr>
          <w:kern w:val="0"/>
          <w:sz w:val="24"/>
        </w:rPr>
        <w:t xml:space="preserve">Larochelle and Larivière </w:t>
      </w:r>
      <w:r w:rsidR="002C174A">
        <w:rPr>
          <w:kern w:val="0"/>
          <w:sz w:val="24"/>
        </w:rPr>
        <w:t>(</w:t>
      </w:r>
      <w:r w:rsidR="002C174A" w:rsidRPr="00E3022C">
        <w:rPr>
          <w:kern w:val="0"/>
          <w:sz w:val="24"/>
        </w:rPr>
        <w:t>2003</w:t>
      </w:r>
      <w:r w:rsidR="002C174A">
        <w:rPr>
          <w:kern w:val="0"/>
          <w:sz w:val="24"/>
        </w:rPr>
        <w:t xml:space="preserve">) </w:t>
      </w:r>
      <w:r w:rsidR="00BD371A">
        <w:rPr>
          <w:sz w:val="24"/>
          <w:szCs w:val="24"/>
        </w:rPr>
        <w:t>to provide information for three additional traits</w:t>
      </w:r>
      <w:r w:rsidRPr="00101A72">
        <w:rPr>
          <w:sz w:val="24"/>
          <w:szCs w:val="24"/>
        </w:rPr>
        <w:t xml:space="preserve">: </w:t>
      </w:r>
      <w:r w:rsidR="00042904">
        <w:rPr>
          <w:sz w:val="24"/>
          <w:szCs w:val="24"/>
        </w:rPr>
        <w:t>flight capability</w:t>
      </w:r>
      <w:r w:rsidR="004B201E">
        <w:rPr>
          <w:sz w:val="24"/>
          <w:szCs w:val="24"/>
        </w:rPr>
        <w:t xml:space="preserve">, </w:t>
      </w:r>
      <w:r w:rsidR="006523C5">
        <w:rPr>
          <w:sz w:val="24"/>
          <w:szCs w:val="24"/>
        </w:rPr>
        <w:t>water</w:t>
      </w:r>
      <w:r w:rsidR="005671F9">
        <w:rPr>
          <w:sz w:val="24"/>
          <w:szCs w:val="24"/>
        </w:rPr>
        <w:t xml:space="preserve"> </w:t>
      </w:r>
      <w:r w:rsidR="00B25F32">
        <w:rPr>
          <w:sz w:val="24"/>
          <w:szCs w:val="24"/>
        </w:rPr>
        <w:t>affinity</w:t>
      </w:r>
      <w:r w:rsidR="00AE612B">
        <w:rPr>
          <w:sz w:val="24"/>
          <w:szCs w:val="24"/>
        </w:rPr>
        <w:t xml:space="preserve">, and forest </w:t>
      </w:r>
      <w:r w:rsidR="00B25F32">
        <w:rPr>
          <w:sz w:val="24"/>
          <w:szCs w:val="24"/>
        </w:rPr>
        <w:t>affinity</w:t>
      </w:r>
      <w:r w:rsidR="009536D2">
        <w:rPr>
          <w:sz w:val="24"/>
          <w:szCs w:val="24"/>
        </w:rPr>
        <w:t>.</w:t>
      </w:r>
      <w:r w:rsidR="00B21624">
        <w:rPr>
          <w:sz w:val="24"/>
          <w:szCs w:val="24"/>
        </w:rPr>
        <w:t xml:space="preserve"> </w:t>
      </w:r>
      <w:r w:rsidR="00042904">
        <w:rPr>
          <w:sz w:val="24"/>
          <w:szCs w:val="24"/>
        </w:rPr>
        <w:t>Flight capability</w:t>
      </w:r>
      <w:r w:rsidR="00562DEA">
        <w:rPr>
          <w:sz w:val="24"/>
          <w:szCs w:val="24"/>
        </w:rPr>
        <w:t xml:space="preserve"> was coded as </w:t>
      </w:r>
      <w:r w:rsidR="001E4AB3">
        <w:rPr>
          <w:sz w:val="24"/>
          <w:szCs w:val="24"/>
        </w:rPr>
        <w:t>1 if the species</w:t>
      </w:r>
      <w:r w:rsidR="002C1B4B">
        <w:rPr>
          <w:sz w:val="24"/>
          <w:szCs w:val="24"/>
        </w:rPr>
        <w:t xml:space="preserve"> is </w:t>
      </w:r>
      <w:r w:rsidR="00042904">
        <w:rPr>
          <w:sz w:val="24"/>
          <w:szCs w:val="24"/>
        </w:rPr>
        <w:t>flight</w:t>
      </w:r>
      <w:r w:rsidR="002C1B4B">
        <w:rPr>
          <w:sz w:val="24"/>
          <w:szCs w:val="24"/>
        </w:rPr>
        <w:t>-</w:t>
      </w:r>
      <w:r w:rsidR="00042904">
        <w:rPr>
          <w:sz w:val="24"/>
          <w:szCs w:val="24"/>
        </w:rPr>
        <w:t>capable</w:t>
      </w:r>
      <w:r w:rsidR="00C15F07">
        <w:rPr>
          <w:sz w:val="24"/>
          <w:szCs w:val="24"/>
        </w:rPr>
        <w:t>,</w:t>
      </w:r>
      <w:r w:rsidR="002C1B4B">
        <w:rPr>
          <w:sz w:val="24"/>
          <w:szCs w:val="24"/>
        </w:rPr>
        <w:t xml:space="preserve"> 0 if the species is </w:t>
      </w:r>
      <w:r w:rsidR="00C15F07">
        <w:rPr>
          <w:sz w:val="24"/>
          <w:szCs w:val="24"/>
        </w:rPr>
        <w:t>flight</w:t>
      </w:r>
      <w:r w:rsidR="002C1B4B">
        <w:rPr>
          <w:sz w:val="24"/>
          <w:szCs w:val="24"/>
        </w:rPr>
        <w:t>-</w:t>
      </w:r>
      <w:r w:rsidR="00C15F07">
        <w:rPr>
          <w:sz w:val="24"/>
          <w:szCs w:val="24"/>
        </w:rPr>
        <w:t xml:space="preserve">incapable, </w:t>
      </w:r>
      <w:r w:rsidR="002C1B4B">
        <w:rPr>
          <w:sz w:val="24"/>
          <w:szCs w:val="24"/>
        </w:rPr>
        <w:t>and</w:t>
      </w:r>
      <w:r w:rsidR="00C15F07">
        <w:rPr>
          <w:sz w:val="24"/>
          <w:szCs w:val="24"/>
        </w:rPr>
        <w:t xml:space="preserve"> </w:t>
      </w:r>
      <w:r w:rsidR="002C1B4B">
        <w:rPr>
          <w:sz w:val="24"/>
          <w:szCs w:val="24"/>
        </w:rPr>
        <w:t xml:space="preserve">0.5 if the species </w:t>
      </w:r>
      <w:r w:rsidR="00DF4C3B">
        <w:rPr>
          <w:sz w:val="24"/>
          <w:szCs w:val="24"/>
        </w:rPr>
        <w:t>exhibits wing dimorphism</w:t>
      </w:r>
      <w:r w:rsidR="00702F10">
        <w:rPr>
          <w:sz w:val="24"/>
          <w:szCs w:val="24"/>
        </w:rPr>
        <w:t xml:space="preserve">. </w:t>
      </w:r>
      <w:r w:rsidR="00AE612B">
        <w:rPr>
          <w:sz w:val="24"/>
          <w:szCs w:val="24"/>
        </w:rPr>
        <w:t xml:space="preserve">Water </w:t>
      </w:r>
      <w:r w:rsidR="00B25F32">
        <w:rPr>
          <w:sz w:val="24"/>
          <w:szCs w:val="24"/>
        </w:rPr>
        <w:t>affinity</w:t>
      </w:r>
      <w:r w:rsidR="00AE612B">
        <w:rPr>
          <w:sz w:val="24"/>
          <w:szCs w:val="24"/>
        </w:rPr>
        <w:t xml:space="preserve"> was coded as 0 for </w:t>
      </w:r>
      <w:r w:rsidR="003C7E21">
        <w:rPr>
          <w:sz w:val="24"/>
          <w:szCs w:val="24"/>
        </w:rPr>
        <w:t>xerophilous species, 1 for hygrophilous species, and 0.5 for intermediate species.</w:t>
      </w:r>
      <w:r w:rsidR="00E1577E">
        <w:rPr>
          <w:sz w:val="24"/>
          <w:szCs w:val="24"/>
        </w:rPr>
        <w:t xml:space="preserve"> </w:t>
      </w:r>
      <w:r w:rsidR="00391101">
        <w:rPr>
          <w:sz w:val="24"/>
          <w:szCs w:val="24"/>
        </w:rPr>
        <w:t xml:space="preserve">Water </w:t>
      </w:r>
      <w:r w:rsidR="00CA3945">
        <w:rPr>
          <w:sz w:val="24"/>
          <w:szCs w:val="24"/>
        </w:rPr>
        <w:t>affinity</w:t>
      </w:r>
      <w:r w:rsidR="00391101">
        <w:rPr>
          <w:sz w:val="24"/>
          <w:szCs w:val="24"/>
        </w:rPr>
        <w:t xml:space="preserve"> was treated as a physiological trait,</w:t>
      </w:r>
      <w:r w:rsidR="00ED0B12">
        <w:rPr>
          <w:sz w:val="24"/>
          <w:szCs w:val="24"/>
        </w:rPr>
        <w:t xml:space="preserve"> because ground beetle</w:t>
      </w:r>
      <w:r w:rsidR="001D04AB">
        <w:rPr>
          <w:sz w:val="24"/>
          <w:szCs w:val="24"/>
        </w:rPr>
        <w:t xml:space="preserve"> s</w:t>
      </w:r>
      <w:r w:rsidR="00A03208">
        <w:rPr>
          <w:sz w:val="24"/>
          <w:szCs w:val="24"/>
        </w:rPr>
        <w:t xml:space="preserve">pecies often have consistent </w:t>
      </w:r>
      <w:r w:rsidR="00797367">
        <w:rPr>
          <w:sz w:val="24"/>
          <w:szCs w:val="24"/>
        </w:rPr>
        <w:t xml:space="preserve">humidity preferences in </w:t>
      </w:r>
      <w:r w:rsidR="00572B3A">
        <w:rPr>
          <w:sz w:val="24"/>
          <w:szCs w:val="24"/>
        </w:rPr>
        <w:t>behavioral</w:t>
      </w:r>
      <w:r w:rsidR="00797367">
        <w:rPr>
          <w:sz w:val="24"/>
          <w:szCs w:val="24"/>
        </w:rPr>
        <w:t xml:space="preserve"> studies</w:t>
      </w:r>
      <w:r w:rsidR="00572B3A">
        <w:rPr>
          <w:sz w:val="24"/>
          <w:szCs w:val="24"/>
        </w:rPr>
        <w:t xml:space="preserve"> </w:t>
      </w:r>
      <w:r w:rsidR="00E3022C">
        <w:rPr>
          <w:sz w:val="24"/>
          <w:szCs w:val="24"/>
        </w:rPr>
        <w:fldChar w:fldCharType="begin"/>
      </w:r>
      <w:r w:rsidR="00E3022C">
        <w:rPr>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sz w:val="24"/>
          <w:szCs w:val="24"/>
        </w:rPr>
        <w:fldChar w:fldCharType="separate"/>
      </w:r>
      <w:r w:rsidR="00E3022C" w:rsidRPr="00E3022C">
        <w:rPr>
          <w:sz w:val="24"/>
        </w:rPr>
        <w:t>(Thiele 1977)</w:t>
      </w:r>
      <w:r w:rsidR="00E3022C">
        <w:rPr>
          <w:sz w:val="24"/>
          <w:szCs w:val="24"/>
        </w:rPr>
        <w:fldChar w:fldCharType="end"/>
      </w:r>
      <w:r w:rsidR="00572B3A">
        <w:rPr>
          <w:sz w:val="24"/>
          <w:szCs w:val="24"/>
        </w:rPr>
        <w:t>.</w:t>
      </w:r>
      <w:r w:rsidR="00A5036D">
        <w:rPr>
          <w:sz w:val="24"/>
          <w:szCs w:val="24"/>
        </w:rPr>
        <w:t xml:space="preserve"> </w:t>
      </w:r>
      <w:r w:rsidR="00370CAD">
        <w:rPr>
          <w:sz w:val="24"/>
          <w:szCs w:val="24"/>
        </w:rPr>
        <w:t xml:space="preserve">Forest </w:t>
      </w:r>
      <w:r w:rsidR="00CA3945">
        <w:rPr>
          <w:sz w:val="24"/>
          <w:szCs w:val="24"/>
        </w:rPr>
        <w:t>affinity</w:t>
      </w:r>
      <w:r w:rsidR="00370CAD">
        <w:rPr>
          <w:sz w:val="24"/>
          <w:szCs w:val="24"/>
        </w:rPr>
        <w:t xml:space="preserve"> was coded as “forest</w:t>
      </w:r>
      <w:r w:rsidR="0035167D">
        <w:rPr>
          <w:sz w:val="24"/>
          <w:szCs w:val="24"/>
        </w:rPr>
        <w:t>-specialist,</w:t>
      </w:r>
      <w:r w:rsidR="00370CAD">
        <w:rPr>
          <w:sz w:val="24"/>
          <w:szCs w:val="24"/>
        </w:rPr>
        <w:t>” “open</w:t>
      </w:r>
      <w:r w:rsidR="0035167D">
        <w:rPr>
          <w:sz w:val="24"/>
          <w:szCs w:val="24"/>
        </w:rPr>
        <w:t>-habitat</w:t>
      </w:r>
      <w:r w:rsidR="00370CAD">
        <w:rPr>
          <w:sz w:val="24"/>
          <w:szCs w:val="24"/>
        </w:rPr>
        <w:t>,” or “</w:t>
      </w:r>
      <w:r w:rsidR="00414123">
        <w:rPr>
          <w:sz w:val="24"/>
          <w:szCs w:val="24"/>
        </w:rPr>
        <w:t>habitat-generalist</w:t>
      </w:r>
      <w:r w:rsidR="00370CAD">
        <w:rPr>
          <w:sz w:val="24"/>
          <w:szCs w:val="24"/>
        </w:rPr>
        <w:t>” (meaning</w:t>
      </w:r>
      <w:r w:rsidR="00391F6D">
        <w:rPr>
          <w:sz w:val="24"/>
          <w:szCs w:val="24"/>
        </w:rPr>
        <w:t xml:space="preserve"> the species is found in forest clearings </w:t>
      </w:r>
      <w:r w:rsidR="00C33E94">
        <w:rPr>
          <w:sz w:val="24"/>
          <w:szCs w:val="24"/>
        </w:rPr>
        <w:t>or</w:t>
      </w:r>
      <w:r w:rsidR="00391F6D">
        <w:rPr>
          <w:sz w:val="24"/>
          <w:szCs w:val="24"/>
        </w:rPr>
        <w:t xml:space="preserve"> in both forest and open </w:t>
      </w:r>
      <w:r w:rsidR="00244EEF">
        <w:rPr>
          <w:sz w:val="24"/>
          <w:szCs w:val="24"/>
        </w:rPr>
        <w:t>habitats)</w:t>
      </w:r>
      <w:r w:rsidR="00C46DA2">
        <w:rPr>
          <w:sz w:val="24"/>
          <w:szCs w:val="24"/>
        </w:rPr>
        <w:t xml:space="preserve">. </w:t>
      </w:r>
      <w:r w:rsidR="00C508B3">
        <w:rPr>
          <w:sz w:val="24"/>
          <w:szCs w:val="24"/>
        </w:rPr>
        <w:t>W</w:t>
      </w:r>
      <w:r w:rsidR="00651A19">
        <w:rPr>
          <w:sz w:val="24"/>
          <w:szCs w:val="24"/>
        </w:rPr>
        <w:t xml:space="preserve">e pooled open-habitat species </w:t>
      </w:r>
      <w:r w:rsidR="00C508B3">
        <w:rPr>
          <w:sz w:val="24"/>
          <w:szCs w:val="24"/>
        </w:rPr>
        <w:t xml:space="preserve">with habitat-generalists </w:t>
      </w:r>
      <w:r w:rsidR="00651A19">
        <w:rPr>
          <w:sz w:val="24"/>
          <w:szCs w:val="24"/>
        </w:rPr>
        <w:t>for the statistical analysis</w:t>
      </w:r>
      <w:r w:rsidR="00C508B3">
        <w:rPr>
          <w:sz w:val="24"/>
          <w:szCs w:val="24"/>
        </w:rPr>
        <w:t>, due to the low number of open-habitat species found.</w:t>
      </w:r>
    </w:p>
    <w:p w14:paraId="34B98553" w14:textId="77777777" w:rsidR="00546F4A" w:rsidRPr="002B6F14" w:rsidRDefault="00546F4A" w:rsidP="00101A72">
      <w:pPr>
        <w:rPr>
          <w:sz w:val="24"/>
          <w:szCs w:val="24"/>
        </w:rPr>
      </w:pPr>
    </w:p>
    <w:p w14:paraId="6FB0762E" w14:textId="7ECAE5AE" w:rsidR="00F64B5F" w:rsidRPr="002B6F14" w:rsidRDefault="00F64B5F" w:rsidP="00F64B5F">
      <w:pPr>
        <w:rPr>
          <w:sz w:val="24"/>
          <w:szCs w:val="24"/>
        </w:rPr>
      </w:pPr>
      <w:commentRangeStart w:id="17"/>
      <w:commentRangeStart w:id="18"/>
      <w:r w:rsidRPr="2475EC72">
        <w:rPr>
          <w:b/>
          <w:bCs/>
          <w:sz w:val="24"/>
          <w:szCs w:val="24"/>
        </w:rPr>
        <w:t xml:space="preserve">Table </w:t>
      </w:r>
      <w:commentRangeEnd w:id="17"/>
      <w:r w:rsidR="00C76F37">
        <w:rPr>
          <w:rStyle w:val="CommentReference"/>
        </w:rPr>
        <w:commentReference w:id="17"/>
      </w:r>
      <w:commentRangeEnd w:id="18"/>
      <w:r w:rsidR="009836FF">
        <w:rPr>
          <w:rStyle w:val="CommentReference"/>
        </w:rPr>
        <w:commentReference w:id="18"/>
      </w:r>
      <w:r w:rsidR="00631776">
        <w:rPr>
          <w:b/>
          <w:bCs/>
          <w:sz w:val="24"/>
          <w:szCs w:val="24"/>
        </w:rPr>
        <w:t>1</w:t>
      </w:r>
      <w:r w:rsidRPr="2475EC72">
        <w:rPr>
          <w:sz w:val="24"/>
          <w:szCs w:val="24"/>
        </w:rPr>
        <w:t xml:space="preserve">. </w:t>
      </w:r>
      <w:r w:rsidR="0E6B1F7D" w:rsidRPr="2475EC72">
        <w:rPr>
          <w:sz w:val="24"/>
          <w:szCs w:val="24"/>
        </w:rPr>
        <w:t>M</w:t>
      </w:r>
      <w:r w:rsidRPr="2475EC72">
        <w:rPr>
          <w:sz w:val="24"/>
          <w:szCs w:val="24"/>
        </w:rPr>
        <w:t xml:space="preserve">orphological traits </w:t>
      </w:r>
      <w:r w:rsidR="00095454">
        <w:rPr>
          <w:sz w:val="24"/>
          <w:szCs w:val="24"/>
        </w:rPr>
        <w:t>and literature-based traits used in this study</w:t>
      </w:r>
      <w:r w:rsidR="00384FDE">
        <w:rPr>
          <w:sz w:val="24"/>
          <w:szCs w:val="24"/>
        </w:rPr>
        <w:t>, and their connections to habitat variables that could be impacted by forest disturbance.</w:t>
      </w:r>
    </w:p>
    <w:p w14:paraId="5FB2AFA8" w14:textId="77777777" w:rsidR="00F64B5F" w:rsidRPr="002B6F14" w:rsidRDefault="00F64B5F" w:rsidP="00F64B5F">
      <w:pPr>
        <w:rPr>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Trait</w:t>
            </w:r>
          </w:p>
        </w:tc>
        <w:tc>
          <w:tcPr>
            <w:tcW w:w="6339" w:type="dxa"/>
          </w:tcPr>
          <w:p w14:paraId="08C029D8"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Connection to habitat</w:t>
            </w:r>
          </w:p>
        </w:tc>
        <w:tc>
          <w:tcPr>
            <w:tcW w:w="1275" w:type="dxa"/>
          </w:tcPr>
          <w:p w14:paraId="0E3BA29C" w14:textId="2B04FEE0" w:rsidR="00961CDB" w:rsidRPr="002B6F14" w:rsidRDefault="00961CDB" w:rsidP="00CC54F5">
            <w:pPr>
              <w:rPr>
                <w:rFonts w:eastAsia="Calibri"/>
                <w:b/>
                <w:bCs/>
                <w:sz w:val="24"/>
                <w:szCs w:val="24"/>
                <w14:ligatures w14:val="none"/>
              </w:rPr>
            </w:pPr>
            <w:r>
              <w:rPr>
                <w:rFonts w:eastAsia="Calibri"/>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eastAsia="Calibri"/>
                <w:sz w:val="24"/>
                <w:szCs w:val="24"/>
                <w14:ligatures w14:val="none"/>
              </w:rPr>
            </w:pPr>
            <w:r w:rsidRPr="002B6F14">
              <w:rPr>
                <w:rFonts w:eastAsia="Calibri"/>
                <w:sz w:val="24"/>
                <w:szCs w:val="24"/>
                <w14:ligatures w14:val="none"/>
              </w:rPr>
              <w:t>Body length</w:t>
            </w:r>
            <w:r w:rsidR="00243496">
              <w:rPr>
                <w:rFonts w:eastAsia="Calibri"/>
                <w:sz w:val="24"/>
                <w:szCs w:val="24"/>
                <w14:ligatures w14:val="none"/>
              </w:rPr>
              <w:t xml:space="preserve"> (mm)</w:t>
            </w:r>
          </w:p>
        </w:tc>
        <w:tc>
          <w:tcPr>
            <w:tcW w:w="6339" w:type="dxa"/>
          </w:tcPr>
          <w:p w14:paraId="682D47AC" w14:textId="2CCDA41B"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Shorter body length was found for ground beetles caught in wind-disturbed forests, relative to undisturbed forests. Body length is correlated with many other morphological traits</w:t>
            </w:r>
            <w:r w:rsidR="00897C2C">
              <w:rPr>
                <w:rFonts w:eastAsia="Calibri"/>
                <w:sz w:val="24"/>
                <w:szCs w:val="24"/>
                <w14:ligatures w14:val="none"/>
              </w:rPr>
              <w:t>.</w:t>
            </w:r>
          </w:p>
        </w:tc>
        <w:tc>
          <w:tcPr>
            <w:tcW w:w="1275" w:type="dxa"/>
          </w:tcPr>
          <w:p w14:paraId="1270EEB2" w14:textId="16497AC6" w:rsidR="00961CDB" w:rsidRPr="002B6F14" w:rsidRDefault="00897C2C"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eastAsia="Calibri"/>
                <w:sz w:val="24"/>
                <w:szCs w:val="24"/>
                <w14:ligatures w14:val="none"/>
              </w:rPr>
              <w:fldChar w:fldCharType="separate"/>
            </w:r>
            <w:r w:rsidRPr="00897C2C">
              <w:rPr>
                <w:sz w:val="24"/>
              </w:rPr>
              <w:t xml:space="preserve">(Barton et al. 2011, Sklodowski and </w:t>
            </w:r>
            <w:r w:rsidRPr="00897C2C">
              <w:rPr>
                <w:sz w:val="24"/>
              </w:rPr>
              <w:lastRenderedPageBreak/>
              <w:t>Garbalinska 2011)</w:t>
            </w:r>
            <w:r>
              <w:rPr>
                <w:rFonts w:eastAsia="Calibri"/>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eastAsia="Calibri"/>
                <w:sz w:val="24"/>
                <w:szCs w:val="24"/>
                <w14:ligatures w14:val="none"/>
              </w:rPr>
            </w:pPr>
            <w:r w:rsidRPr="002B6F14">
              <w:rPr>
                <w:rFonts w:eastAsia="Calibri"/>
                <w:sz w:val="24"/>
                <w:szCs w:val="24"/>
                <w14:ligatures w14:val="none"/>
              </w:rPr>
              <w:lastRenderedPageBreak/>
              <w:t>Antenna length</w:t>
            </w:r>
            <w:r w:rsidR="00243496">
              <w:rPr>
                <w:rFonts w:eastAsia="Calibri"/>
                <w:sz w:val="24"/>
                <w:szCs w:val="24"/>
                <w14:ligatures w14:val="none"/>
              </w:rPr>
              <w:t xml:space="preserve"> (mm)</w:t>
            </w:r>
          </w:p>
        </w:tc>
        <w:tc>
          <w:tcPr>
            <w:tcW w:w="6339" w:type="dxa"/>
          </w:tcPr>
          <w:p w14:paraId="427A1C13" w14:textId="7FFE7272"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eastAsia="Calibri"/>
                <w:sz w:val="24"/>
                <w:szCs w:val="24"/>
                <w14:ligatures w14:val="none"/>
              </w:rPr>
              <w:t>.</w:t>
            </w:r>
          </w:p>
        </w:tc>
        <w:tc>
          <w:tcPr>
            <w:tcW w:w="1275" w:type="dxa"/>
          </w:tcPr>
          <w:p w14:paraId="2E3447E9" w14:textId="02A954C2" w:rsidR="00961CDB" w:rsidRPr="002B6F14" w:rsidRDefault="004B3489" w:rsidP="00CC54F5">
            <w:pPr>
              <w:rPr>
                <w:rFonts w:eastAsia="Calibri"/>
                <w:sz w:val="24"/>
                <w:szCs w:val="24"/>
                <w14:ligatures w14:val="none"/>
              </w:rPr>
            </w:pPr>
            <w:r>
              <w:rPr>
                <w:rFonts w:eastAsia="Calibri"/>
                <w:sz w:val="24"/>
                <w:szCs w:val="24"/>
                <w14:ligatures w14:val="none"/>
              </w:rPr>
              <w:fldChar w:fldCharType="begin"/>
            </w:r>
            <w:r w:rsidR="00755469">
              <w:rPr>
                <w:rFonts w:eastAsia="Calibri"/>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755469" w:rsidRPr="00755469">
              <w:rPr>
                <w:sz w:val="24"/>
              </w:rPr>
              <w:t>(Bauer and Kredler 1993, Barton et al. 2011)</w:t>
            </w:r>
            <w:r>
              <w:rPr>
                <w:rFonts w:eastAsia="Calibri"/>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eastAsia="Calibri"/>
                <w:sz w:val="24"/>
                <w:szCs w:val="24"/>
                <w14:ligatures w14:val="none"/>
              </w:rPr>
            </w:pPr>
            <w:r w:rsidRPr="002B6F14">
              <w:rPr>
                <w:rFonts w:eastAsia="Calibri"/>
                <w:sz w:val="24"/>
                <w:szCs w:val="24"/>
                <w14:ligatures w14:val="none"/>
              </w:rPr>
              <w:t>Eye protrusion</w:t>
            </w:r>
            <w:r w:rsidR="00243496">
              <w:rPr>
                <w:rFonts w:eastAsia="Calibri"/>
                <w:sz w:val="24"/>
                <w:szCs w:val="24"/>
                <w14:ligatures w14:val="none"/>
              </w:rPr>
              <w:t xml:space="preserve"> (mm)</w:t>
            </w:r>
          </w:p>
        </w:tc>
        <w:tc>
          <w:tcPr>
            <w:tcW w:w="6339" w:type="dxa"/>
          </w:tcPr>
          <w:p w14:paraId="0DEA0212" w14:textId="5470584A" w:rsidR="00961CDB" w:rsidRPr="002B6F14" w:rsidRDefault="00961CDB" w:rsidP="00A86E76">
            <w:pPr>
              <w:rPr>
                <w:rFonts w:eastAsia="Calibri"/>
                <w:sz w:val="24"/>
                <w:szCs w:val="24"/>
                <w:vertAlign w:val="superscript"/>
                <w14:ligatures w14:val="none"/>
              </w:rPr>
            </w:pPr>
            <w:r w:rsidRPr="002B6F14">
              <w:rPr>
                <w:rFonts w:eastAsia="Calibri"/>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eastAsia="Calibri"/>
                <w:sz w:val="24"/>
                <w:szCs w:val="24"/>
                <w14:ligatures w14:val="none"/>
              </w:rPr>
              <w:t>.</w:t>
            </w:r>
          </w:p>
        </w:tc>
        <w:tc>
          <w:tcPr>
            <w:tcW w:w="1275" w:type="dxa"/>
          </w:tcPr>
          <w:p w14:paraId="2E4835E9" w14:textId="0D1AD92E" w:rsidR="00961CDB" w:rsidRDefault="00C70329" w:rsidP="00A86E76">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C70329">
              <w:rPr>
                <w:sz w:val="24"/>
              </w:rPr>
              <w:t>(Talarico et al. 2007)</w:t>
            </w:r>
            <w:r>
              <w:rPr>
                <w:rFonts w:eastAsia="Calibri"/>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eastAsia="Calibri"/>
                <w:sz w:val="24"/>
                <w:szCs w:val="24"/>
                <w14:ligatures w14:val="none"/>
              </w:rPr>
            </w:pPr>
            <w:r w:rsidRPr="002B6F14">
              <w:rPr>
                <w:rFonts w:eastAsia="Calibri"/>
                <w:sz w:val="24"/>
                <w:szCs w:val="24"/>
                <w14:ligatures w14:val="none"/>
              </w:rPr>
              <w:t>Eye length</w:t>
            </w:r>
            <w:r w:rsidR="00243496">
              <w:rPr>
                <w:rFonts w:eastAsia="Calibri"/>
                <w:sz w:val="24"/>
                <w:szCs w:val="24"/>
                <w14:ligatures w14:val="none"/>
              </w:rPr>
              <w:t xml:space="preserve"> (mm)</w:t>
            </w:r>
          </w:p>
        </w:tc>
        <w:tc>
          <w:tcPr>
            <w:tcW w:w="6339" w:type="dxa"/>
          </w:tcPr>
          <w:p w14:paraId="5313ED69" w14:textId="106C5969" w:rsidR="00961CDB" w:rsidRPr="002B6F14" w:rsidRDefault="00961CDB" w:rsidP="00CC54F5">
            <w:pPr>
              <w:rPr>
                <w:rFonts w:eastAsia="Times New Roman"/>
                <w:sz w:val="24"/>
                <w:szCs w:val="24"/>
                <w:vertAlign w:val="superscript"/>
                <w14:ligatures w14:val="none"/>
              </w:rPr>
            </w:pPr>
            <w:r w:rsidRPr="002B6F14">
              <w:rPr>
                <w:rFonts w:eastAsia="Times New Roman"/>
                <w:sz w:val="24"/>
                <w:szCs w:val="24"/>
                <w14:ligatures w14:val="none"/>
              </w:rPr>
              <w:t>Diurnal ground beetle species and/or those adapted to open environments tend to rely on vision for predator avoidance or prey detection</w:t>
            </w:r>
            <w:r>
              <w:rPr>
                <w:rFonts w:eastAsia="Times New Roman"/>
                <w:sz w:val="24"/>
                <w:szCs w:val="24"/>
                <w14:ligatures w14:val="none"/>
              </w:rPr>
              <w:t>, and thus might have longer eyes</w:t>
            </w:r>
            <w:r w:rsidRPr="002B6F14">
              <w:rPr>
                <w:rFonts w:eastAsia="Times New Roman"/>
                <w:sz w:val="24"/>
                <w:szCs w:val="24"/>
                <w14:ligatures w14:val="none"/>
              </w:rPr>
              <w:t>.</w:t>
            </w:r>
            <w:r>
              <w:rPr>
                <w:rFonts w:eastAsia="Times New Roman"/>
                <w:sz w:val="24"/>
                <w:szCs w:val="24"/>
                <w14:ligatures w14:val="none"/>
              </w:rPr>
              <w:t xml:space="preserve"> </w:t>
            </w:r>
          </w:p>
        </w:tc>
        <w:tc>
          <w:tcPr>
            <w:tcW w:w="1275" w:type="dxa"/>
          </w:tcPr>
          <w:p w14:paraId="7F83D9C4" w14:textId="1F30063F" w:rsidR="00961CDB" w:rsidRPr="002B6F14" w:rsidRDefault="0075639F" w:rsidP="00CC54F5">
            <w:pPr>
              <w:rPr>
                <w:rFonts w:eastAsia="Times New Roman"/>
                <w:sz w:val="24"/>
                <w:szCs w:val="24"/>
                <w14:ligatures w14:val="none"/>
              </w:rPr>
            </w:pPr>
            <w:r>
              <w:rPr>
                <w:rFonts w:eastAsia="Times New Roman"/>
                <w:sz w:val="24"/>
                <w:szCs w:val="24"/>
                <w14:ligatures w14:val="none"/>
              </w:rPr>
              <w:fldChar w:fldCharType="begin"/>
            </w:r>
            <w:r>
              <w:rPr>
                <w:rFonts w:eastAsia="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Times New Roman"/>
                <w:sz w:val="24"/>
                <w:szCs w:val="24"/>
                <w14:ligatures w14:val="none"/>
              </w:rPr>
              <w:fldChar w:fldCharType="separate"/>
            </w:r>
            <w:r w:rsidRPr="0075639F">
              <w:rPr>
                <w:sz w:val="24"/>
              </w:rPr>
              <w:t>(Talarico et al. 2007)</w:t>
            </w:r>
            <w:r>
              <w:rPr>
                <w:rFonts w:eastAsia="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eastAsia="Calibri"/>
                <w:sz w:val="24"/>
                <w:szCs w:val="24"/>
                <w14:ligatures w14:val="none"/>
              </w:rPr>
            </w:pPr>
            <w:r w:rsidRPr="002B6F14">
              <w:rPr>
                <w:rFonts w:eastAsia="Calibri"/>
                <w:sz w:val="24"/>
                <w:szCs w:val="24"/>
                <w14:ligatures w14:val="none"/>
              </w:rPr>
              <w:t>Pronotum width</w:t>
            </w:r>
            <w:r w:rsidR="00243496">
              <w:rPr>
                <w:rFonts w:eastAsia="Calibri"/>
                <w:sz w:val="24"/>
                <w:szCs w:val="24"/>
                <w14:ligatures w14:val="none"/>
              </w:rPr>
              <w:t xml:space="preserve"> (mm)</w:t>
            </w:r>
          </w:p>
        </w:tc>
        <w:tc>
          <w:tcPr>
            <w:tcW w:w="6339" w:type="dxa"/>
          </w:tcPr>
          <w:p w14:paraId="396C3821" w14:textId="28DF2A27"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A proportionally wider pronotum can be found in robust-bodied beetles, which tend to be found within open habitats.</w:t>
            </w:r>
            <w:r>
              <w:rPr>
                <w:rFonts w:eastAsia="Calibri"/>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eastAsia="Calibri"/>
                <w:sz w:val="24"/>
                <w:szCs w:val="24"/>
                <w14:ligatures w14:val="none"/>
              </w:rPr>
              <w:t>.</w:t>
            </w:r>
          </w:p>
        </w:tc>
        <w:tc>
          <w:tcPr>
            <w:tcW w:w="1275" w:type="dxa"/>
          </w:tcPr>
          <w:p w14:paraId="07D76B0C" w14:textId="17DE0C9C"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sidR="00406AFA">
              <w:rPr>
                <w:rFonts w:eastAsia="Calibri"/>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406AFA" w:rsidRPr="00406AFA">
              <w:rPr>
                <w:sz w:val="24"/>
              </w:rPr>
              <w:t>(Forsythe 1991, Barton et al. 2011)</w:t>
            </w:r>
            <w:r>
              <w:rPr>
                <w:rFonts w:eastAsia="Calibri"/>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eastAsia="Calibri"/>
                <w:sz w:val="24"/>
                <w:szCs w:val="24"/>
                <w14:ligatures w14:val="none"/>
              </w:rPr>
            </w:pPr>
            <w:r w:rsidRPr="002B6F14">
              <w:rPr>
                <w:rFonts w:eastAsia="Calibri"/>
                <w:sz w:val="24"/>
                <w:szCs w:val="24"/>
                <w14:ligatures w14:val="none"/>
              </w:rPr>
              <w:t>Abdomen width</w:t>
            </w:r>
            <w:r w:rsidR="00243496">
              <w:rPr>
                <w:rFonts w:eastAsia="Calibri"/>
                <w:sz w:val="24"/>
                <w:szCs w:val="24"/>
                <w14:ligatures w14:val="none"/>
              </w:rPr>
              <w:t xml:space="preserve"> (mm)</w:t>
            </w:r>
          </w:p>
        </w:tc>
        <w:tc>
          <w:tcPr>
            <w:tcW w:w="6339" w:type="dxa"/>
          </w:tcPr>
          <w:p w14:paraId="226D6F21" w14:textId="7AED7E63"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Similar pattern to pronotum width</w:t>
            </w:r>
            <w:r>
              <w:rPr>
                <w:rFonts w:eastAsia="Calibri"/>
                <w:sz w:val="24"/>
                <w:szCs w:val="24"/>
                <w14:ligatures w14:val="none"/>
              </w:rPr>
              <w:t>, with species having proportionally wider abdomens tending to be found</w:t>
            </w:r>
            <w:r w:rsidRPr="002B6F14">
              <w:rPr>
                <w:rFonts w:eastAsia="Calibri"/>
                <w:sz w:val="24"/>
                <w:szCs w:val="24"/>
                <w14:ligatures w14:val="none"/>
              </w:rPr>
              <w:t xml:space="preserve"> </w:t>
            </w:r>
            <w:r>
              <w:rPr>
                <w:rFonts w:eastAsia="Calibri"/>
                <w:sz w:val="24"/>
                <w:szCs w:val="24"/>
                <w14:ligatures w14:val="none"/>
              </w:rPr>
              <w:t>in open habitats</w:t>
            </w:r>
            <w:r w:rsidR="00292B3A">
              <w:rPr>
                <w:rFonts w:eastAsia="Calibri"/>
                <w:sz w:val="24"/>
                <w:szCs w:val="24"/>
                <w14:ligatures w14:val="none"/>
              </w:rPr>
              <w:t>.</w:t>
            </w:r>
          </w:p>
        </w:tc>
        <w:tc>
          <w:tcPr>
            <w:tcW w:w="1275" w:type="dxa"/>
          </w:tcPr>
          <w:p w14:paraId="68A723C0" w14:textId="5C29A33E"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292B3A">
              <w:rPr>
                <w:sz w:val="24"/>
              </w:rPr>
              <w:t>(Barton et al. 2011)</w:t>
            </w:r>
            <w:r>
              <w:rPr>
                <w:rFonts w:eastAsia="Calibri"/>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eastAsia="Times New Roman"/>
                <w:sz w:val="24"/>
                <w:szCs w:val="24"/>
                <w14:ligatures w14:val="none"/>
              </w:rPr>
            </w:pPr>
            <w:r w:rsidRPr="002B6F14">
              <w:rPr>
                <w:rFonts w:eastAsia="Times New Roman"/>
                <w:sz w:val="24"/>
                <w:szCs w:val="24"/>
                <w14:ligatures w14:val="none"/>
              </w:rPr>
              <w:t>Rear leg length</w:t>
            </w:r>
            <w:r w:rsidR="00243496">
              <w:rPr>
                <w:rFonts w:eastAsia="Times New Roman"/>
                <w:sz w:val="24"/>
                <w:szCs w:val="24"/>
                <w14:ligatures w14:val="none"/>
              </w:rPr>
              <w:t xml:space="preserve"> (mm)</w:t>
            </w:r>
          </w:p>
        </w:tc>
        <w:tc>
          <w:tcPr>
            <w:tcW w:w="6339" w:type="dxa"/>
          </w:tcPr>
          <w:p w14:paraId="3EE486B8" w14:textId="08D0211F"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Open habitats seem to favor ground beetle species with shorter legs relative to body length</w:t>
            </w:r>
            <w:r w:rsidR="00292B3A">
              <w:rPr>
                <w:rFonts w:eastAsia="Calibri"/>
                <w:sz w:val="24"/>
                <w:szCs w:val="24"/>
                <w14:ligatures w14:val="none"/>
              </w:rPr>
              <w:t>.</w:t>
            </w:r>
            <w:r>
              <w:rPr>
                <w:rFonts w:eastAsia="Calibri"/>
                <w:sz w:val="24"/>
                <w:szCs w:val="24"/>
                <w14:ligatures w14:val="none"/>
              </w:rPr>
              <w:t xml:space="preserve"> Ground beetles with longer legs may be weaker at pushing through dense substrates</w:t>
            </w:r>
            <w:r w:rsidR="00292B3A">
              <w:rPr>
                <w:rFonts w:eastAsia="Calibri"/>
                <w:sz w:val="24"/>
                <w:szCs w:val="24"/>
                <w14:ligatures w14:val="none"/>
              </w:rPr>
              <w:t>.</w:t>
            </w:r>
          </w:p>
        </w:tc>
        <w:tc>
          <w:tcPr>
            <w:tcW w:w="1275" w:type="dxa"/>
          </w:tcPr>
          <w:p w14:paraId="31B93DBB" w14:textId="4F501C74" w:rsidR="00961CDB" w:rsidRPr="002B6F14" w:rsidRDefault="00871ED4"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871ED4">
              <w:rPr>
                <w:sz w:val="24"/>
              </w:rPr>
              <w:t>(Forsythe 1991, Barton et al. 2011)</w:t>
            </w:r>
            <w:r>
              <w:rPr>
                <w:rFonts w:eastAsia="Calibri"/>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eastAsia="Calibri"/>
                <w:sz w:val="24"/>
                <w:szCs w:val="24"/>
                <w14:ligatures w14:val="none"/>
              </w:rPr>
            </w:pPr>
            <w:r w:rsidRPr="002B6F14">
              <w:rPr>
                <w:rFonts w:eastAsia="Calibri"/>
                <w:sz w:val="24"/>
                <w:szCs w:val="24"/>
                <w14:ligatures w14:val="none"/>
              </w:rPr>
              <w:t>Rear trochanter length</w:t>
            </w:r>
            <w:r w:rsidR="00243496">
              <w:rPr>
                <w:rFonts w:eastAsia="Calibri"/>
                <w:sz w:val="24"/>
                <w:szCs w:val="24"/>
                <w14:ligatures w14:val="none"/>
              </w:rPr>
              <w:t xml:space="preserve"> (mm)</w:t>
            </w:r>
          </w:p>
        </w:tc>
        <w:tc>
          <w:tcPr>
            <w:tcW w:w="6339" w:type="dxa"/>
          </w:tcPr>
          <w:p w14:paraId="2568C790" w14:textId="1017AD69" w:rsidR="00961CDB" w:rsidRPr="00CE0E96" w:rsidRDefault="00961CDB" w:rsidP="00CC54F5">
            <w:pPr>
              <w:rPr>
                <w:rFonts w:eastAsia="Calibri"/>
                <w:sz w:val="24"/>
                <w:szCs w:val="24"/>
                <w14:ligatures w14:val="none"/>
              </w:rPr>
            </w:pPr>
            <w:r w:rsidRPr="002B6F14">
              <w:rPr>
                <w:rFonts w:eastAsia="Calibri"/>
                <w:sz w:val="24"/>
                <w:szCs w:val="24"/>
                <w14:ligatures w14:val="none"/>
              </w:rPr>
              <w:t xml:space="preserve">The rear trochanter connects to the femur of the rear leg. </w:t>
            </w:r>
            <w:r>
              <w:rPr>
                <w:rFonts w:eastAsia="Calibri"/>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eastAsia="Calibri"/>
                <w:sz w:val="24"/>
                <w:szCs w:val="24"/>
                <w14:ligatures w14:val="none"/>
              </w:rPr>
              <w:t>expands</w:t>
            </w:r>
            <w:r>
              <w:rPr>
                <w:rFonts w:eastAsia="Calibri"/>
                <w:sz w:val="24"/>
                <w:szCs w:val="24"/>
                <w14:ligatures w14:val="none"/>
              </w:rPr>
              <w:t xml:space="preserve"> the space and allows the beetle to move through constricted areas. The trochanter</w:t>
            </w:r>
            <w:r w:rsidRPr="002B6F14">
              <w:rPr>
                <w:rFonts w:eastAsia="Calibri"/>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eastAsia="Calibri"/>
                <w:sz w:val="24"/>
                <w:szCs w:val="24"/>
                <w14:ligatures w14:val="none"/>
              </w:rPr>
              <w:t>.</w:t>
            </w:r>
          </w:p>
        </w:tc>
        <w:tc>
          <w:tcPr>
            <w:tcW w:w="1275" w:type="dxa"/>
          </w:tcPr>
          <w:p w14:paraId="18035D1C" w14:textId="4547FD93" w:rsidR="00961CDB" w:rsidRPr="002B6F14" w:rsidRDefault="00721AA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721AAA">
              <w:rPr>
                <w:sz w:val="24"/>
              </w:rPr>
              <w:t>(Forsythe 1991, Talarico et al. 2007)</w:t>
            </w:r>
            <w:r>
              <w:rPr>
                <w:rFonts w:eastAsia="Calibri"/>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eastAsia="Calibri"/>
                <w:sz w:val="24"/>
                <w:szCs w:val="24"/>
                <w14:ligatures w14:val="none"/>
              </w:rPr>
            </w:pPr>
            <w:r>
              <w:rPr>
                <w:rFonts w:eastAsia="Calibri"/>
                <w:sz w:val="24"/>
                <w:szCs w:val="24"/>
                <w14:ligatures w14:val="none"/>
              </w:rPr>
              <w:t>Flight capability</w:t>
            </w:r>
            <w:r w:rsidR="00243496">
              <w:rPr>
                <w:rFonts w:eastAsia="Calibri"/>
                <w:sz w:val="24"/>
                <w:szCs w:val="24"/>
                <w14:ligatures w14:val="none"/>
              </w:rPr>
              <w:t xml:space="preserve"> (</w:t>
            </w:r>
            <w:r w:rsidR="00921059">
              <w:rPr>
                <w:rFonts w:eastAsia="Calibri"/>
                <w:sz w:val="24"/>
                <w:szCs w:val="24"/>
                <w14:ligatures w14:val="none"/>
              </w:rPr>
              <w:t>range: 0-1)</w:t>
            </w:r>
          </w:p>
        </w:tc>
        <w:tc>
          <w:tcPr>
            <w:tcW w:w="6339" w:type="dxa"/>
          </w:tcPr>
          <w:p w14:paraId="7FF8EA72" w14:textId="3C5C8995" w:rsidR="00961CDB" w:rsidRPr="002B6F14" w:rsidRDefault="00961CDB" w:rsidP="00CC54F5">
            <w:pPr>
              <w:rPr>
                <w:rFonts w:eastAsia="Calibri"/>
                <w:sz w:val="24"/>
                <w:szCs w:val="24"/>
                <w14:ligatures w14:val="none"/>
              </w:rPr>
            </w:pPr>
            <w:r w:rsidRPr="002B6F14">
              <w:rPr>
                <w:rFonts w:eastAsia="Calibri"/>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eastAsia="Calibri"/>
                <w:sz w:val="24"/>
                <w:szCs w:val="24"/>
                <w14:ligatures w14:val="none"/>
              </w:rPr>
              <w:t>.</w:t>
            </w:r>
          </w:p>
        </w:tc>
        <w:tc>
          <w:tcPr>
            <w:tcW w:w="1275" w:type="dxa"/>
          </w:tcPr>
          <w:p w14:paraId="725A2FA4" w14:textId="12CDE73A" w:rsidR="00961CDB" w:rsidRPr="002B6F14" w:rsidRDefault="004E0572"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eastAsia="Calibri"/>
                <w:sz w:val="24"/>
                <w:szCs w:val="24"/>
                <w14:ligatures w14:val="none"/>
              </w:rPr>
              <w:fldChar w:fldCharType="separate"/>
            </w:r>
            <w:r w:rsidRPr="004E0572">
              <w:rPr>
                <w:sz w:val="24"/>
              </w:rPr>
              <w:t>(Ribera et al. 2001, Venn 2016)</w:t>
            </w:r>
            <w:r>
              <w:rPr>
                <w:rFonts w:eastAsia="Calibri"/>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eastAsia="Calibri"/>
                <w:sz w:val="24"/>
                <w:szCs w:val="24"/>
                <w14:ligatures w14:val="none"/>
              </w:rPr>
            </w:pPr>
            <w:r>
              <w:rPr>
                <w:rFonts w:eastAsia="Calibri"/>
                <w:sz w:val="24"/>
                <w:szCs w:val="24"/>
                <w14:ligatures w14:val="none"/>
              </w:rPr>
              <w:t>Water affinity</w:t>
            </w:r>
            <w:r w:rsidR="00921059">
              <w:rPr>
                <w:rFonts w:eastAsia="Calibri"/>
                <w:sz w:val="24"/>
                <w:szCs w:val="24"/>
                <w14:ligatures w14:val="none"/>
              </w:rPr>
              <w:t xml:space="preserve"> (range: 0-1)</w:t>
            </w:r>
          </w:p>
        </w:tc>
        <w:tc>
          <w:tcPr>
            <w:tcW w:w="6339" w:type="dxa"/>
          </w:tcPr>
          <w:p w14:paraId="78F3ABE9" w14:textId="36168B22" w:rsidR="00961CDB" w:rsidRPr="002B6F14" w:rsidRDefault="00961CDB" w:rsidP="00D72739">
            <w:pPr>
              <w:rPr>
                <w:rFonts w:eastAsia="Calibri"/>
                <w:sz w:val="24"/>
                <w:szCs w:val="24"/>
                <w14:ligatures w14:val="none"/>
              </w:rPr>
            </w:pPr>
            <w:r>
              <w:rPr>
                <w:rFonts w:eastAsia="Calibri"/>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eastAsia="Calibri"/>
                <w:sz w:val="24"/>
                <w:szCs w:val="24"/>
                <w14:ligatures w14:val="none"/>
              </w:rPr>
              <w:t>.</w:t>
            </w:r>
            <w:r w:rsidR="00024371">
              <w:rPr>
                <w:rFonts w:eastAsia="Calibri"/>
                <w:sz w:val="24"/>
                <w:szCs w:val="24"/>
                <w14:ligatures w14:val="none"/>
              </w:rPr>
              <w:t xml:space="preserve"> </w:t>
            </w:r>
          </w:p>
        </w:tc>
        <w:tc>
          <w:tcPr>
            <w:tcW w:w="1275" w:type="dxa"/>
          </w:tcPr>
          <w:p w14:paraId="6DCF089C" w14:textId="1F10B77D" w:rsidR="00961CDB" w:rsidRDefault="00DE2DA3" w:rsidP="00D72739">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eastAsia="Calibri"/>
                <w:sz w:val="24"/>
                <w:szCs w:val="24"/>
                <w14:ligatures w14:val="none"/>
              </w:rPr>
              <w:fldChar w:fldCharType="separate"/>
            </w:r>
            <w:r w:rsidRPr="00DE2DA3">
              <w:rPr>
                <w:sz w:val="24"/>
              </w:rPr>
              <w:t>(Thiele 1977)</w:t>
            </w:r>
            <w:r>
              <w:rPr>
                <w:rFonts w:eastAsia="Calibri"/>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eastAsia="Calibri"/>
                <w:sz w:val="24"/>
                <w:szCs w:val="24"/>
                <w14:ligatures w14:val="none"/>
              </w:rPr>
            </w:pPr>
            <w:r>
              <w:rPr>
                <w:rFonts w:eastAsia="Calibri"/>
                <w:sz w:val="24"/>
                <w:szCs w:val="24"/>
                <w14:ligatures w14:val="none"/>
              </w:rPr>
              <w:lastRenderedPageBreak/>
              <w:t>Forest affinity</w:t>
            </w:r>
            <w:r w:rsidR="00921059">
              <w:rPr>
                <w:rFonts w:eastAsia="Calibri"/>
                <w:sz w:val="24"/>
                <w:szCs w:val="24"/>
                <w14:ligatures w14:val="none"/>
              </w:rPr>
              <w:t xml:space="preserve"> (forest specialist, </w:t>
            </w:r>
            <w:r w:rsidR="00DE2DA3">
              <w:rPr>
                <w:rFonts w:eastAsia="Calibri"/>
                <w:sz w:val="24"/>
                <w:szCs w:val="24"/>
                <w14:ligatures w14:val="none"/>
              </w:rPr>
              <w:t>eurytopic, or open-habitat)</w:t>
            </w:r>
          </w:p>
        </w:tc>
        <w:tc>
          <w:tcPr>
            <w:tcW w:w="6339" w:type="dxa"/>
          </w:tcPr>
          <w:p w14:paraId="758989B5" w14:textId="0DD8EF40" w:rsidR="00961CDB" w:rsidRDefault="00961CDB" w:rsidP="00832508">
            <w:pPr>
              <w:rPr>
                <w:rFonts w:eastAsia="Calibri"/>
                <w:sz w:val="24"/>
                <w:szCs w:val="24"/>
                <w14:ligatures w14:val="none"/>
              </w:rPr>
            </w:pPr>
            <w:r>
              <w:rPr>
                <w:rFonts w:eastAsia="Calibri"/>
                <w:sz w:val="24"/>
                <w:szCs w:val="24"/>
                <w14:ligatures w14:val="none"/>
              </w:rPr>
              <w:t>Some ground beetle species tend to be caught in forests, underneath trees, whereas other species tend to be caught in fields, prairies, pastures, and other open habitats</w:t>
            </w:r>
            <w:commentRangeStart w:id="19"/>
            <w:r>
              <w:rPr>
                <w:rFonts w:eastAsia="Calibri"/>
                <w:sz w:val="24"/>
                <w:szCs w:val="24"/>
                <w14:ligatures w14:val="none"/>
              </w:rPr>
              <w:t>.</w:t>
            </w:r>
            <w:commentRangeEnd w:id="19"/>
            <w:r>
              <w:rPr>
                <w:rStyle w:val="CommentReference"/>
              </w:rPr>
              <w:commentReference w:id="19"/>
            </w:r>
            <w:r>
              <w:rPr>
                <w:rFonts w:eastAsia="Calibri"/>
                <w:sz w:val="24"/>
                <w:szCs w:val="24"/>
                <w14:ligatures w14:val="none"/>
              </w:rPr>
              <w:t xml:space="preserve"> </w:t>
            </w:r>
          </w:p>
        </w:tc>
        <w:tc>
          <w:tcPr>
            <w:tcW w:w="1275" w:type="dxa"/>
          </w:tcPr>
          <w:p w14:paraId="0BFF354A" w14:textId="290CC6B3" w:rsidR="00961CDB" w:rsidRDefault="00DE2DA3" w:rsidP="00832508">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eastAsia="Calibri"/>
                <w:sz w:val="24"/>
                <w:szCs w:val="24"/>
                <w14:ligatures w14:val="none"/>
              </w:rPr>
              <w:fldChar w:fldCharType="separate"/>
            </w:r>
            <w:r w:rsidRPr="00DE2DA3">
              <w:rPr>
                <w:sz w:val="24"/>
              </w:rPr>
              <w:t>(Silverman et al. 2008)</w:t>
            </w:r>
            <w:r>
              <w:rPr>
                <w:rFonts w:eastAsia="Calibri"/>
                <w:sz w:val="24"/>
                <w:szCs w:val="24"/>
                <w14:ligatures w14:val="none"/>
              </w:rPr>
              <w:fldChar w:fldCharType="end"/>
            </w:r>
          </w:p>
        </w:tc>
      </w:tr>
    </w:tbl>
    <w:p w14:paraId="7614A2EA" w14:textId="4B08F044" w:rsidR="00101A72" w:rsidRDefault="00101A72" w:rsidP="00101A72">
      <w:pPr>
        <w:rPr>
          <w:sz w:val="24"/>
          <w:szCs w:val="24"/>
        </w:rPr>
      </w:pPr>
    </w:p>
    <w:p w14:paraId="6920CDC5" w14:textId="77777777" w:rsidR="00973260" w:rsidRPr="00973260" w:rsidRDefault="00973260" w:rsidP="00973260">
      <w:pPr>
        <w:rPr>
          <w:sz w:val="24"/>
          <w:szCs w:val="24"/>
          <w:u w:val="single"/>
        </w:rPr>
      </w:pPr>
      <w:r w:rsidRPr="00973260">
        <w:rPr>
          <w:sz w:val="24"/>
          <w:szCs w:val="24"/>
          <w:u w:val="single"/>
        </w:rPr>
        <w:t>Forest floor environment</w:t>
      </w:r>
    </w:p>
    <w:p w14:paraId="2A82FA46" w14:textId="77777777" w:rsidR="00973260" w:rsidRPr="00973260" w:rsidRDefault="00973260" w:rsidP="00973260">
      <w:pPr>
        <w:rPr>
          <w:sz w:val="24"/>
          <w:szCs w:val="24"/>
        </w:rPr>
      </w:pPr>
    </w:p>
    <w:p w14:paraId="383752CB" w14:textId="75DC047D" w:rsidR="00973260" w:rsidRDefault="00973260" w:rsidP="00973260">
      <w:pPr>
        <w:rPr>
          <w:sz w:val="24"/>
          <w:szCs w:val="24"/>
        </w:rPr>
      </w:pPr>
      <w:r w:rsidRPr="00973260">
        <w:rPr>
          <w:sz w:val="24"/>
          <w:szCs w:val="24"/>
        </w:rPr>
        <w:t xml:space="preserve">Environmental variables on the forest floor were quantified to assess differences among windthrow, salvaged, and undisturbed forest.  Percentage canopy openness was measured using a spherical crown </w:t>
      </w:r>
      <w:proofErr w:type="spellStart"/>
      <w:r w:rsidRPr="00973260">
        <w:rPr>
          <w:sz w:val="24"/>
          <w:szCs w:val="24"/>
        </w:rPr>
        <w:t>densiometer</w:t>
      </w:r>
      <w:proofErr w:type="spellEnd"/>
      <w:r w:rsidRPr="00973260">
        <w:rPr>
          <w:sz w:val="24"/>
          <w:szCs w:val="24"/>
        </w:rPr>
        <w:t xml:space="preserve"> directly above the pitfall traps to assess light availability on the forest floor. Canopy openness was measured on 9-10 June in 2015, and on 1-2 June in 2022. Percentage cover of ground-level vegetation, leaf litter, bare ground, fine woody debris (&lt;10 cm diameter at the large end), coarse woody debris (</w:t>
      </w:r>
      <w:r w:rsidR="006E572B" w:rsidRPr="006E572B">
        <w:rPr>
          <w:sz w:val="24"/>
          <w:szCs w:val="24"/>
        </w:rPr>
        <w:t>≥</w:t>
      </w:r>
      <w:r w:rsidRPr="00973260">
        <w:rPr>
          <w:sz w:val="24"/>
          <w:szCs w:val="24"/>
        </w:rPr>
        <w:t xml:space="preserve"> 10 cm diameter), and rocks were estimated in two randomly selected 1 m</w:t>
      </w:r>
      <w:r w:rsidRPr="00400B20">
        <w:rPr>
          <w:sz w:val="24"/>
          <w:szCs w:val="24"/>
          <w:vertAlign w:val="superscript"/>
        </w:rPr>
        <w:t>2</w:t>
      </w:r>
      <w:r w:rsidRPr="00973260">
        <w:rPr>
          <w:sz w:val="24"/>
          <w:szCs w:val="24"/>
        </w:rPr>
        <w:t xml:space="preserve"> quadrats around each pitfall trap</w:t>
      </w:r>
      <w:commentRangeStart w:id="20"/>
      <w:commentRangeStart w:id="21"/>
      <w:r w:rsidRPr="00973260">
        <w:rPr>
          <w:sz w:val="24"/>
          <w:szCs w:val="24"/>
        </w:rPr>
        <w:t>.</w:t>
      </w:r>
      <w:commentRangeEnd w:id="20"/>
      <w:r w:rsidR="00B90C00">
        <w:rPr>
          <w:rStyle w:val="CommentReference"/>
        </w:rPr>
        <w:commentReference w:id="20"/>
      </w:r>
      <w:commentRangeEnd w:id="21"/>
      <w:r w:rsidR="001E6379">
        <w:rPr>
          <w:rStyle w:val="CommentReference"/>
        </w:rPr>
        <w:commentReference w:id="21"/>
      </w:r>
      <w:r w:rsidRPr="00973260">
        <w:rPr>
          <w:sz w:val="24"/>
          <w:szCs w:val="24"/>
        </w:rPr>
        <w:t xml:space="preserve"> Ground cover estimates were collected on 9 June</w:t>
      </w:r>
      <w:r w:rsidR="00BC22F5">
        <w:rPr>
          <w:sz w:val="24"/>
          <w:szCs w:val="24"/>
        </w:rPr>
        <w:t xml:space="preserve"> and </w:t>
      </w:r>
      <w:r w:rsidRPr="00973260">
        <w:rPr>
          <w:sz w:val="24"/>
          <w:szCs w:val="24"/>
        </w:rPr>
        <w:t>7 July and on 1-2 June</w:t>
      </w:r>
      <w:r w:rsidR="00BC22F5">
        <w:rPr>
          <w:sz w:val="24"/>
          <w:szCs w:val="24"/>
        </w:rPr>
        <w:t xml:space="preserve"> and </w:t>
      </w:r>
      <w:r w:rsidRPr="00973260">
        <w:rPr>
          <w:sz w:val="24"/>
          <w:szCs w:val="24"/>
        </w:rPr>
        <w:t xml:space="preserve">13 July in 2022.  Values from the two quadrats around each pitfall trap were averaged together for a site-level mean. Soil moisture was measured at three locations adjacent to each pitfall trap using a </w:t>
      </w:r>
      <w:proofErr w:type="spellStart"/>
      <w:r w:rsidRPr="00973260">
        <w:rPr>
          <w:sz w:val="24"/>
          <w:szCs w:val="24"/>
        </w:rPr>
        <w:t>Dynamax</w:t>
      </w:r>
      <w:proofErr w:type="spellEnd"/>
      <w:r w:rsidRPr="00973260">
        <w:rPr>
          <w:sz w:val="24"/>
          <w:szCs w:val="24"/>
        </w:rPr>
        <w:t xml:space="preserve"> Inc. (Houston, Texas) TH20 portable soil moisture meter with a Theta Probe ML2x sensor</w:t>
      </w:r>
      <w:r w:rsidR="00FF4040">
        <w:rPr>
          <w:sz w:val="24"/>
          <w:szCs w:val="24"/>
        </w:rPr>
        <w:t xml:space="preserve"> in 2015</w:t>
      </w:r>
      <w:commentRangeStart w:id="22"/>
      <w:commentRangeStart w:id="23"/>
      <w:r w:rsidRPr="00973260">
        <w:rPr>
          <w:sz w:val="24"/>
          <w:szCs w:val="24"/>
        </w:rPr>
        <w:t>.</w:t>
      </w:r>
      <w:commentRangeEnd w:id="22"/>
      <w:r w:rsidR="00070ACE">
        <w:rPr>
          <w:rStyle w:val="CommentReference"/>
        </w:rPr>
        <w:commentReference w:id="22"/>
      </w:r>
      <w:commentRangeEnd w:id="23"/>
      <w:r w:rsidR="0080479C">
        <w:rPr>
          <w:rStyle w:val="CommentReference"/>
        </w:rPr>
        <w:commentReference w:id="23"/>
      </w:r>
      <w:r w:rsidRPr="00973260">
        <w:rPr>
          <w:sz w:val="24"/>
          <w:szCs w:val="24"/>
        </w:rPr>
        <w:t xml:space="preserve"> Soil moisture measurements were taken biweekly when pitfall samples were collected</w:t>
      </w:r>
      <w:r w:rsidR="00360C15">
        <w:rPr>
          <w:sz w:val="24"/>
          <w:szCs w:val="24"/>
        </w:rPr>
        <w:t xml:space="preserve">, for a total of </w:t>
      </w:r>
      <w:r w:rsidR="00036AF2">
        <w:rPr>
          <w:sz w:val="24"/>
          <w:szCs w:val="24"/>
        </w:rPr>
        <w:t xml:space="preserve">six </w:t>
      </w:r>
      <w:r w:rsidR="006A436C">
        <w:rPr>
          <w:sz w:val="24"/>
          <w:szCs w:val="24"/>
        </w:rPr>
        <w:t>dates per year</w:t>
      </w:r>
      <w:r w:rsidRPr="00973260">
        <w:rPr>
          <w:sz w:val="24"/>
          <w:szCs w:val="24"/>
        </w:rPr>
        <w:t xml:space="preserve">. The </w:t>
      </w:r>
      <w:r w:rsidR="006A436C">
        <w:rPr>
          <w:sz w:val="24"/>
          <w:szCs w:val="24"/>
        </w:rPr>
        <w:t>18 soil moisture</w:t>
      </w:r>
      <w:r w:rsidRPr="00973260">
        <w:rPr>
          <w:sz w:val="24"/>
          <w:szCs w:val="24"/>
        </w:rPr>
        <w:t xml:space="preserve"> readings </w:t>
      </w:r>
      <w:r w:rsidR="006A436C">
        <w:rPr>
          <w:sz w:val="24"/>
          <w:szCs w:val="24"/>
        </w:rPr>
        <w:t xml:space="preserve">at each plot </w:t>
      </w:r>
      <w:r w:rsidRPr="00973260">
        <w:rPr>
          <w:sz w:val="24"/>
          <w:szCs w:val="24"/>
        </w:rPr>
        <w:t>were averaged together for a single mean</w:t>
      </w:r>
      <w:r w:rsidR="0027509D">
        <w:rPr>
          <w:sz w:val="24"/>
          <w:szCs w:val="24"/>
        </w:rPr>
        <w:t xml:space="preserve"> for the year</w:t>
      </w:r>
      <w:r w:rsidRPr="00973260">
        <w:rPr>
          <w:sz w:val="24"/>
          <w:szCs w:val="24"/>
        </w:rPr>
        <w:t>.</w:t>
      </w:r>
    </w:p>
    <w:p w14:paraId="0DDC4D22" w14:textId="77777777" w:rsidR="00973260" w:rsidRDefault="00973260" w:rsidP="00101A72">
      <w:pPr>
        <w:rPr>
          <w:sz w:val="24"/>
          <w:szCs w:val="24"/>
        </w:rPr>
      </w:pPr>
    </w:p>
    <w:p w14:paraId="43E77579" w14:textId="643A2381" w:rsidR="00C94CC7" w:rsidRPr="00BB0347" w:rsidRDefault="00C94CC7" w:rsidP="00BB0347">
      <w:pPr>
        <w:rPr>
          <w:sz w:val="24"/>
          <w:szCs w:val="24"/>
          <w:u w:val="single"/>
        </w:rPr>
      </w:pPr>
      <w:r w:rsidRPr="00C94CC7">
        <w:rPr>
          <w:sz w:val="24"/>
          <w:szCs w:val="24"/>
          <w:u w:val="single"/>
        </w:rPr>
        <w:t>Statistical analysis</w:t>
      </w:r>
    </w:p>
    <w:p w14:paraId="675D5F6F" w14:textId="77777777" w:rsidR="00971FAE" w:rsidRDefault="00971FAE" w:rsidP="005C1209">
      <w:pPr>
        <w:rPr>
          <w:sz w:val="24"/>
          <w:szCs w:val="24"/>
        </w:rPr>
      </w:pPr>
    </w:p>
    <w:p w14:paraId="57740953" w14:textId="4E42AC92" w:rsidR="00092C64" w:rsidRDefault="00D65636" w:rsidP="00563C26">
      <w:pPr>
        <w:rPr>
          <w:sz w:val="24"/>
          <w:szCs w:val="24"/>
        </w:rPr>
      </w:pPr>
      <w:r>
        <w:rPr>
          <w:sz w:val="24"/>
          <w:szCs w:val="24"/>
        </w:rPr>
        <w:tab/>
        <w:t xml:space="preserve">To determine if our sampling effort was adequate </w:t>
      </w:r>
      <w:r w:rsidR="00870FF7">
        <w:rPr>
          <w:sz w:val="24"/>
          <w:szCs w:val="24"/>
        </w:rPr>
        <w:t xml:space="preserve">to </w:t>
      </w:r>
      <w:r w:rsidR="00EF0323">
        <w:rPr>
          <w:sz w:val="24"/>
          <w:szCs w:val="24"/>
        </w:rPr>
        <w:t>characterize</w:t>
      </w:r>
      <w:r w:rsidR="00870FF7">
        <w:rPr>
          <w:sz w:val="24"/>
          <w:szCs w:val="24"/>
        </w:rPr>
        <w:t xml:space="preserve"> the ground beetle </w:t>
      </w:r>
      <w:r w:rsidR="00EF0323">
        <w:rPr>
          <w:sz w:val="24"/>
          <w:szCs w:val="24"/>
        </w:rPr>
        <w:t>community</w:t>
      </w:r>
      <w:r w:rsidR="00870FF7">
        <w:rPr>
          <w:sz w:val="24"/>
          <w:szCs w:val="24"/>
        </w:rPr>
        <w:t xml:space="preserve">, we used </w:t>
      </w:r>
      <w:r w:rsidR="00AF575F">
        <w:rPr>
          <w:sz w:val="24"/>
          <w:szCs w:val="24"/>
        </w:rPr>
        <w:t>species accumulation curves</w:t>
      </w:r>
      <w:r w:rsidR="0098160C">
        <w:rPr>
          <w:sz w:val="24"/>
          <w:szCs w:val="24"/>
        </w:rPr>
        <w:t xml:space="preserve"> </w:t>
      </w:r>
      <w:r w:rsidR="00AF575F">
        <w:rPr>
          <w:sz w:val="24"/>
          <w:szCs w:val="24"/>
        </w:rPr>
        <w:t xml:space="preserve">(SACs) </w:t>
      </w:r>
      <w:r w:rsidR="0098160C">
        <w:rPr>
          <w:sz w:val="24"/>
          <w:szCs w:val="24"/>
        </w:rPr>
        <w:t>and</w:t>
      </w:r>
      <w:r w:rsidR="00A60E3E">
        <w:rPr>
          <w:sz w:val="24"/>
          <w:szCs w:val="24"/>
        </w:rPr>
        <w:t xml:space="preserve"> Chao estimators.</w:t>
      </w:r>
      <w:r w:rsidR="003D3A3F">
        <w:rPr>
          <w:sz w:val="24"/>
          <w:szCs w:val="24"/>
        </w:rPr>
        <w:t xml:space="preserve"> </w:t>
      </w:r>
      <w:r w:rsidR="00CD14C2">
        <w:rPr>
          <w:sz w:val="24"/>
          <w:szCs w:val="24"/>
        </w:rPr>
        <w:t>For each year and treatment, w</w:t>
      </w:r>
      <w:r w:rsidR="003D3A3F">
        <w:rPr>
          <w:sz w:val="24"/>
          <w:szCs w:val="24"/>
        </w:rPr>
        <w:t xml:space="preserve">e </w:t>
      </w:r>
      <w:r w:rsidR="005F292D">
        <w:rPr>
          <w:sz w:val="24"/>
          <w:szCs w:val="24"/>
        </w:rPr>
        <w:t xml:space="preserve">created </w:t>
      </w:r>
      <w:r w:rsidR="00CD14C2">
        <w:rPr>
          <w:sz w:val="24"/>
          <w:szCs w:val="24"/>
        </w:rPr>
        <w:t>a</w:t>
      </w:r>
      <w:r w:rsidR="00AF575F">
        <w:rPr>
          <w:sz w:val="24"/>
          <w:szCs w:val="24"/>
        </w:rPr>
        <w:t xml:space="preserve"> SAC </w:t>
      </w:r>
      <w:r w:rsidR="00676563">
        <w:rPr>
          <w:sz w:val="24"/>
          <w:szCs w:val="24"/>
        </w:rPr>
        <w:t xml:space="preserve">with number of sampled </w:t>
      </w:r>
      <w:r w:rsidR="00BC4368">
        <w:rPr>
          <w:sz w:val="24"/>
          <w:szCs w:val="24"/>
        </w:rPr>
        <w:t>plots</w:t>
      </w:r>
      <w:r w:rsidR="00676563">
        <w:rPr>
          <w:sz w:val="24"/>
          <w:szCs w:val="24"/>
        </w:rPr>
        <w:t xml:space="preserve"> </w:t>
      </w:r>
      <w:r w:rsidR="0014407B">
        <w:rPr>
          <w:sz w:val="24"/>
          <w:szCs w:val="24"/>
        </w:rPr>
        <w:t>o</w:t>
      </w:r>
      <w:r w:rsidR="00676563">
        <w:rPr>
          <w:sz w:val="24"/>
          <w:szCs w:val="24"/>
        </w:rPr>
        <w:t xml:space="preserve">n the x-axis. This was implemented using the </w:t>
      </w:r>
      <w:proofErr w:type="spellStart"/>
      <w:r w:rsidR="00676563" w:rsidRPr="002758EE">
        <w:rPr>
          <w:i/>
          <w:iCs/>
          <w:sz w:val="24"/>
          <w:szCs w:val="24"/>
        </w:rPr>
        <w:t>specaccum</w:t>
      </w:r>
      <w:proofErr w:type="spellEnd"/>
      <w:r w:rsidR="00676563">
        <w:rPr>
          <w:sz w:val="24"/>
          <w:szCs w:val="24"/>
        </w:rPr>
        <w:t xml:space="preserve"> function in the R package</w:t>
      </w:r>
      <w:r w:rsidR="001C0F15">
        <w:rPr>
          <w:sz w:val="24"/>
          <w:szCs w:val="24"/>
        </w:rPr>
        <w:t xml:space="preserve"> ‘vegan’</w:t>
      </w:r>
      <w:r w:rsidR="00337C37">
        <w:rPr>
          <w:sz w:val="24"/>
          <w:szCs w:val="24"/>
        </w:rPr>
        <w:t xml:space="preserve"> with the </w:t>
      </w:r>
      <w:r w:rsidR="00AF575F">
        <w:rPr>
          <w:sz w:val="24"/>
          <w:szCs w:val="24"/>
        </w:rPr>
        <w:t>‘</w:t>
      </w:r>
      <w:r w:rsidR="008D5B4B">
        <w:rPr>
          <w:sz w:val="24"/>
          <w:szCs w:val="24"/>
        </w:rPr>
        <w:t>random</w:t>
      </w:r>
      <w:r w:rsidR="00AF575F">
        <w:rPr>
          <w:sz w:val="24"/>
          <w:szCs w:val="24"/>
        </w:rPr>
        <w:t xml:space="preserve">’ setting, which finds the mean SAC </w:t>
      </w:r>
      <w:r w:rsidR="00471D2E">
        <w:rPr>
          <w:sz w:val="24"/>
          <w:szCs w:val="24"/>
        </w:rPr>
        <w:t xml:space="preserve">by permuting the </w:t>
      </w:r>
      <w:r w:rsidR="00686AF3">
        <w:rPr>
          <w:sz w:val="24"/>
          <w:szCs w:val="24"/>
        </w:rPr>
        <w:t xml:space="preserve">order of the plots </w:t>
      </w:r>
      <w:r w:rsidR="00E3022C">
        <w:rPr>
          <w:sz w:val="24"/>
          <w:szCs w:val="24"/>
        </w:rPr>
        <w:fldChar w:fldCharType="begin"/>
      </w:r>
      <w:r w:rsidR="00E3022C">
        <w:rPr>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sz w:val="24"/>
          <w:szCs w:val="24"/>
        </w:rPr>
        <w:fldChar w:fldCharType="separate"/>
      </w:r>
      <w:r w:rsidR="00E3022C" w:rsidRPr="00E3022C">
        <w:rPr>
          <w:sz w:val="24"/>
        </w:rPr>
        <w:t>(Oksanen et al. 2024, R Core Team 2024)</w:t>
      </w:r>
      <w:r w:rsidR="00E3022C">
        <w:rPr>
          <w:sz w:val="24"/>
          <w:szCs w:val="24"/>
        </w:rPr>
        <w:fldChar w:fldCharType="end"/>
      </w:r>
      <w:r w:rsidR="001C0F15">
        <w:rPr>
          <w:sz w:val="24"/>
          <w:szCs w:val="24"/>
        </w:rPr>
        <w:t>.</w:t>
      </w:r>
      <w:r w:rsidR="00BC071C">
        <w:rPr>
          <w:sz w:val="24"/>
          <w:szCs w:val="24"/>
        </w:rPr>
        <w:t xml:space="preserve"> T</w:t>
      </w:r>
      <w:r w:rsidR="007459B4">
        <w:rPr>
          <w:sz w:val="24"/>
          <w:szCs w:val="24"/>
        </w:rPr>
        <w:t>he</w:t>
      </w:r>
      <w:r w:rsidR="007459B4" w:rsidRPr="00440271">
        <w:rPr>
          <w:sz w:val="24"/>
          <w:szCs w:val="24"/>
        </w:rPr>
        <w:t xml:space="preserve"> Chao1 estimator</w:t>
      </w:r>
      <w:r w:rsidR="00425CB6">
        <w:rPr>
          <w:sz w:val="24"/>
          <w:szCs w:val="24"/>
        </w:rPr>
        <w:t xml:space="preserve"> was used t</w:t>
      </w:r>
      <w:r w:rsidR="00BC071C">
        <w:rPr>
          <w:sz w:val="24"/>
          <w:szCs w:val="24"/>
        </w:rPr>
        <w:t xml:space="preserve">o estimate </w:t>
      </w:r>
      <w:r w:rsidR="00162BFE">
        <w:rPr>
          <w:sz w:val="24"/>
          <w:szCs w:val="24"/>
        </w:rPr>
        <w:t>a lower bound on the true species richness of ground beetles</w:t>
      </w:r>
      <w:r w:rsidR="0078757D">
        <w:rPr>
          <w:sz w:val="24"/>
          <w:szCs w:val="24"/>
        </w:rPr>
        <w:t xml:space="preserve"> </w:t>
      </w:r>
      <w:r w:rsidR="0078757D">
        <w:rPr>
          <w:sz w:val="24"/>
          <w:szCs w:val="24"/>
        </w:rPr>
        <w:fldChar w:fldCharType="begin"/>
      </w:r>
      <w:r w:rsidR="0078757D">
        <w:rPr>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sz w:val="24"/>
          <w:szCs w:val="24"/>
        </w:rPr>
        <w:fldChar w:fldCharType="separate"/>
      </w:r>
      <w:r w:rsidR="0078757D" w:rsidRPr="0078757D">
        <w:rPr>
          <w:sz w:val="24"/>
        </w:rPr>
        <w:t>(Chao and Chiu 2016)</w:t>
      </w:r>
      <w:r w:rsidR="0078757D">
        <w:rPr>
          <w:sz w:val="24"/>
          <w:szCs w:val="24"/>
        </w:rPr>
        <w:fldChar w:fldCharType="end"/>
      </w:r>
      <w:r w:rsidR="00440271" w:rsidRPr="00440271">
        <w:rPr>
          <w:sz w:val="24"/>
          <w:szCs w:val="24"/>
        </w:rPr>
        <w:t>. This estimator incorporates the number of singletons and doubletons to estimate the number of undetected species and was implemented using the function “</w:t>
      </w:r>
      <w:proofErr w:type="spellStart"/>
      <w:r w:rsidR="00440271" w:rsidRPr="00440271">
        <w:rPr>
          <w:sz w:val="24"/>
          <w:szCs w:val="24"/>
        </w:rPr>
        <w:t>ChaoSpecies</w:t>
      </w:r>
      <w:proofErr w:type="spellEnd"/>
      <w:r w:rsidR="00440271" w:rsidRPr="00440271">
        <w:rPr>
          <w:sz w:val="24"/>
          <w:szCs w:val="24"/>
        </w:rPr>
        <w:t xml:space="preserve">” </w:t>
      </w:r>
      <w:r w:rsidR="00E20445">
        <w:rPr>
          <w:sz w:val="24"/>
          <w:szCs w:val="24"/>
        </w:rPr>
        <w:t>in</w:t>
      </w:r>
      <w:r w:rsidR="00440271" w:rsidRPr="00440271">
        <w:rPr>
          <w:sz w:val="24"/>
          <w:szCs w:val="24"/>
        </w:rPr>
        <w:t xml:space="preserve"> the R package “</w:t>
      </w:r>
      <w:proofErr w:type="spellStart"/>
      <w:r w:rsidR="00440271" w:rsidRPr="00440271">
        <w:rPr>
          <w:sz w:val="24"/>
          <w:szCs w:val="24"/>
        </w:rPr>
        <w:t>SpadeR</w:t>
      </w:r>
      <w:proofErr w:type="spellEnd"/>
      <w:r w:rsidR="00440271" w:rsidRPr="00440271">
        <w:rPr>
          <w:sz w:val="24"/>
          <w:szCs w:val="24"/>
        </w:rPr>
        <w:t>”</w:t>
      </w:r>
      <w:r w:rsidR="00BC4368">
        <w:t xml:space="preserve"> </w:t>
      </w:r>
      <w:r w:rsidR="00E3022C">
        <w:rPr>
          <w:sz w:val="24"/>
          <w:szCs w:val="24"/>
        </w:rPr>
        <w:fldChar w:fldCharType="begin"/>
      </w:r>
      <w:r w:rsidR="00462D65">
        <w:rPr>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sz w:val="24"/>
          <w:szCs w:val="24"/>
        </w:rPr>
        <w:fldChar w:fldCharType="separate"/>
      </w:r>
      <w:r w:rsidR="00462D65" w:rsidRPr="00462D65">
        <w:rPr>
          <w:sz w:val="24"/>
        </w:rPr>
        <w:t>(Chao et al. 2016)</w:t>
      </w:r>
      <w:r w:rsidR="00E3022C">
        <w:rPr>
          <w:sz w:val="24"/>
          <w:szCs w:val="24"/>
        </w:rPr>
        <w:fldChar w:fldCharType="end"/>
      </w:r>
      <w:r w:rsidR="00C347E8">
        <w:rPr>
          <w:sz w:val="24"/>
          <w:szCs w:val="24"/>
        </w:rPr>
        <w:t>.</w:t>
      </w:r>
    </w:p>
    <w:p w14:paraId="4B333E5A" w14:textId="77777777" w:rsidR="00160664" w:rsidRPr="00BC4368" w:rsidRDefault="00160664" w:rsidP="00563C26"/>
    <w:p w14:paraId="21914212" w14:textId="1A39C692" w:rsidR="00555838" w:rsidRDefault="00CF3191" w:rsidP="00DA4103">
      <w:pPr>
        <w:ind w:firstLine="720"/>
        <w:rPr>
          <w:sz w:val="24"/>
          <w:szCs w:val="24"/>
        </w:rPr>
      </w:pPr>
      <w:r>
        <w:rPr>
          <w:sz w:val="24"/>
          <w:szCs w:val="24"/>
        </w:rPr>
        <w:t xml:space="preserve">Before </w:t>
      </w:r>
      <w:r w:rsidR="00DD6F51">
        <w:rPr>
          <w:sz w:val="24"/>
          <w:szCs w:val="24"/>
        </w:rPr>
        <w:t>calculating abundance</w:t>
      </w:r>
      <w:r w:rsidR="00DA4103">
        <w:rPr>
          <w:sz w:val="24"/>
          <w:szCs w:val="24"/>
        </w:rPr>
        <w:t xml:space="preserve"> metrics</w:t>
      </w:r>
      <w:r>
        <w:rPr>
          <w:sz w:val="24"/>
          <w:szCs w:val="24"/>
        </w:rPr>
        <w:t>, we</w:t>
      </w:r>
      <w:r w:rsidR="00160664">
        <w:rPr>
          <w:sz w:val="24"/>
          <w:szCs w:val="24"/>
        </w:rPr>
        <w:t xml:space="preserve"> account</w:t>
      </w:r>
      <w:r>
        <w:rPr>
          <w:sz w:val="24"/>
          <w:szCs w:val="24"/>
        </w:rPr>
        <w:t>ed</w:t>
      </w:r>
      <w:r w:rsidR="00160664">
        <w:rPr>
          <w:sz w:val="24"/>
          <w:szCs w:val="24"/>
        </w:rPr>
        <w:t xml:space="preserve"> for occasional loss of trap catch</w:t>
      </w:r>
      <w:r w:rsidR="00AA1B0B">
        <w:rPr>
          <w:sz w:val="24"/>
          <w:szCs w:val="24"/>
        </w:rPr>
        <w:t xml:space="preserve"> due to animal disturbance</w:t>
      </w:r>
      <w:r w:rsidR="00023F77">
        <w:rPr>
          <w:sz w:val="24"/>
          <w:szCs w:val="24"/>
        </w:rPr>
        <w:t xml:space="preserve"> </w:t>
      </w:r>
      <w:r w:rsidR="00023F77">
        <w:rPr>
          <w:sz w:val="24"/>
          <w:szCs w:val="24"/>
        </w:rPr>
        <w:fldChar w:fldCharType="begin"/>
      </w:r>
      <w:r w:rsidR="00023F77">
        <w:rPr>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sz w:val="24"/>
          <w:szCs w:val="24"/>
        </w:rPr>
        <w:fldChar w:fldCharType="separate"/>
      </w:r>
      <w:r w:rsidR="00023F77" w:rsidRPr="00023F77">
        <w:rPr>
          <w:sz w:val="24"/>
        </w:rPr>
        <w:t>(Perry et al. 2018)</w:t>
      </w:r>
      <w:r w:rsidR="00023F77">
        <w:rPr>
          <w:sz w:val="24"/>
          <w:szCs w:val="24"/>
        </w:rPr>
        <w:fldChar w:fldCharType="end"/>
      </w:r>
      <w:r w:rsidR="00160664">
        <w:rPr>
          <w:sz w:val="24"/>
          <w:szCs w:val="24"/>
        </w:rPr>
        <w:t>.</w:t>
      </w:r>
      <w:r w:rsidR="00160664" w:rsidRPr="00C0082E">
        <w:rPr>
          <w:sz w:val="24"/>
          <w:szCs w:val="24"/>
        </w:rPr>
        <w:t xml:space="preserve"> </w:t>
      </w:r>
      <w:r w:rsidR="00425CB6">
        <w:rPr>
          <w:sz w:val="24"/>
          <w:szCs w:val="24"/>
        </w:rPr>
        <w:t>T</w:t>
      </w:r>
      <w:r w:rsidR="00BB0347">
        <w:rPr>
          <w:sz w:val="24"/>
          <w:szCs w:val="24"/>
        </w:rPr>
        <w:t>rap catches</w:t>
      </w:r>
      <w:r w:rsidR="00425CB6">
        <w:rPr>
          <w:sz w:val="24"/>
          <w:szCs w:val="24"/>
        </w:rPr>
        <w:t xml:space="preserve"> were standardized</w:t>
      </w:r>
      <w:r w:rsidR="00BB0347">
        <w:rPr>
          <w:sz w:val="24"/>
          <w:szCs w:val="24"/>
        </w:rPr>
        <w:t xml:space="preserve"> based on an 84-day trapping season (6 collection intervals * 14 days per interval). </w:t>
      </w:r>
      <w:r w:rsidR="00023F77">
        <w:rPr>
          <w:sz w:val="24"/>
          <w:szCs w:val="24"/>
        </w:rPr>
        <w:t xml:space="preserve">Plots where the trap catch was lost for an interval were corrected </w:t>
      </w:r>
      <w:r w:rsidR="005261F4">
        <w:rPr>
          <w:sz w:val="24"/>
          <w:szCs w:val="24"/>
        </w:rPr>
        <w:t xml:space="preserve">by dividing </w:t>
      </w:r>
      <w:r w:rsidR="00C152CA">
        <w:rPr>
          <w:sz w:val="24"/>
          <w:szCs w:val="24"/>
        </w:rPr>
        <w:t>the trap catch by the number of days that the pitfall trap was operation</w:t>
      </w:r>
      <w:r w:rsidR="0082788A">
        <w:rPr>
          <w:sz w:val="24"/>
          <w:szCs w:val="24"/>
        </w:rPr>
        <w:t>al, then multiplying by 84 days.</w:t>
      </w:r>
      <w:r w:rsidR="00023F77">
        <w:rPr>
          <w:sz w:val="24"/>
          <w:szCs w:val="24"/>
        </w:rPr>
        <w:t xml:space="preserve"> </w:t>
      </w:r>
      <w:commentRangeStart w:id="24"/>
      <w:r w:rsidR="007A40E3">
        <w:rPr>
          <w:sz w:val="24"/>
          <w:szCs w:val="24"/>
        </w:rPr>
        <w:t xml:space="preserve">We calculated total activity-abundance </w:t>
      </w:r>
      <w:commentRangeEnd w:id="24"/>
      <w:r w:rsidR="00DF2C94">
        <w:rPr>
          <w:rStyle w:val="CommentReference"/>
        </w:rPr>
        <w:commentReference w:id="24"/>
      </w:r>
      <w:r w:rsidR="007A40E3">
        <w:rPr>
          <w:sz w:val="24"/>
          <w:szCs w:val="24"/>
        </w:rPr>
        <w:t xml:space="preserve">of ground beetles as the sum of the </w:t>
      </w:r>
      <w:r w:rsidR="00267123">
        <w:rPr>
          <w:sz w:val="24"/>
          <w:szCs w:val="24"/>
        </w:rPr>
        <w:t xml:space="preserve">activity-abundances of all species at a plot. Furthermore, we </w:t>
      </w:r>
      <w:r w:rsidR="00C74D19">
        <w:rPr>
          <w:sz w:val="24"/>
          <w:szCs w:val="24"/>
        </w:rPr>
        <w:t xml:space="preserve">decomposed total activity-abundance into </w:t>
      </w:r>
      <w:r w:rsidR="00C818C7">
        <w:rPr>
          <w:sz w:val="24"/>
          <w:szCs w:val="24"/>
        </w:rPr>
        <w:t xml:space="preserve">two groups: the contribution from forest specialist species, and the contribution from </w:t>
      </w:r>
      <w:r w:rsidR="00651A19">
        <w:rPr>
          <w:sz w:val="24"/>
          <w:szCs w:val="24"/>
        </w:rPr>
        <w:t>species that</w:t>
      </w:r>
      <w:r w:rsidR="00886B74">
        <w:rPr>
          <w:sz w:val="24"/>
          <w:szCs w:val="24"/>
        </w:rPr>
        <w:t xml:space="preserve"> are </w:t>
      </w:r>
      <w:r w:rsidR="00C818C7">
        <w:rPr>
          <w:sz w:val="24"/>
          <w:szCs w:val="24"/>
        </w:rPr>
        <w:t xml:space="preserve">eurytopic </w:t>
      </w:r>
      <w:r w:rsidR="00886B74">
        <w:rPr>
          <w:sz w:val="24"/>
          <w:szCs w:val="24"/>
        </w:rPr>
        <w:t>or specialize in open-habitats</w:t>
      </w:r>
      <w:r w:rsidR="00F05972">
        <w:rPr>
          <w:sz w:val="24"/>
          <w:szCs w:val="24"/>
        </w:rPr>
        <w:t xml:space="preserve"> </w:t>
      </w:r>
      <w:r w:rsidR="00F05972">
        <w:rPr>
          <w:sz w:val="24"/>
          <w:szCs w:val="24"/>
        </w:rPr>
        <w:fldChar w:fldCharType="begin"/>
      </w:r>
      <w:r w:rsidR="00F05972">
        <w:rPr>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sz w:val="24"/>
          <w:szCs w:val="24"/>
        </w:rPr>
        <w:fldChar w:fldCharType="separate"/>
      </w:r>
      <w:r w:rsidR="00F05972" w:rsidRPr="00F05972">
        <w:rPr>
          <w:kern w:val="0"/>
          <w:sz w:val="24"/>
        </w:rPr>
        <w:t>(Larochelle and Larivière 2003)</w:t>
      </w:r>
      <w:r w:rsidR="00F05972">
        <w:rPr>
          <w:sz w:val="24"/>
          <w:szCs w:val="24"/>
        </w:rPr>
        <w:fldChar w:fldCharType="end"/>
      </w:r>
      <w:r w:rsidR="00C818C7">
        <w:rPr>
          <w:sz w:val="24"/>
          <w:szCs w:val="24"/>
        </w:rPr>
        <w:t>.</w:t>
      </w:r>
      <w:r w:rsidR="00DA4103">
        <w:rPr>
          <w:sz w:val="24"/>
          <w:szCs w:val="24"/>
        </w:rPr>
        <w:t xml:space="preserve"> </w:t>
      </w:r>
      <w:r w:rsidR="00A250C4">
        <w:rPr>
          <w:sz w:val="24"/>
          <w:szCs w:val="24"/>
        </w:rPr>
        <w:t>To investigate alpha-diversity at the plot level, we calculated species</w:t>
      </w:r>
      <w:r w:rsidR="00A5407E">
        <w:rPr>
          <w:sz w:val="24"/>
          <w:szCs w:val="24"/>
        </w:rPr>
        <w:t xml:space="preserve"> richness </w:t>
      </w:r>
      <w:r w:rsidR="00DA4103">
        <w:rPr>
          <w:sz w:val="24"/>
          <w:szCs w:val="24"/>
        </w:rPr>
        <w:t xml:space="preserve">(number of species) </w:t>
      </w:r>
      <w:r w:rsidR="00A5407E">
        <w:rPr>
          <w:sz w:val="24"/>
          <w:szCs w:val="24"/>
        </w:rPr>
        <w:t>and Shannon diversity</w:t>
      </w:r>
      <w:r w:rsidR="002E4081">
        <w:rPr>
          <w:sz w:val="24"/>
          <w:szCs w:val="24"/>
        </w:rPr>
        <w:t xml:space="preserve"> using the </w:t>
      </w:r>
      <w:r w:rsidR="00317F03">
        <w:rPr>
          <w:sz w:val="24"/>
          <w:szCs w:val="24"/>
        </w:rPr>
        <w:t>package “</w:t>
      </w:r>
      <w:proofErr w:type="spellStart"/>
      <w:r w:rsidR="00317F03">
        <w:rPr>
          <w:sz w:val="24"/>
          <w:szCs w:val="24"/>
        </w:rPr>
        <w:t>HillR</w:t>
      </w:r>
      <w:proofErr w:type="spellEnd"/>
      <w:r w:rsidR="00317F03">
        <w:rPr>
          <w:sz w:val="24"/>
          <w:szCs w:val="24"/>
        </w:rPr>
        <w:t>”</w:t>
      </w:r>
      <w:r w:rsidR="00B0459F">
        <w:rPr>
          <w:sz w:val="24"/>
          <w:szCs w:val="24"/>
        </w:rPr>
        <w:t xml:space="preserve"> </w:t>
      </w:r>
      <w:r w:rsidR="00E3022C">
        <w:rPr>
          <w:sz w:val="24"/>
          <w:szCs w:val="24"/>
        </w:rPr>
        <w:fldChar w:fldCharType="begin"/>
      </w:r>
      <w:r w:rsidR="00E3022C">
        <w:rPr>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sz w:val="24"/>
          <w:szCs w:val="24"/>
        </w:rPr>
        <w:fldChar w:fldCharType="separate"/>
      </w:r>
      <w:r w:rsidR="00E3022C" w:rsidRPr="00E3022C">
        <w:rPr>
          <w:sz w:val="24"/>
        </w:rPr>
        <w:t>(Li 2018)</w:t>
      </w:r>
      <w:r w:rsidR="00E3022C">
        <w:rPr>
          <w:sz w:val="24"/>
          <w:szCs w:val="24"/>
        </w:rPr>
        <w:fldChar w:fldCharType="end"/>
      </w:r>
      <w:r w:rsidR="00B0459F">
        <w:rPr>
          <w:sz w:val="24"/>
          <w:szCs w:val="24"/>
        </w:rPr>
        <w:t xml:space="preserve">. Shannon diversity was calculated </w:t>
      </w:r>
      <w:r w:rsidR="00E204F3">
        <w:rPr>
          <w:sz w:val="24"/>
          <w:szCs w:val="24"/>
        </w:rPr>
        <w:t>using</w:t>
      </w:r>
      <w:r w:rsidR="00400BD0">
        <w:rPr>
          <w:sz w:val="24"/>
          <w:szCs w:val="24"/>
        </w:rPr>
        <w:t xml:space="preserve"> the formula </w:t>
      </w:r>
      <w:r w:rsidR="008F510F">
        <w:rPr>
          <w:sz w:val="24"/>
          <w:szCs w:val="24"/>
        </w:rPr>
        <w:t>exp(</w:t>
      </w:r>
      <w:r w:rsidR="001F5E11">
        <w:rPr>
          <w:sz w:val="24"/>
          <w:szCs w:val="24"/>
        </w:rPr>
        <w:t>-</w:t>
      </w:r>
      <w:proofErr w:type="spellStart"/>
      <w:r w:rsidR="001F5E11" w:rsidRPr="001F5E11">
        <w:rPr>
          <w:sz w:val="24"/>
          <w:szCs w:val="24"/>
        </w:rPr>
        <w:t>Σ</w:t>
      </w:r>
      <w:r w:rsidR="001F5E11">
        <w:rPr>
          <w:sz w:val="24"/>
          <w:szCs w:val="24"/>
        </w:rPr>
        <w:t>p</w:t>
      </w:r>
      <w:r w:rsidR="001F5E11">
        <w:rPr>
          <w:sz w:val="24"/>
          <w:szCs w:val="24"/>
          <w:vertAlign w:val="subscript"/>
        </w:rPr>
        <w:t>i</w:t>
      </w:r>
      <w:r w:rsidR="001F5E11">
        <w:rPr>
          <w:sz w:val="24"/>
          <w:szCs w:val="24"/>
        </w:rPr>
        <w:t>ln</w:t>
      </w:r>
      <w:proofErr w:type="spellEnd"/>
      <w:r w:rsidR="00650CA1">
        <w:rPr>
          <w:sz w:val="24"/>
          <w:szCs w:val="24"/>
        </w:rPr>
        <w:t>(p</w:t>
      </w:r>
      <w:r w:rsidR="00650CA1">
        <w:rPr>
          <w:sz w:val="24"/>
          <w:szCs w:val="24"/>
          <w:vertAlign w:val="subscript"/>
        </w:rPr>
        <w:t>i</w:t>
      </w:r>
      <w:r w:rsidR="00650CA1">
        <w:rPr>
          <w:sz w:val="24"/>
          <w:szCs w:val="24"/>
        </w:rPr>
        <w:t xml:space="preserve">)), which is the same as </w:t>
      </w:r>
      <w:r w:rsidR="004F604A">
        <w:rPr>
          <w:sz w:val="24"/>
          <w:szCs w:val="24"/>
        </w:rPr>
        <w:t xml:space="preserve">the Hill </w:t>
      </w:r>
      <w:r w:rsidR="004F604A">
        <w:rPr>
          <w:sz w:val="24"/>
          <w:szCs w:val="24"/>
        </w:rPr>
        <w:lastRenderedPageBreak/>
        <w:t>number of order 1</w:t>
      </w:r>
      <w:r w:rsidR="00352116">
        <w:rPr>
          <w:sz w:val="24"/>
          <w:szCs w:val="24"/>
        </w:rPr>
        <w:t>.</w:t>
      </w:r>
      <w:r w:rsidR="008E2CB0">
        <w:rPr>
          <w:sz w:val="24"/>
          <w:szCs w:val="24"/>
        </w:rPr>
        <w:t xml:space="preserve"> </w:t>
      </w:r>
      <w:r w:rsidR="00352116">
        <w:rPr>
          <w:sz w:val="24"/>
          <w:szCs w:val="24"/>
        </w:rPr>
        <w:t>This metric</w:t>
      </w:r>
      <w:r w:rsidR="008E2CB0">
        <w:rPr>
          <w:sz w:val="24"/>
          <w:szCs w:val="24"/>
        </w:rPr>
        <w:t xml:space="preserve"> takes values between 1 and the</w:t>
      </w:r>
      <w:r w:rsidR="00994534">
        <w:rPr>
          <w:sz w:val="24"/>
          <w:szCs w:val="24"/>
        </w:rPr>
        <w:t xml:space="preserve"> species richne</w:t>
      </w:r>
      <w:r w:rsidR="00352116">
        <w:rPr>
          <w:sz w:val="24"/>
          <w:szCs w:val="24"/>
        </w:rPr>
        <w:t xml:space="preserve">ss, depending on the </w:t>
      </w:r>
      <w:r w:rsidR="0041130F">
        <w:rPr>
          <w:sz w:val="24"/>
          <w:szCs w:val="24"/>
        </w:rPr>
        <w:t>degree to which the relative abundances are equal</w:t>
      </w:r>
      <w:r w:rsidR="002D3099">
        <w:rPr>
          <w:sz w:val="24"/>
          <w:szCs w:val="24"/>
        </w:rPr>
        <w:t>.</w:t>
      </w:r>
      <w:r w:rsidR="00555838">
        <w:rPr>
          <w:sz w:val="24"/>
          <w:szCs w:val="24"/>
        </w:rPr>
        <w:t xml:space="preserve"> </w:t>
      </w:r>
    </w:p>
    <w:p w14:paraId="7CD03B42" w14:textId="77777777" w:rsidR="005A3783" w:rsidRDefault="005A3783" w:rsidP="00563C26">
      <w:pPr>
        <w:rPr>
          <w:sz w:val="24"/>
          <w:szCs w:val="24"/>
        </w:rPr>
      </w:pPr>
    </w:p>
    <w:p w14:paraId="18E5167A" w14:textId="60D174B5" w:rsidR="005A3783" w:rsidRDefault="005A3783" w:rsidP="00305F58">
      <w:pPr>
        <w:ind w:firstLine="720"/>
        <w:rPr>
          <w:sz w:val="24"/>
          <w:szCs w:val="24"/>
        </w:rPr>
      </w:pPr>
      <w:r>
        <w:rPr>
          <w:sz w:val="24"/>
          <w:szCs w:val="24"/>
        </w:rPr>
        <w:t xml:space="preserve">We conducted a </w:t>
      </w:r>
      <w:r w:rsidR="0067064C">
        <w:rPr>
          <w:sz w:val="24"/>
          <w:szCs w:val="24"/>
        </w:rPr>
        <w:t>principal components analysis</w:t>
      </w:r>
      <w:r w:rsidR="004F4DD5">
        <w:rPr>
          <w:sz w:val="24"/>
          <w:szCs w:val="24"/>
        </w:rPr>
        <w:t xml:space="preserve"> (PCA)</w:t>
      </w:r>
      <w:r w:rsidR="0067064C">
        <w:rPr>
          <w:sz w:val="24"/>
          <w:szCs w:val="24"/>
        </w:rPr>
        <w:t xml:space="preserve"> using morphological traits of ground beetles</w:t>
      </w:r>
      <w:r>
        <w:rPr>
          <w:sz w:val="24"/>
          <w:szCs w:val="24"/>
        </w:rPr>
        <w:t xml:space="preserve"> to </w:t>
      </w:r>
      <w:r w:rsidR="003A3368">
        <w:rPr>
          <w:sz w:val="24"/>
          <w:szCs w:val="24"/>
        </w:rPr>
        <w:t>identify</w:t>
      </w:r>
      <w:r w:rsidR="0067064C">
        <w:rPr>
          <w:sz w:val="24"/>
          <w:szCs w:val="24"/>
        </w:rPr>
        <w:t xml:space="preserve"> key axes of variation</w:t>
      </w:r>
      <w:r w:rsidR="007A079E">
        <w:rPr>
          <w:sz w:val="24"/>
          <w:szCs w:val="24"/>
        </w:rPr>
        <w:t xml:space="preserve"> </w:t>
      </w:r>
      <w:r w:rsidR="007A079E">
        <w:rPr>
          <w:sz w:val="24"/>
          <w:szCs w:val="24"/>
        </w:rPr>
        <w:fldChar w:fldCharType="begin"/>
      </w:r>
      <w:r w:rsidR="007A079E">
        <w:rPr>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sz w:val="24"/>
          <w:szCs w:val="24"/>
        </w:rPr>
        <w:fldChar w:fldCharType="separate"/>
      </w:r>
      <w:r w:rsidR="007A079E" w:rsidRPr="007A079E">
        <w:rPr>
          <w:sz w:val="24"/>
        </w:rPr>
        <w:t>(Swenson 2014)</w:t>
      </w:r>
      <w:r w:rsidR="007A079E">
        <w:rPr>
          <w:sz w:val="24"/>
          <w:szCs w:val="24"/>
        </w:rPr>
        <w:fldChar w:fldCharType="end"/>
      </w:r>
      <w:r w:rsidR="0067064C">
        <w:rPr>
          <w:sz w:val="24"/>
          <w:szCs w:val="24"/>
        </w:rPr>
        <w:t xml:space="preserve">. </w:t>
      </w:r>
      <w:r w:rsidR="00497C2B">
        <w:rPr>
          <w:sz w:val="24"/>
          <w:szCs w:val="24"/>
        </w:rPr>
        <w:t>All</w:t>
      </w:r>
      <w:r w:rsidR="00647FB3">
        <w:rPr>
          <w:sz w:val="24"/>
          <w:szCs w:val="24"/>
        </w:rPr>
        <w:t xml:space="preserve"> </w:t>
      </w:r>
      <w:r>
        <w:rPr>
          <w:sz w:val="24"/>
          <w:szCs w:val="24"/>
        </w:rPr>
        <w:t>continuous traits had already been standardized by dividing by body length</w:t>
      </w:r>
      <w:commentRangeStart w:id="25"/>
      <w:r>
        <w:rPr>
          <w:sz w:val="24"/>
          <w:szCs w:val="24"/>
        </w:rPr>
        <w:t>.</w:t>
      </w:r>
      <w:commentRangeEnd w:id="25"/>
      <w:r w:rsidR="00A96B56">
        <w:rPr>
          <w:rStyle w:val="CommentReference"/>
        </w:rPr>
        <w:commentReference w:id="25"/>
      </w:r>
      <w:r>
        <w:rPr>
          <w:sz w:val="24"/>
          <w:szCs w:val="24"/>
        </w:rPr>
        <w:t xml:space="preserve"> </w:t>
      </w:r>
      <w:r w:rsidR="00C90B81">
        <w:rPr>
          <w:sz w:val="24"/>
          <w:szCs w:val="24"/>
        </w:rPr>
        <w:t>We</w:t>
      </w:r>
      <w:r>
        <w:rPr>
          <w:sz w:val="24"/>
          <w:szCs w:val="24"/>
        </w:rPr>
        <w:t xml:space="preserve"> centered each continuous trait to a mean of 0, scaled to a variance of 1, and ran the PCA using the function “</w:t>
      </w:r>
      <w:proofErr w:type="spellStart"/>
      <w:r>
        <w:rPr>
          <w:sz w:val="24"/>
          <w:szCs w:val="24"/>
        </w:rPr>
        <w:t>prcomp</w:t>
      </w:r>
      <w:proofErr w:type="spellEnd"/>
      <w:r>
        <w:rPr>
          <w:sz w:val="24"/>
          <w:szCs w:val="24"/>
        </w:rPr>
        <w:t xml:space="preserve">” in the R package “stats” </w:t>
      </w:r>
      <w:r>
        <w:rPr>
          <w:sz w:val="24"/>
          <w:szCs w:val="24"/>
        </w:rPr>
        <w:fldChar w:fldCharType="begin"/>
      </w:r>
      <w:r>
        <w:rPr>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sz w:val="24"/>
          <w:szCs w:val="24"/>
        </w:rPr>
        <w:fldChar w:fldCharType="separate"/>
      </w:r>
      <w:r w:rsidRPr="009505EA">
        <w:rPr>
          <w:sz w:val="24"/>
        </w:rPr>
        <w:t>(R Core Team 2024)</w:t>
      </w:r>
      <w:r>
        <w:rPr>
          <w:sz w:val="24"/>
          <w:szCs w:val="24"/>
        </w:rPr>
        <w:fldChar w:fldCharType="end"/>
      </w:r>
      <w:r>
        <w:rPr>
          <w:sz w:val="24"/>
          <w:szCs w:val="24"/>
        </w:rPr>
        <w:t xml:space="preserve">. We removed the species </w:t>
      </w:r>
      <w:proofErr w:type="spellStart"/>
      <w:r w:rsidRPr="00A877B6">
        <w:rPr>
          <w:i/>
          <w:iCs/>
          <w:sz w:val="24"/>
          <w:szCs w:val="24"/>
        </w:rPr>
        <w:t>Notiophilus</w:t>
      </w:r>
      <w:proofErr w:type="spellEnd"/>
      <w:r w:rsidRPr="00A877B6">
        <w:rPr>
          <w:i/>
          <w:iCs/>
          <w:sz w:val="24"/>
          <w:szCs w:val="24"/>
        </w:rPr>
        <w:t xml:space="preserve"> aeneus</w:t>
      </w:r>
      <w:r>
        <w:rPr>
          <w:sz w:val="24"/>
          <w:szCs w:val="24"/>
        </w:rPr>
        <w:t xml:space="preserve"> </w:t>
      </w:r>
      <w:r w:rsidRPr="00AF3721">
        <w:rPr>
          <w:sz w:val="24"/>
          <w:szCs w:val="24"/>
        </w:rPr>
        <w:t>(Herbst, 1806)</w:t>
      </w:r>
      <w:r>
        <w:rPr>
          <w:sz w:val="24"/>
          <w:szCs w:val="24"/>
        </w:rPr>
        <w:t xml:space="preserve"> from the PCA analysis because inclusion of this rare species</w:t>
      </w:r>
      <w:r w:rsidR="00A50E3A">
        <w:rPr>
          <w:sz w:val="24"/>
          <w:szCs w:val="24"/>
        </w:rPr>
        <w:t>, which has unusual morphology,</w:t>
      </w:r>
      <w:r>
        <w:rPr>
          <w:sz w:val="24"/>
          <w:szCs w:val="24"/>
        </w:rPr>
        <w:t xml:space="preserve"> noticeably changed the PC axes (Table S</w:t>
      </w:r>
      <w:r w:rsidR="0063557D">
        <w:rPr>
          <w:sz w:val="24"/>
          <w:szCs w:val="24"/>
        </w:rPr>
        <w:t>2</w:t>
      </w:r>
      <w:r>
        <w:rPr>
          <w:sz w:val="24"/>
          <w:szCs w:val="24"/>
        </w:rPr>
        <w:t xml:space="preserve">). After running the PCA, we added </w:t>
      </w:r>
      <w:proofErr w:type="spellStart"/>
      <w:r w:rsidRPr="00880811">
        <w:rPr>
          <w:i/>
          <w:iCs/>
          <w:sz w:val="24"/>
          <w:szCs w:val="24"/>
        </w:rPr>
        <w:t>Notiophilus</w:t>
      </w:r>
      <w:proofErr w:type="spellEnd"/>
      <w:r w:rsidRPr="00880811">
        <w:rPr>
          <w:i/>
          <w:iCs/>
          <w:sz w:val="24"/>
          <w:szCs w:val="24"/>
        </w:rPr>
        <w:t xml:space="preserve"> </w:t>
      </w:r>
      <w:r>
        <w:rPr>
          <w:sz w:val="24"/>
          <w:szCs w:val="24"/>
        </w:rPr>
        <w:t>back into the analysis by centering and scaling its data using the previously-calculated scaling coefficients and then projecting the values onto the PC axes using the loading values.</w:t>
      </w:r>
    </w:p>
    <w:p w14:paraId="4B976776" w14:textId="77777777" w:rsidR="00A4024C" w:rsidRDefault="00A4024C" w:rsidP="00563C26">
      <w:pPr>
        <w:rPr>
          <w:sz w:val="24"/>
          <w:szCs w:val="24"/>
        </w:rPr>
      </w:pPr>
    </w:p>
    <w:p w14:paraId="687E6A2E" w14:textId="6F8F5290" w:rsidR="00724217" w:rsidRDefault="003F269C" w:rsidP="00724217">
      <w:pPr>
        <w:rPr>
          <w:sz w:val="24"/>
          <w:szCs w:val="24"/>
        </w:rPr>
      </w:pPr>
      <w:r>
        <w:rPr>
          <w:sz w:val="24"/>
          <w:szCs w:val="24"/>
        </w:rPr>
        <w:tab/>
      </w:r>
      <w:r w:rsidR="00752F2E">
        <w:rPr>
          <w:sz w:val="24"/>
          <w:szCs w:val="24"/>
        </w:rPr>
        <w:t xml:space="preserve">We used trait data </w:t>
      </w:r>
      <w:r w:rsidR="000F3696">
        <w:rPr>
          <w:sz w:val="24"/>
          <w:szCs w:val="24"/>
        </w:rPr>
        <w:t xml:space="preserve">in combination with </w:t>
      </w:r>
      <w:r w:rsidR="0057792C">
        <w:rPr>
          <w:sz w:val="24"/>
          <w:szCs w:val="24"/>
        </w:rPr>
        <w:t>ground beetle</w:t>
      </w:r>
      <w:r w:rsidR="00FA50A9">
        <w:rPr>
          <w:sz w:val="24"/>
          <w:szCs w:val="24"/>
        </w:rPr>
        <w:t xml:space="preserve"> counts</w:t>
      </w:r>
      <w:r w:rsidR="0057792C">
        <w:rPr>
          <w:sz w:val="24"/>
          <w:szCs w:val="24"/>
        </w:rPr>
        <w:t xml:space="preserve"> to calculat</w:t>
      </w:r>
      <w:r w:rsidR="00E96F27">
        <w:rPr>
          <w:sz w:val="24"/>
          <w:szCs w:val="24"/>
        </w:rPr>
        <w:t xml:space="preserve">e functional alpha-diversity. </w:t>
      </w:r>
      <w:r w:rsidR="00F521BC">
        <w:rPr>
          <w:sz w:val="24"/>
          <w:szCs w:val="24"/>
        </w:rPr>
        <w:t xml:space="preserve">We used the first </w:t>
      </w:r>
      <w:r w:rsidR="00D71452">
        <w:rPr>
          <w:sz w:val="24"/>
          <w:szCs w:val="24"/>
        </w:rPr>
        <w:t>four</w:t>
      </w:r>
      <w:r w:rsidR="00F33B79">
        <w:rPr>
          <w:sz w:val="24"/>
          <w:szCs w:val="24"/>
        </w:rPr>
        <w:t xml:space="preserve"> PC axes</w:t>
      </w:r>
      <w:r w:rsidR="0019372D">
        <w:rPr>
          <w:sz w:val="24"/>
          <w:szCs w:val="24"/>
        </w:rPr>
        <w:t xml:space="preserve">, which together explained </w:t>
      </w:r>
      <w:r w:rsidR="00295657">
        <w:rPr>
          <w:sz w:val="24"/>
          <w:szCs w:val="24"/>
        </w:rPr>
        <w:t>89%</w:t>
      </w:r>
      <w:r w:rsidR="00A27106">
        <w:rPr>
          <w:sz w:val="24"/>
          <w:szCs w:val="24"/>
        </w:rPr>
        <w:t xml:space="preserve"> </w:t>
      </w:r>
      <w:r w:rsidR="0019372D">
        <w:rPr>
          <w:sz w:val="24"/>
          <w:szCs w:val="24"/>
        </w:rPr>
        <w:t>of the var</w:t>
      </w:r>
      <w:r w:rsidR="006B3452">
        <w:rPr>
          <w:sz w:val="24"/>
          <w:szCs w:val="24"/>
        </w:rPr>
        <w:t>iance in the data</w:t>
      </w:r>
      <w:r w:rsidR="00724217">
        <w:rPr>
          <w:sz w:val="24"/>
          <w:szCs w:val="24"/>
        </w:rPr>
        <w:t xml:space="preserve">, along with the categorical variables </w:t>
      </w:r>
      <w:r w:rsidR="00724217" w:rsidRPr="00CA61CB">
        <w:rPr>
          <w:i/>
          <w:iCs/>
          <w:sz w:val="24"/>
          <w:szCs w:val="24"/>
        </w:rPr>
        <w:t>Water</w:t>
      </w:r>
      <w:r w:rsidR="000B3117">
        <w:rPr>
          <w:i/>
          <w:iCs/>
          <w:sz w:val="24"/>
          <w:szCs w:val="24"/>
        </w:rPr>
        <w:t xml:space="preserve"> </w:t>
      </w:r>
      <w:r w:rsidR="00724217" w:rsidRPr="00CA61CB">
        <w:rPr>
          <w:i/>
          <w:iCs/>
          <w:sz w:val="24"/>
          <w:szCs w:val="24"/>
        </w:rPr>
        <w:t>affinity</w:t>
      </w:r>
      <w:r w:rsidR="00724217">
        <w:rPr>
          <w:sz w:val="24"/>
          <w:szCs w:val="24"/>
        </w:rPr>
        <w:t xml:space="preserve"> and </w:t>
      </w:r>
      <w:r w:rsidR="00724217" w:rsidRPr="00CA61CB">
        <w:rPr>
          <w:i/>
          <w:iCs/>
          <w:sz w:val="24"/>
          <w:szCs w:val="24"/>
        </w:rPr>
        <w:t>Flight</w:t>
      </w:r>
      <w:r w:rsidR="000B3117">
        <w:rPr>
          <w:i/>
          <w:iCs/>
          <w:sz w:val="24"/>
          <w:szCs w:val="24"/>
        </w:rPr>
        <w:t xml:space="preserve"> </w:t>
      </w:r>
      <w:r w:rsidR="00724217" w:rsidRPr="00CA61CB">
        <w:rPr>
          <w:i/>
          <w:iCs/>
          <w:sz w:val="24"/>
          <w:szCs w:val="24"/>
        </w:rPr>
        <w:t>capability</w:t>
      </w:r>
      <w:r w:rsidR="00F97A46">
        <w:rPr>
          <w:sz w:val="24"/>
          <w:szCs w:val="24"/>
        </w:rPr>
        <w:t xml:space="preserve">, </w:t>
      </w:r>
      <w:r w:rsidR="00724217">
        <w:rPr>
          <w:sz w:val="24"/>
          <w:szCs w:val="24"/>
        </w:rPr>
        <w:t>to calculate a Gower di</w:t>
      </w:r>
      <w:r w:rsidR="00180873">
        <w:rPr>
          <w:sz w:val="24"/>
          <w:szCs w:val="24"/>
        </w:rPr>
        <w:t>ssimilarity</w:t>
      </w:r>
      <w:r w:rsidR="00724217">
        <w:rPr>
          <w:sz w:val="24"/>
          <w:szCs w:val="24"/>
        </w:rPr>
        <w:t xml:space="preserve"> matrix between all ground beetle species in trait space using the package “FD” </w:t>
      </w:r>
      <w:r w:rsidR="00724217">
        <w:rPr>
          <w:sz w:val="24"/>
          <w:szCs w:val="24"/>
        </w:rPr>
        <w:fldChar w:fldCharType="begin"/>
      </w:r>
      <w:r w:rsidR="00724217">
        <w:rPr>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sz w:val="24"/>
          <w:szCs w:val="24"/>
        </w:rPr>
        <w:fldChar w:fldCharType="separate"/>
      </w:r>
      <w:r w:rsidR="00724217" w:rsidRPr="00801462">
        <w:rPr>
          <w:sz w:val="24"/>
        </w:rPr>
        <w:t>(Laliberte et al. 2014)</w:t>
      </w:r>
      <w:r w:rsidR="00724217">
        <w:rPr>
          <w:sz w:val="24"/>
          <w:szCs w:val="24"/>
        </w:rPr>
        <w:fldChar w:fldCharType="end"/>
      </w:r>
      <w:r w:rsidR="00724217">
        <w:rPr>
          <w:sz w:val="24"/>
          <w:szCs w:val="24"/>
        </w:rPr>
        <w:t xml:space="preserve">. </w:t>
      </w:r>
      <w:r w:rsidR="00A07118">
        <w:rPr>
          <w:sz w:val="24"/>
          <w:szCs w:val="24"/>
        </w:rPr>
        <w:t xml:space="preserve">The categorical variables were treated as ordinal data and the “metric” method was </w:t>
      </w:r>
      <w:r w:rsidR="00783431">
        <w:rPr>
          <w:sz w:val="24"/>
          <w:szCs w:val="24"/>
        </w:rPr>
        <w:t xml:space="preserve">used to calculate dissimilarity, so that </w:t>
      </w:r>
      <w:r w:rsidR="00C90883">
        <w:rPr>
          <w:sz w:val="24"/>
          <w:szCs w:val="24"/>
        </w:rPr>
        <w:t xml:space="preserve">a wing dimorphic species would be </w:t>
      </w:r>
      <w:r w:rsidR="00816E87">
        <w:rPr>
          <w:sz w:val="24"/>
          <w:szCs w:val="24"/>
        </w:rPr>
        <w:t>counted as intermediate in its flight capability</w:t>
      </w:r>
      <w:r w:rsidR="00783431">
        <w:rPr>
          <w:sz w:val="24"/>
          <w:szCs w:val="24"/>
        </w:rPr>
        <w:t>.</w:t>
      </w:r>
      <w:r w:rsidR="00724217">
        <w:rPr>
          <w:sz w:val="24"/>
          <w:szCs w:val="24"/>
        </w:rPr>
        <w:t xml:space="preserve"> </w:t>
      </w:r>
      <w:r w:rsidR="009A15F6">
        <w:rPr>
          <w:sz w:val="24"/>
          <w:szCs w:val="24"/>
        </w:rPr>
        <w:t xml:space="preserve">After obtaining </w:t>
      </w:r>
      <w:r w:rsidR="007A079E">
        <w:rPr>
          <w:sz w:val="24"/>
          <w:szCs w:val="24"/>
        </w:rPr>
        <w:t>the</w:t>
      </w:r>
      <w:r w:rsidR="009A15F6">
        <w:rPr>
          <w:sz w:val="24"/>
          <w:szCs w:val="24"/>
        </w:rPr>
        <w:t xml:space="preserve"> </w:t>
      </w:r>
      <w:r w:rsidR="007A079E">
        <w:rPr>
          <w:sz w:val="24"/>
          <w:szCs w:val="24"/>
        </w:rPr>
        <w:t>dissimilarity matrix, w</w:t>
      </w:r>
      <w:r w:rsidR="00724217">
        <w:rPr>
          <w:sz w:val="24"/>
          <w:szCs w:val="24"/>
        </w:rPr>
        <w:t xml:space="preserve">e calculated functional alpha diversity for each plot by computing the </w:t>
      </w:r>
      <w:r w:rsidR="00BA25F6">
        <w:rPr>
          <w:sz w:val="24"/>
          <w:szCs w:val="24"/>
        </w:rPr>
        <w:t>intra</w:t>
      </w:r>
      <w:r w:rsidR="00BF7E35">
        <w:rPr>
          <w:sz w:val="24"/>
          <w:szCs w:val="24"/>
        </w:rPr>
        <w:t>-plot</w:t>
      </w:r>
      <w:r w:rsidR="00724217">
        <w:rPr>
          <w:sz w:val="24"/>
          <w:szCs w:val="24"/>
        </w:rPr>
        <w:t xml:space="preserve"> mean </w:t>
      </w:r>
      <w:r w:rsidR="00180873">
        <w:rPr>
          <w:sz w:val="24"/>
          <w:szCs w:val="24"/>
        </w:rPr>
        <w:t>dissimilarity</w:t>
      </w:r>
      <w:r w:rsidR="00724217">
        <w:rPr>
          <w:sz w:val="24"/>
          <w:szCs w:val="24"/>
        </w:rPr>
        <w:t xml:space="preserve"> </w:t>
      </w:r>
      <w:r w:rsidR="00BA25F6">
        <w:rPr>
          <w:sz w:val="24"/>
          <w:szCs w:val="24"/>
        </w:rPr>
        <w:t>between</w:t>
      </w:r>
      <w:r w:rsidR="00BF7E35">
        <w:rPr>
          <w:sz w:val="24"/>
          <w:szCs w:val="24"/>
        </w:rPr>
        <w:t xml:space="preserve"> pairs of species </w:t>
      </w:r>
      <w:r w:rsidR="00724217">
        <w:rPr>
          <w:sz w:val="24"/>
          <w:szCs w:val="24"/>
        </w:rPr>
        <w:t>in trait space</w:t>
      </w:r>
      <w:r w:rsidR="00BF7E35">
        <w:rPr>
          <w:sz w:val="24"/>
          <w:szCs w:val="24"/>
        </w:rPr>
        <w:t xml:space="preserve">. </w:t>
      </w:r>
      <w:r w:rsidR="00724217">
        <w:rPr>
          <w:sz w:val="24"/>
          <w:szCs w:val="24"/>
        </w:rPr>
        <w:t>Each calculation of di</w:t>
      </w:r>
      <w:r w:rsidR="00180873">
        <w:rPr>
          <w:sz w:val="24"/>
          <w:szCs w:val="24"/>
        </w:rPr>
        <w:t>ssimilarity</w:t>
      </w:r>
      <w:r w:rsidR="00724217">
        <w:rPr>
          <w:sz w:val="24"/>
          <w:szCs w:val="24"/>
        </w:rPr>
        <w:t xml:space="preserve"> between a pair of species was weighted by the product of the </w:t>
      </w:r>
      <w:r w:rsidR="000A75B6">
        <w:rPr>
          <w:sz w:val="24"/>
          <w:szCs w:val="24"/>
        </w:rPr>
        <w:t xml:space="preserve">species’ </w:t>
      </w:r>
      <w:r w:rsidR="00724217">
        <w:rPr>
          <w:sz w:val="24"/>
          <w:szCs w:val="24"/>
        </w:rPr>
        <w:t>relative abundances</w:t>
      </w:r>
      <w:r w:rsidR="000A75B6">
        <w:rPr>
          <w:sz w:val="24"/>
          <w:szCs w:val="24"/>
        </w:rPr>
        <w:t xml:space="preserve"> at the plot</w:t>
      </w:r>
      <w:r w:rsidR="00416FC9">
        <w:rPr>
          <w:sz w:val="24"/>
          <w:szCs w:val="24"/>
        </w:rPr>
        <w:t xml:space="preserve">, so that </w:t>
      </w:r>
      <w:r w:rsidR="00B321FF">
        <w:rPr>
          <w:sz w:val="24"/>
          <w:szCs w:val="24"/>
        </w:rPr>
        <w:t>more abundant species had a larger influence on functional alpha diversity</w:t>
      </w:r>
      <w:r w:rsidR="00724217">
        <w:rPr>
          <w:sz w:val="24"/>
          <w:szCs w:val="24"/>
        </w:rPr>
        <w:t xml:space="preserve"> </w:t>
      </w:r>
      <w:r w:rsidR="00724217">
        <w:rPr>
          <w:sz w:val="24"/>
          <w:szCs w:val="24"/>
        </w:rPr>
        <w:fldChar w:fldCharType="begin"/>
      </w:r>
      <w:r w:rsidR="00724217">
        <w:rPr>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sz w:val="24"/>
          <w:szCs w:val="24"/>
        </w:rPr>
        <w:fldChar w:fldCharType="separate"/>
      </w:r>
      <w:r w:rsidR="00724217" w:rsidRPr="00E3022C">
        <w:rPr>
          <w:sz w:val="24"/>
        </w:rPr>
        <w:t>(Swenson 2014)</w:t>
      </w:r>
      <w:r w:rsidR="00724217">
        <w:rPr>
          <w:sz w:val="24"/>
          <w:szCs w:val="24"/>
        </w:rPr>
        <w:fldChar w:fldCharType="end"/>
      </w:r>
      <w:r w:rsidR="00724217">
        <w:rPr>
          <w:sz w:val="24"/>
          <w:szCs w:val="24"/>
        </w:rPr>
        <w:t xml:space="preserve">. The calculation was carried out using the function </w:t>
      </w:r>
      <w:proofErr w:type="spellStart"/>
      <w:r w:rsidR="00724217" w:rsidRPr="00D65666">
        <w:rPr>
          <w:i/>
          <w:iCs/>
          <w:sz w:val="24"/>
          <w:szCs w:val="24"/>
        </w:rPr>
        <w:t>mpd</w:t>
      </w:r>
      <w:proofErr w:type="spellEnd"/>
      <w:r w:rsidR="00724217">
        <w:rPr>
          <w:sz w:val="24"/>
          <w:szCs w:val="24"/>
        </w:rPr>
        <w:t xml:space="preserve"> in the R package “picante” </w:t>
      </w:r>
      <w:r w:rsidR="00724217">
        <w:rPr>
          <w:sz w:val="24"/>
          <w:szCs w:val="24"/>
        </w:rPr>
        <w:fldChar w:fldCharType="begin"/>
      </w:r>
      <w:r w:rsidR="00724217">
        <w:rPr>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sz w:val="24"/>
          <w:szCs w:val="24"/>
        </w:rPr>
        <w:fldChar w:fldCharType="separate"/>
      </w:r>
      <w:r w:rsidR="00724217" w:rsidRPr="002C6D40">
        <w:rPr>
          <w:sz w:val="24"/>
        </w:rPr>
        <w:t>(Kembel et al. 2010)</w:t>
      </w:r>
      <w:r w:rsidR="00724217">
        <w:rPr>
          <w:sz w:val="24"/>
          <w:szCs w:val="24"/>
        </w:rPr>
        <w:fldChar w:fldCharType="end"/>
      </w:r>
      <w:r w:rsidR="00724217">
        <w:rPr>
          <w:sz w:val="24"/>
          <w:szCs w:val="24"/>
        </w:rPr>
        <w:t>.</w:t>
      </w:r>
    </w:p>
    <w:p w14:paraId="7C1EA104" w14:textId="77777777" w:rsidR="00933A05" w:rsidRDefault="00933A05" w:rsidP="00563C26">
      <w:pPr>
        <w:rPr>
          <w:sz w:val="24"/>
          <w:szCs w:val="24"/>
        </w:rPr>
      </w:pPr>
    </w:p>
    <w:p w14:paraId="20BF1EEC" w14:textId="164BAA8B" w:rsidR="00933A05" w:rsidRDefault="00933A05" w:rsidP="00563C26">
      <w:pPr>
        <w:rPr>
          <w:sz w:val="24"/>
          <w:szCs w:val="24"/>
        </w:rPr>
      </w:pPr>
      <w:r>
        <w:rPr>
          <w:sz w:val="24"/>
          <w:szCs w:val="24"/>
        </w:rPr>
        <w:tab/>
      </w:r>
      <w:r w:rsidR="00FC2C0B">
        <w:rPr>
          <w:sz w:val="24"/>
          <w:szCs w:val="24"/>
        </w:rPr>
        <w:t xml:space="preserve">To </w:t>
      </w:r>
      <w:r w:rsidR="00BD2E99">
        <w:rPr>
          <w:sz w:val="24"/>
          <w:szCs w:val="24"/>
        </w:rPr>
        <w:t>investigate</w:t>
      </w:r>
      <w:r w:rsidR="00FC2C0B">
        <w:rPr>
          <w:sz w:val="24"/>
          <w:szCs w:val="24"/>
        </w:rPr>
        <w:t xml:space="preserve"> the</w:t>
      </w:r>
      <w:r w:rsidR="00506C1F">
        <w:rPr>
          <w:sz w:val="24"/>
          <w:szCs w:val="24"/>
        </w:rPr>
        <w:t xml:space="preserve"> </w:t>
      </w:r>
      <w:r w:rsidR="00B02053">
        <w:rPr>
          <w:sz w:val="24"/>
          <w:szCs w:val="24"/>
        </w:rPr>
        <w:t xml:space="preserve">average </w:t>
      </w:r>
      <w:r w:rsidR="00B25A97">
        <w:rPr>
          <w:sz w:val="24"/>
          <w:szCs w:val="24"/>
        </w:rPr>
        <w:t>traits</w:t>
      </w:r>
      <w:r w:rsidR="00B02053">
        <w:rPr>
          <w:sz w:val="24"/>
          <w:szCs w:val="24"/>
        </w:rPr>
        <w:t xml:space="preserve"> of ground beetles </w:t>
      </w:r>
      <w:r w:rsidR="00BD2E99">
        <w:rPr>
          <w:sz w:val="24"/>
          <w:szCs w:val="24"/>
        </w:rPr>
        <w:t>at each plot, we calculated community-weighted mean</w:t>
      </w:r>
      <w:r w:rsidR="00994CAC">
        <w:rPr>
          <w:sz w:val="24"/>
          <w:szCs w:val="24"/>
        </w:rPr>
        <w:t xml:space="preserve"> </w:t>
      </w:r>
      <w:r w:rsidR="00CC354A">
        <w:rPr>
          <w:sz w:val="24"/>
          <w:szCs w:val="24"/>
        </w:rPr>
        <w:t xml:space="preserve">(CWM) </w:t>
      </w:r>
      <w:r w:rsidR="00BD2E99">
        <w:rPr>
          <w:sz w:val="24"/>
          <w:szCs w:val="24"/>
        </w:rPr>
        <w:t>trait values</w:t>
      </w:r>
      <w:r w:rsidR="0040123F">
        <w:rPr>
          <w:sz w:val="24"/>
          <w:szCs w:val="24"/>
        </w:rPr>
        <w:t xml:space="preserve">. </w:t>
      </w:r>
      <w:r w:rsidR="005A1A4A">
        <w:rPr>
          <w:sz w:val="24"/>
          <w:szCs w:val="24"/>
        </w:rPr>
        <w:t xml:space="preserve">These were calculated for </w:t>
      </w:r>
      <w:r w:rsidR="00EC4BAA">
        <w:rPr>
          <w:sz w:val="24"/>
          <w:szCs w:val="24"/>
        </w:rPr>
        <w:t xml:space="preserve">all </w:t>
      </w:r>
      <w:r w:rsidR="00305F58">
        <w:rPr>
          <w:sz w:val="24"/>
          <w:szCs w:val="24"/>
        </w:rPr>
        <w:t>functional traits</w:t>
      </w:r>
      <w:r w:rsidR="00064F85">
        <w:rPr>
          <w:sz w:val="24"/>
          <w:szCs w:val="24"/>
        </w:rPr>
        <w:t xml:space="preserve">, including water affinity and flight capability, </w:t>
      </w:r>
      <w:r w:rsidR="00305F58">
        <w:rPr>
          <w:sz w:val="24"/>
          <w:szCs w:val="24"/>
        </w:rPr>
        <w:t xml:space="preserve">using </w:t>
      </w:r>
      <w:r w:rsidR="005A1A4A">
        <w:rPr>
          <w:sz w:val="24"/>
          <w:szCs w:val="24"/>
        </w:rPr>
        <w:t xml:space="preserve">the function </w:t>
      </w:r>
      <w:commentRangeStart w:id="26"/>
      <w:commentRangeStart w:id="27"/>
      <w:r w:rsidR="005A1A4A">
        <w:rPr>
          <w:sz w:val="24"/>
          <w:szCs w:val="24"/>
        </w:rPr>
        <w:t>“</w:t>
      </w:r>
      <w:proofErr w:type="spellStart"/>
      <w:r w:rsidR="005A1A4A">
        <w:rPr>
          <w:sz w:val="24"/>
          <w:szCs w:val="24"/>
        </w:rPr>
        <w:t>functcomp</w:t>
      </w:r>
      <w:proofErr w:type="spellEnd"/>
      <w:r w:rsidR="005A1A4A">
        <w:rPr>
          <w:sz w:val="24"/>
          <w:szCs w:val="24"/>
        </w:rPr>
        <w:t>”</w:t>
      </w:r>
      <w:commentRangeEnd w:id="26"/>
      <w:r w:rsidR="001A56CD">
        <w:rPr>
          <w:rStyle w:val="CommentReference"/>
        </w:rPr>
        <w:commentReference w:id="26"/>
      </w:r>
      <w:commentRangeEnd w:id="27"/>
      <w:r w:rsidR="005356EA">
        <w:rPr>
          <w:rStyle w:val="CommentReference"/>
        </w:rPr>
        <w:commentReference w:id="27"/>
      </w:r>
      <w:r w:rsidR="005A1A4A">
        <w:rPr>
          <w:sz w:val="24"/>
          <w:szCs w:val="24"/>
        </w:rPr>
        <w:t xml:space="preserve"> in the R package “FD”</w:t>
      </w:r>
      <w:r w:rsidR="00901589">
        <w:rPr>
          <w:sz w:val="24"/>
          <w:szCs w:val="24"/>
        </w:rPr>
        <w:t xml:space="preserve"> </w:t>
      </w:r>
      <w:r w:rsidR="00901589">
        <w:rPr>
          <w:sz w:val="24"/>
          <w:szCs w:val="24"/>
        </w:rPr>
        <w:fldChar w:fldCharType="begin"/>
      </w:r>
      <w:r w:rsidR="00901589">
        <w:rPr>
          <w:sz w:val="24"/>
          <w:szCs w:val="24"/>
        </w:rPr>
        <w:instrText xml:space="preserve"> ADDIN ZOTERO_ITEM CSL_CITATION {"citationID":"5mEd8WDH","properties":{"formattedCitation":"(Laliberte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901589">
        <w:rPr>
          <w:sz w:val="24"/>
          <w:szCs w:val="24"/>
        </w:rPr>
        <w:fldChar w:fldCharType="separate"/>
      </w:r>
      <w:r w:rsidR="00901589" w:rsidRPr="00901589">
        <w:rPr>
          <w:sz w:val="24"/>
        </w:rPr>
        <w:t>(Laliberte et al. 2014)</w:t>
      </w:r>
      <w:r w:rsidR="00901589">
        <w:rPr>
          <w:sz w:val="24"/>
          <w:szCs w:val="24"/>
        </w:rPr>
        <w:fldChar w:fldCharType="end"/>
      </w:r>
      <w:r w:rsidR="00901589">
        <w:rPr>
          <w:sz w:val="24"/>
          <w:szCs w:val="24"/>
        </w:rPr>
        <w:t>.</w:t>
      </w:r>
      <w:r w:rsidR="009E5F05">
        <w:rPr>
          <w:sz w:val="24"/>
          <w:szCs w:val="24"/>
        </w:rPr>
        <w:t xml:space="preserve"> </w:t>
      </w:r>
    </w:p>
    <w:p w14:paraId="7A5CA178" w14:textId="77777777" w:rsidR="006A595F" w:rsidRDefault="006A595F" w:rsidP="006D649D">
      <w:pPr>
        <w:rPr>
          <w:sz w:val="24"/>
          <w:szCs w:val="24"/>
        </w:rPr>
      </w:pPr>
    </w:p>
    <w:p w14:paraId="2E72F48B" w14:textId="43ED1464" w:rsidR="006E2900" w:rsidRDefault="00D501CC" w:rsidP="00563C26">
      <w:pPr>
        <w:rPr>
          <w:sz w:val="24"/>
          <w:szCs w:val="24"/>
        </w:rPr>
      </w:pPr>
      <w:r>
        <w:rPr>
          <w:sz w:val="24"/>
          <w:szCs w:val="24"/>
        </w:rPr>
        <w:tab/>
      </w:r>
      <w:r w:rsidR="00E808CF">
        <w:rPr>
          <w:sz w:val="24"/>
          <w:szCs w:val="24"/>
        </w:rPr>
        <w:t xml:space="preserve">We </w:t>
      </w:r>
      <w:r w:rsidR="00EA75C1">
        <w:rPr>
          <w:sz w:val="24"/>
          <w:szCs w:val="24"/>
        </w:rPr>
        <w:t xml:space="preserve">compared </w:t>
      </w:r>
      <w:r w:rsidR="006A532B">
        <w:rPr>
          <w:sz w:val="24"/>
          <w:szCs w:val="24"/>
        </w:rPr>
        <w:t xml:space="preserve">ground beetle communities </w:t>
      </w:r>
      <w:r w:rsidR="00A96A8B">
        <w:rPr>
          <w:sz w:val="24"/>
          <w:szCs w:val="24"/>
        </w:rPr>
        <w:t xml:space="preserve">among </w:t>
      </w:r>
      <w:r w:rsidR="00E808CF">
        <w:rPr>
          <w:sz w:val="24"/>
          <w:szCs w:val="24"/>
        </w:rPr>
        <w:t>forest management treatment</w:t>
      </w:r>
      <w:r w:rsidR="00FE3787">
        <w:rPr>
          <w:sz w:val="24"/>
          <w:szCs w:val="24"/>
        </w:rPr>
        <w:t xml:space="preserve"> and</w:t>
      </w:r>
      <w:r w:rsidR="00A63D2C">
        <w:rPr>
          <w:sz w:val="24"/>
          <w:szCs w:val="24"/>
        </w:rPr>
        <w:t xml:space="preserve"> year</w:t>
      </w:r>
      <w:r w:rsidR="00A96A8B">
        <w:rPr>
          <w:sz w:val="24"/>
          <w:szCs w:val="24"/>
        </w:rPr>
        <w:t xml:space="preserve">s </w:t>
      </w:r>
      <w:r w:rsidR="00B52018">
        <w:rPr>
          <w:sz w:val="24"/>
          <w:szCs w:val="24"/>
        </w:rPr>
        <w:t>using linear mixed-effects models</w:t>
      </w:r>
      <w:r w:rsidR="007D7365">
        <w:rPr>
          <w:sz w:val="24"/>
          <w:szCs w:val="24"/>
        </w:rPr>
        <w:t xml:space="preserve"> with the </w:t>
      </w:r>
      <w:r w:rsidR="00E212D2">
        <w:rPr>
          <w:sz w:val="24"/>
          <w:szCs w:val="24"/>
        </w:rPr>
        <w:t xml:space="preserve">R package “lme4” </w:t>
      </w:r>
      <w:r w:rsidR="00E212D2">
        <w:rPr>
          <w:sz w:val="24"/>
          <w:szCs w:val="24"/>
        </w:rPr>
        <w:fldChar w:fldCharType="begin"/>
      </w:r>
      <w:r w:rsidR="00B70C38">
        <w:rPr>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sz w:val="24"/>
          <w:szCs w:val="24"/>
        </w:rPr>
        <w:fldChar w:fldCharType="separate"/>
      </w:r>
      <w:r w:rsidR="00E212D2" w:rsidRPr="00E212D2">
        <w:rPr>
          <w:sz w:val="24"/>
        </w:rPr>
        <w:t>(Bates et al. 2015)</w:t>
      </w:r>
      <w:r w:rsidR="00E212D2">
        <w:rPr>
          <w:sz w:val="24"/>
          <w:szCs w:val="24"/>
        </w:rPr>
        <w:fldChar w:fldCharType="end"/>
      </w:r>
      <w:r w:rsidR="00D16073">
        <w:rPr>
          <w:sz w:val="24"/>
          <w:szCs w:val="24"/>
        </w:rPr>
        <w:t xml:space="preserve"> </w:t>
      </w:r>
      <w:r w:rsidR="00E212D2">
        <w:rPr>
          <w:sz w:val="24"/>
          <w:szCs w:val="24"/>
        </w:rPr>
        <w:t>and “</w:t>
      </w:r>
      <w:proofErr w:type="spellStart"/>
      <w:r w:rsidR="00E212D2">
        <w:rPr>
          <w:sz w:val="24"/>
          <w:szCs w:val="24"/>
        </w:rPr>
        <w:t>lmerTest</w:t>
      </w:r>
      <w:proofErr w:type="spellEnd"/>
      <w:r w:rsidR="00E212D2">
        <w:rPr>
          <w:sz w:val="24"/>
          <w:szCs w:val="24"/>
        </w:rPr>
        <w:t>”</w:t>
      </w:r>
      <w:r w:rsidR="00D16073">
        <w:rPr>
          <w:sz w:val="24"/>
          <w:szCs w:val="24"/>
        </w:rPr>
        <w:t xml:space="preserve"> </w:t>
      </w:r>
      <w:r w:rsidR="00EE3F27">
        <w:rPr>
          <w:sz w:val="24"/>
          <w:szCs w:val="24"/>
        </w:rPr>
        <w:fldChar w:fldCharType="begin"/>
      </w:r>
      <w:r w:rsidR="00B70C38">
        <w:rPr>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sz w:val="24"/>
          <w:szCs w:val="24"/>
        </w:rPr>
        <w:fldChar w:fldCharType="separate"/>
      </w:r>
      <w:r w:rsidR="00EE3F27" w:rsidRPr="00EE3F27">
        <w:rPr>
          <w:sz w:val="24"/>
        </w:rPr>
        <w:t>(Kuznetsova et al. 2017)</w:t>
      </w:r>
      <w:r w:rsidR="00EE3F27">
        <w:rPr>
          <w:sz w:val="24"/>
          <w:szCs w:val="24"/>
        </w:rPr>
        <w:fldChar w:fldCharType="end"/>
      </w:r>
      <w:commentRangeStart w:id="28"/>
      <w:r w:rsidR="00D969B0">
        <w:rPr>
          <w:sz w:val="24"/>
          <w:szCs w:val="24"/>
        </w:rPr>
        <w:t>.</w:t>
      </w:r>
      <w:commentRangeEnd w:id="28"/>
      <w:r w:rsidR="00DD5592">
        <w:rPr>
          <w:rStyle w:val="CommentReference"/>
        </w:rPr>
        <w:commentReference w:id="28"/>
      </w:r>
      <w:r w:rsidR="00D969B0">
        <w:rPr>
          <w:sz w:val="24"/>
          <w:szCs w:val="24"/>
        </w:rPr>
        <w:t xml:space="preserve"> Our response variables were </w:t>
      </w:r>
      <w:r w:rsidR="000C7960">
        <w:rPr>
          <w:sz w:val="24"/>
          <w:szCs w:val="24"/>
        </w:rPr>
        <w:t>total activity-abundance</w:t>
      </w:r>
      <w:r w:rsidR="007554C8">
        <w:rPr>
          <w:sz w:val="24"/>
          <w:szCs w:val="24"/>
        </w:rPr>
        <w:t>, activity-abundance of open-habitat and eurytopic species, activity-abundance of forest</w:t>
      </w:r>
      <w:r w:rsidR="0071354A">
        <w:rPr>
          <w:sz w:val="24"/>
          <w:szCs w:val="24"/>
        </w:rPr>
        <w:t xml:space="preserve">-specialist species, species richness, </w:t>
      </w:r>
      <w:r w:rsidR="00C93BD5">
        <w:rPr>
          <w:sz w:val="24"/>
          <w:szCs w:val="24"/>
        </w:rPr>
        <w:t xml:space="preserve">Shannon diversity, functional alpha </w:t>
      </w:r>
      <w:r w:rsidR="007C2EFA">
        <w:rPr>
          <w:sz w:val="24"/>
          <w:szCs w:val="24"/>
        </w:rPr>
        <w:t>diversity</w:t>
      </w:r>
      <w:r w:rsidR="00362B7D">
        <w:rPr>
          <w:sz w:val="24"/>
          <w:szCs w:val="24"/>
        </w:rPr>
        <w:t>,</w:t>
      </w:r>
      <w:r w:rsidR="00634065">
        <w:rPr>
          <w:sz w:val="24"/>
          <w:szCs w:val="24"/>
        </w:rPr>
        <w:t xml:space="preserve"> and</w:t>
      </w:r>
      <w:r w:rsidR="00055C41">
        <w:rPr>
          <w:sz w:val="24"/>
          <w:szCs w:val="24"/>
        </w:rPr>
        <w:t xml:space="preserve"> </w:t>
      </w:r>
      <w:r w:rsidR="00E34C73">
        <w:rPr>
          <w:sz w:val="24"/>
          <w:szCs w:val="24"/>
        </w:rPr>
        <w:t>community-weighted mean</w:t>
      </w:r>
      <w:r w:rsidR="00792CAC">
        <w:rPr>
          <w:sz w:val="24"/>
          <w:szCs w:val="24"/>
        </w:rPr>
        <w:t xml:space="preserve"> (CWM)</w:t>
      </w:r>
      <w:r w:rsidR="007D1C37">
        <w:rPr>
          <w:sz w:val="24"/>
          <w:szCs w:val="24"/>
        </w:rPr>
        <w:t xml:space="preserve"> traits</w:t>
      </w:r>
      <w:r w:rsidR="00634065">
        <w:rPr>
          <w:sz w:val="24"/>
          <w:szCs w:val="24"/>
        </w:rPr>
        <w:t>.</w:t>
      </w:r>
      <w:r w:rsidR="00A000CE">
        <w:rPr>
          <w:sz w:val="24"/>
          <w:szCs w:val="24"/>
        </w:rPr>
        <w:t xml:space="preserve"> </w:t>
      </w:r>
      <w:r w:rsidR="00FE3787">
        <w:rPr>
          <w:sz w:val="24"/>
          <w:szCs w:val="24"/>
        </w:rPr>
        <w:t>In addition to treatment</w:t>
      </w:r>
      <w:r w:rsidR="00846B89">
        <w:rPr>
          <w:sz w:val="24"/>
          <w:szCs w:val="24"/>
        </w:rPr>
        <w:t xml:space="preserve"> (windthrow, salvaged, undisturbed forest)</w:t>
      </w:r>
      <w:r w:rsidR="00FE3787">
        <w:rPr>
          <w:sz w:val="24"/>
          <w:szCs w:val="24"/>
        </w:rPr>
        <w:t xml:space="preserve"> and year</w:t>
      </w:r>
      <w:r w:rsidR="00846B89">
        <w:rPr>
          <w:sz w:val="24"/>
          <w:szCs w:val="24"/>
        </w:rPr>
        <w:t xml:space="preserve"> (2015, 2022)</w:t>
      </w:r>
      <w:r w:rsidR="00FE3787">
        <w:rPr>
          <w:sz w:val="24"/>
          <w:szCs w:val="24"/>
        </w:rPr>
        <w:t xml:space="preserve">, we </w:t>
      </w:r>
      <w:r w:rsidR="003900EC">
        <w:rPr>
          <w:sz w:val="24"/>
          <w:szCs w:val="24"/>
        </w:rPr>
        <w:t>included a treatment</w:t>
      </w:r>
      <w:r w:rsidR="00B101EF">
        <w:rPr>
          <w:sz w:val="24"/>
          <w:szCs w:val="24"/>
        </w:rPr>
        <w:t>*</w:t>
      </w:r>
      <w:r w:rsidR="003900EC">
        <w:rPr>
          <w:sz w:val="24"/>
          <w:szCs w:val="24"/>
        </w:rPr>
        <w:t xml:space="preserve">year interaction term in the models. </w:t>
      </w:r>
      <w:r w:rsidR="004D2162">
        <w:rPr>
          <w:sz w:val="24"/>
          <w:szCs w:val="24"/>
        </w:rPr>
        <w:t>T</w:t>
      </w:r>
      <w:r w:rsidR="00BA77EC">
        <w:rPr>
          <w:sz w:val="24"/>
          <w:szCs w:val="24"/>
        </w:rPr>
        <w:t>ransect</w:t>
      </w:r>
      <w:r w:rsidR="004D2162">
        <w:rPr>
          <w:sz w:val="24"/>
          <w:szCs w:val="24"/>
        </w:rPr>
        <w:t xml:space="preserve"> was included</w:t>
      </w:r>
      <w:r w:rsidR="00BA77EC">
        <w:rPr>
          <w:sz w:val="24"/>
          <w:szCs w:val="24"/>
        </w:rPr>
        <w:t xml:space="preserve"> as a random effect to account for spatial str</w:t>
      </w:r>
      <w:r w:rsidR="00BE0A5C">
        <w:rPr>
          <w:sz w:val="24"/>
          <w:szCs w:val="24"/>
        </w:rPr>
        <w:t>ucture in the data</w:t>
      </w:r>
      <w:r w:rsidR="00B04927">
        <w:rPr>
          <w:sz w:val="24"/>
          <w:szCs w:val="24"/>
        </w:rPr>
        <w:t xml:space="preserve"> (Figure</w:t>
      </w:r>
      <w:r w:rsidR="00586713">
        <w:rPr>
          <w:sz w:val="24"/>
          <w:szCs w:val="24"/>
        </w:rPr>
        <w:t xml:space="preserve"> 1</w:t>
      </w:r>
      <w:r w:rsidR="00B04927">
        <w:rPr>
          <w:sz w:val="24"/>
          <w:szCs w:val="24"/>
        </w:rPr>
        <w:t>)</w:t>
      </w:r>
      <w:r w:rsidR="00A76AD3">
        <w:rPr>
          <w:sz w:val="24"/>
          <w:szCs w:val="24"/>
        </w:rPr>
        <w:t>.</w:t>
      </w:r>
      <w:r w:rsidR="008C369A">
        <w:rPr>
          <w:sz w:val="24"/>
          <w:szCs w:val="24"/>
        </w:rPr>
        <w:t xml:space="preserve"> </w:t>
      </w:r>
      <w:r w:rsidR="006573D3">
        <w:rPr>
          <w:sz w:val="24"/>
          <w:szCs w:val="24"/>
        </w:rPr>
        <w:t>For some models</w:t>
      </w:r>
      <w:r w:rsidR="0005799C">
        <w:rPr>
          <w:sz w:val="24"/>
          <w:szCs w:val="24"/>
        </w:rPr>
        <w:t>, the variance of the residuals differed based on the fitted value</w:t>
      </w:r>
      <w:r w:rsidR="00B404C7">
        <w:rPr>
          <w:sz w:val="24"/>
          <w:szCs w:val="24"/>
        </w:rPr>
        <w:t xml:space="preserve"> (heteroscedasticity), so we transformed these response variables using</w:t>
      </w:r>
      <w:r w:rsidR="001770D4">
        <w:rPr>
          <w:sz w:val="24"/>
          <w:szCs w:val="24"/>
        </w:rPr>
        <w:t xml:space="preserve"> the function</w:t>
      </w:r>
      <w:r w:rsidR="00B404C7">
        <w:rPr>
          <w:sz w:val="24"/>
          <w:szCs w:val="24"/>
        </w:rPr>
        <w:t xml:space="preserve"> </w:t>
      </w:r>
      <w:r w:rsidR="001770D4">
        <w:rPr>
          <w:sz w:val="24"/>
          <w:szCs w:val="24"/>
        </w:rPr>
        <w:t>f(x)=</w:t>
      </w:r>
      <w:r w:rsidR="00A441D5">
        <w:rPr>
          <w:sz w:val="24"/>
          <w:szCs w:val="24"/>
        </w:rPr>
        <w:t>ln(x)</w:t>
      </w:r>
      <w:r w:rsidR="00695588">
        <w:rPr>
          <w:sz w:val="24"/>
          <w:szCs w:val="24"/>
        </w:rPr>
        <w:t xml:space="preserve"> before rerunning the model. In one case, the function g(x)=ln(x+</w:t>
      </w:r>
      <w:r w:rsidR="000E7D49">
        <w:rPr>
          <w:sz w:val="24"/>
          <w:szCs w:val="24"/>
        </w:rPr>
        <w:t>1</w:t>
      </w:r>
      <w:r w:rsidR="00695588">
        <w:rPr>
          <w:sz w:val="24"/>
          <w:szCs w:val="24"/>
        </w:rPr>
        <w:t xml:space="preserve">) was used due to the </w:t>
      </w:r>
      <w:r w:rsidR="00021F12">
        <w:rPr>
          <w:sz w:val="24"/>
          <w:szCs w:val="24"/>
        </w:rPr>
        <w:t>presence of zeros in the response variable.</w:t>
      </w:r>
      <w:r w:rsidR="0082449F">
        <w:rPr>
          <w:sz w:val="24"/>
          <w:szCs w:val="24"/>
        </w:rPr>
        <w:t xml:space="preserve"> </w:t>
      </w:r>
      <w:r w:rsidR="004F6DE3">
        <w:rPr>
          <w:sz w:val="24"/>
          <w:szCs w:val="24"/>
        </w:rPr>
        <w:t xml:space="preserve">In some models, </w:t>
      </w:r>
      <w:r w:rsidR="00272A00">
        <w:rPr>
          <w:sz w:val="24"/>
          <w:szCs w:val="24"/>
        </w:rPr>
        <w:t xml:space="preserve">a singular fit was obtained, so we </w:t>
      </w:r>
      <w:r w:rsidR="00840509">
        <w:rPr>
          <w:sz w:val="24"/>
          <w:szCs w:val="24"/>
        </w:rPr>
        <w:t xml:space="preserve">removed the </w:t>
      </w:r>
      <w:r w:rsidR="00916C4A">
        <w:rPr>
          <w:sz w:val="24"/>
          <w:szCs w:val="24"/>
        </w:rPr>
        <w:t>random effect term</w:t>
      </w:r>
      <w:r w:rsidR="00840509">
        <w:rPr>
          <w:sz w:val="24"/>
          <w:szCs w:val="24"/>
        </w:rPr>
        <w:t xml:space="preserve"> for transect</w:t>
      </w:r>
      <w:r w:rsidR="00163A5E">
        <w:rPr>
          <w:sz w:val="24"/>
          <w:szCs w:val="24"/>
        </w:rPr>
        <w:t>.</w:t>
      </w:r>
      <w:r w:rsidR="00D9433A">
        <w:rPr>
          <w:sz w:val="24"/>
          <w:szCs w:val="24"/>
        </w:rPr>
        <w:t xml:space="preserve"> </w:t>
      </w:r>
      <w:r w:rsidR="00916C4A">
        <w:rPr>
          <w:sz w:val="24"/>
          <w:szCs w:val="24"/>
        </w:rPr>
        <w:t>Because</w:t>
      </w:r>
      <w:r w:rsidR="009612CB">
        <w:rPr>
          <w:sz w:val="24"/>
          <w:szCs w:val="24"/>
        </w:rPr>
        <w:t xml:space="preserve"> </w:t>
      </w:r>
      <w:r w:rsidR="009B7DF6">
        <w:rPr>
          <w:sz w:val="24"/>
          <w:szCs w:val="24"/>
        </w:rPr>
        <w:t>species richness is</w:t>
      </w:r>
      <w:r w:rsidR="003715F8">
        <w:rPr>
          <w:sz w:val="24"/>
          <w:szCs w:val="24"/>
        </w:rPr>
        <w:t xml:space="preserve"> a count </w:t>
      </w:r>
      <w:r w:rsidR="00E35E85">
        <w:rPr>
          <w:sz w:val="24"/>
          <w:szCs w:val="24"/>
        </w:rPr>
        <w:t>response variable</w:t>
      </w:r>
      <w:r w:rsidR="003715F8">
        <w:rPr>
          <w:sz w:val="24"/>
          <w:szCs w:val="24"/>
        </w:rPr>
        <w:t xml:space="preserve">, we used </w:t>
      </w:r>
      <w:r w:rsidR="001770D4">
        <w:rPr>
          <w:sz w:val="24"/>
          <w:szCs w:val="24"/>
        </w:rPr>
        <w:t xml:space="preserve">a </w:t>
      </w:r>
      <w:r w:rsidR="003715F8">
        <w:rPr>
          <w:sz w:val="24"/>
          <w:szCs w:val="24"/>
        </w:rPr>
        <w:t xml:space="preserve">Poisson generalized linear </w:t>
      </w:r>
      <w:commentRangeStart w:id="29"/>
      <w:r w:rsidR="003715F8">
        <w:rPr>
          <w:sz w:val="24"/>
          <w:szCs w:val="24"/>
        </w:rPr>
        <w:t>model</w:t>
      </w:r>
      <w:r w:rsidR="002D2F2F">
        <w:rPr>
          <w:sz w:val="24"/>
          <w:szCs w:val="24"/>
        </w:rPr>
        <w:t xml:space="preserve"> (GLM)</w:t>
      </w:r>
      <w:r w:rsidR="003010AA">
        <w:rPr>
          <w:sz w:val="24"/>
          <w:szCs w:val="24"/>
        </w:rPr>
        <w:t xml:space="preserve"> </w:t>
      </w:r>
      <w:r w:rsidR="007D7EF0">
        <w:rPr>
          <w:sz w:val="24"/>
          <w:szCs w:val="24"/>
        </w:rPr>
        <w:t>with the p</w:t>
      </w:r>
      <w:commentRangeEnd w:id="29"/>
      <w:r w:rsidR="00142F76">
        <w:rPr>
          <w:rStyle w:val="CommentReference"/>
        </w:rPr>
        <w:commentReference w:id="29"/>
      </w:r>
      <w:r w:rsidR="007D7EF0">
        <w:rPr>
          <w:sz w:val="24"/>
          <w:szCs w:val="24"/>
        </w:rPr>
        <w:t>ackage “</w:t>
      </w:r>
      <w:r w:rsidR="001770D4">
        <w:rPr>
          <w:sz w:val="24"/>
          <w:szCs w:val="24"/>
        </w:rPr>
        <w:t>stats</w:t>
      </w:r>
      <w:r w:rsidR="007D7EF0">
        <w:rPr>
          <w:sz w:val="24"/>
          <w:szCs w:val="24"/>
        </w:rPr>
        <w:t>”</w:t>
      </w:r>
      <w:r w:rsidR="00587622">
        <w:rPr>
          <w:sz w:val="24"/>
          <w:szCs w:val="24"/>
        </w:rPr>
        <w:t xml:space="preserve"> </w:t>
      </w:r>
      <w:r w:rsidR="00587622">
        <w:rPr>
          <w:sz w:val="24"/>
          <w:szCs w:val="24"/>
        </w:rPr>
        <w:fldChar w:fldCharType="begin"/>
      </w:r>
      <w:r w:rsidR="00587622">
        <w:rPr>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sz w:val="24"/>
          <w:szCs w:val="24"/>
        </w:rPr>
        <w:fldChar w:fldCharType="separate"/>
      </w:r>
      <w:r w:rsidR="00587622" w:rsidRPr="00587622">
        <w:rPr>
          <w:sz w:val="24"/>
        </w:rPr>
        <w:t>(R Core Team 2024)</w:t>
      </w:r>
      <w:r w:rsidR="00587622">
        <w:rPr>
          <w:sz w:val="24"/>
          <w:szCs w:val="24"/>
        </w:rPr>
        <w:fldChar w:fldCharType="end"/>
      </w:r>
      <w:r w:rsidR="00D36B65">
        <w:rPr>
          <w:sz w:val="24"/>
          <w:szCs w:val="24"/>
        </w:rPr>
        <w:t>.</w:t>
      </w:r>
      <w:r w:rsidR="00587622">
        <w:rPr>
          <w:sz w:val="24"/>
          <w:szCs w:val="24"/>
        </w:rPr>
        <w:t xml:space="preserve"> Models</w:t>
      </w:r>
      <w:r w:rsidR="00816399">
        <w:rPr>
          <w:sz w:val="24"/>
          <w:szCs w:val="24"/>
        </w:rPr>
        <w:t xml:space="preserve"> were </w:t>
      </w:r>
      <w:r w:rsidR="00475E75">
        <w:rPr>
          <w:sz w:val="24"/>
          <w:szCs w:val="24"/>
        </w:rPr>
        <w:t xml:space="preserve">subjected to </w:t>
      </w:r>
      <w:r w:rsidR="00475E75">
        <w:rPr>
          <w:sz w:val="24"/>
          <w:szCs w:val="24"/>
        </w:rPr>
        <w:lastRenderedPageBreak/>
        <w:t>hypothesis testing using type III sum</w:t>
      </w:r>
      <w:r w:rsidR="00A74097">
        <w:rPr>
          <w:sz w:val="24"/>
          <w:szCs w:val="24"/>
        </w:rPr>
        <w:t>s</w:t>
      </w:r>
      <w:r w:rsidR="00475E75">
        <w:rPr>
          <w:sz w:val="24"/>
          <w:szCs w:val="24"/>
        </w:rPr>
        <w:t>-of-square</w:t>
      </w:r>
      <w:r w:rsidR="00603931">
        <w:rPr>
          <w:sz w:val="24"/>
          <w:szCs w:val="24"/>
        </w:rPr>
        <w:t>s using the package “stats”</w:t>
      </w:r>
      <w:r w:rsidR="00A9219C">
        <w:rPr>
          <w:sz w:val="24"/>
          <w:szCs w:val="24"/>
        </w:rPr>
        <w:t xml:space="preserve"> </w:t>
      </w:r>
      <w:r w:rsidR="00A9219C">
        <w:rPr>
          <w:sz w:val="24"/>
          <w:szCs w:val="24"/>
        </w:rPr>
        <w:fldChar w:fldCharType="begin"/>
      </w:r>
      <w:r w:rsidR="00A9219C">
        <w:rPr>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sz w:val="24"/>
          <w:szCs w:val="24"/>
        </w:rPr>
        <w:fldChar w:fldCharType="separate"/>
      </w:r>
      <w:r w:rsidR="00A9219C" w:rsidRPr="00A9219C">
        <w:rPr>
          <w:sz w:val="24"/>
        </w:rPr>
        <w:t>(R Core Team 2024)</w:t>
      </w:r>
      <w:r w:rsidR="00A9219C">
        <w:rPr>
          <w:sz w:val="24"/>
          <w:szCs w:val="24"/>
        </w:rPr>
        <w:fldChar w:fldCharType="end"/>
      </w:r>
      <w:r w:rsidR="002D2F2F">
        <w:rPr>
          <w:sz w:val="24"/>
          <w:szCs w:val="24"/>
        </w:rPr>
        <w:t xml:space="preserve">, or the package “car” </w:t>
      </w:r>
      <w:r w:rsidR="00A9219C">
        <w:rPr>
          <w:sz w:val="24"/>
          <w:szCs w:val="24"/>
        </w:rPr>
        <w:fldChar w:fldCharType="begin"/>
      </w:r>
      <w:r w:rsidR="00A9219C">
        <w:rPr>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sz w:val="24"/>
          <w:szCs w:val="24"/>
        </w:rPr>
        <w:fldChar w:fldCharType="separate"/>
      </w:r>
      <w:r w:rsidR="00A9219C" w:rsidRPr="00A9219C">
        <w:rPr>
          <w:sz w:val="24"/>
        </w:rPr>
        <w:t>(Fox and Weisberg 2019)</w:t>
      </w:r>
      <w:r w:rsidR="00A9219C">
        <w:rPr>
          <w:sz w:val="24"/>
          <w:szCs w:val="24"/>
        </w:rPr>
        <w:fldChar w:fldCharType="end"/>
      </w:r>
      <w:r w:rsidR="00A9219C">
        <w:rPr>
          <w:sz w:val="24"/>
          <w:szCs w:val="24"/>
        </w:rPr>
        <w:t xml:space="preserve"> </w:t>
      </w:r>
      <w:r w:rsidR="002D2F2F">
        <w:rPr>
          <w:sz w:val="24"/>
          <w:szCs w:val="24"/>
        </w:rPr>
        <w:t>for the GLM</w:t>
      </w:r>
      <w:r w:rsidR="00F914E2">
        <w:rPr>
          <w:sz w:val="24"/>
          <w:szCs w:val="24"/>
        </w:rPr>
        <w:t>.</w:t>
      </w:r>
      <w:r w:rsidR="00EB22B0">
        <w:rPr>
          <w:sz w:val="24"/>
          <w:szCs w:val="24"/>
        </w:rPr>
        <w:t xml:space="preserve"> When the ANOVA showed </w:t>
      </w:r>
      <w:r w:rsidR="008863BA">
        <w:rPr>
          <w:sz w:val="24"/>
          <w:szCs w:val="24"/>
        </w:rPr>
        <w:t xml:space="preserve">a </w:t>
      </w:r>
      <w:r w:rsidR="00EB22B0">
        <w:rPr>
          <w:sz w:val="24"/>
          <w:szCs w:val="24"/>
        </w:rPr>
        <w:t xml:space="preserve">significant </w:t>
      </w:r>
      <w:r w:rsidR="008863BA">
        <w:rPr>
          <w:sz w:val="24"/>
          <w:szCs w:val="24"/>
        </w:rPr>
        <w:t>effect for</w:t>
      </w:r>
      <w:r w:rsidR="00EB22B0">
        <w:rPr>
          <w:sz w:val="24"/>
          <w:szCs w:val="24"/>
        </w:rPr>
        <w:t xml:space="preserve"> treatment, p</w:t>
      </w:r>
      <w:r w:rsidR="007D2110">
        <w:rPr>
          <w:sz w:val="24"/>
          <w:szCs w:val="24"/>
        </w:rPr>
        <w:t>airwise comparisons between treatment groups were made using the package “</w:t>
      </w:r>
      <w:proofErr w:type="spellStart"/>
      <w:r w:rsidR="007D2110">
        <w:rPr>
          <w:sz w:val="24"/>
          <w:szCs w:val="24"/>
        </w:rPr>
        <w:t>emmeans</w:t>
      </w:r>
      <w:proofErr w:type="spellEnd"/>
      <w:r w:rsidR="007D2110">
        <w:rPr>
          <w:sz w:val="24"/>
          <w:szCs w:val="24"/>
        </w:rPr>
        <w:t xml:space="preserve">” </w:t>
      </w:r>
      <w:r w:rsidR="00670A41">
        <w:rPr>
          <w:sz w:val="24"/>
          <w:szCs w:val="24"/>
        </w:rPr>
        <w:fldChar w:fldCharType="begin"/>
      </w:r>
      <w:r w:rsidR="00B70C38">
        <w:rPr>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sz w:val="24"/>
          <w:szCs w:val="24"/>
        </w:rPr>
        <w:fldChar w:fldCharType="separate"/>
      </w:r>
      <w:r w:rsidR="00670A41" w:rsidRPr="00670A41">
        <w:rPr>
          <w:sz w:val="24"/>
        </w:rPr>
        <w:t>(Lenth 2024)</w:t>
      </w:r>
      <w:r w:rsidR="00670A41">
        <w:rPr>
          <w:sz w:val="24"/>
          <w:szCs w:val="24"/>
        </w:rPr>
        <w:fldChar w:fldCharType="end"/>
      </w:r>
      <w:commentRangeStart w:id="30"/>
      <w:commentRangeStart w:id="31"/>
      <w:r w:rsidR="00670A41">
        <w:rPr>
          <w:sz w:val="24"/>
          <w:szCs w:val="24"/>
        </w:rPr>
        <w:t>.</w:t>
      </w:r>
      <w:commentRangeEnd w:id="30"/>
      <w:r w:rsidR="00DD3D6D">
        <w:rPr>
          <w:rStyle w:val="CommentReference"/>
        </w:rPr>
        <w:commentReference w:id="30"/>
      </w:r>
      <w:commentRangeEnd w:id="31"/>
      <w:r w:rsidR="00CA691B">
        <w:rPr>
          <w:rStyle w:val="CommentReference"/>
        </w:rPr>
        <w:commentReference w:id="31"/>
      </w:r>
      <w:r w:rsidR="00CD7748">
        <w:rPr>
          <w:sz w:val="24"/>
          <w:szCs w:val="24"/>
        </w:rPr>
        <w:t xml:space="preserve"> </w:t>
      </w:r>
    </w:p>
    <w:p w14:paraId="2DE86139" w14:textId="77777777" w:rsidR="001E3CFF" w:rsidRDefault="001E3CFF" w:rsidP="00563C26">
      <w:pPr>
        <w:rPr>
          <w:sz w:val="24"/>
          <w:szCs w:val="24"/>
        </w:rPr>
      </w:pPr>
    </w:p>
    <w:p w14:paraId="3494953F" w14:textId="09FBDD3C" w:rsidR="001E3CFF" w:rsidRDefault="009C357F" w:rsidP="00563C26">
      <w:pPr>
        <w:rPr>
          <w:sz w:val="24"/>
          <w:szCs w:val="24"/>
        </w:rPr>
      </w:pPr>
      <w:r>
        <w:rPr>
          <w:sz w:val="24"/>
          <w:szCs w:val="24"/>
        </w:rPr>
        <w:tab/>
      </w:r>
      <w:r w:rsidR="00804CFB">
        <w:rPr>
          <w:sz w:val="24"/>
          <w:szCs w:val="24"/>
        </w:rPr>
        <w:t>A s</w:t>
      </w:r>
      <w:r>
        <w:rPr>
          <w:sz w:val="24"/>
          <w:szCs w:val="24"/>
        </w:rPr>
        <w:t>imilar linear mixed effects model</w:t>
      </w:r>
      <w:r w:rsidR="00804CFB">
        <w:rPr>
          <w:sz w:val="24"/>
          <w:szCs w:val="24"/>
        </w:rPr>
        <w:t xml:space="preserve"> framework was</w:t>
      </w:r>
      <w:r>
        <w:rPr>
          <w:sz w:val="24"/>
          <w:szCs w:val="24"/>
        </w:rPr>
        <w:t xml:space="preserve"> used to </w:t>
      </w:r>
      <w:r w:rsidR="003A3282">
        <w:rPr>
          <w:sz w:val="24"/>
          <w:szCs w:val="24"/>
        </w:rPr>
        <w:t xml:space="preserve">assess changes in environmental conditions among forest management treatments over time. </w:t>
      </w:r>
      <w:r w:rsidR="00634065">
        <w:rPr>
          <w:sz w:val="24"/>
          <w:szCs w:val="24"/>
        </w:rPr>
        <w:t>Response variables were canopy openness, percentage cover of ground-level vegetation, percentage cover of leaf litter, and soil moisture.</w:t>
      </w:r>
      <w:r w:rsidR="00840509">
        <w:rPr>
          <w:sz w:val="24"/>
          <w:szCs w:val="24"/>
        </w:rPr>
        <w:t xml:space="preserve"> </w:t>
      </w:r>
      <w:r w:rsidR="00F57F2F">
        <w:rPr>
          <w:sz w:val="24"/>
          <w:szCs w:val="24"/>
        </w:rPr>
        <w:t>Differences in s</w:t>
      </w:r>
      <w:r w:rsidR="00840509">
        <w:rPr>
          <w:sz w:val="24"/>
          <w:szCs w:val="24"/>
        </w:rPr>
        <w:t>oil moisture</w:t>
      </w:r>
      <w:r w:rsidR="00F57F2F">
        <w:rPr>
          <w:sz w:val="24"/>
          <w:szCs w:val="24"/>
        </w:rPr>
        <w:t xml:space="preserve"> among treatments</w:t>
      </w:r>
      <w:r w:rsidR="00840509">
        <w:rPr>
          <w:sz w:val="24"/>
          <w:szCs w:val="24"/>
        </w:rPr>
        <w:t xml:space="preserve"> w</w:t>
      </w:r>
      <w:r w:rsidR="009550C3">
        <w:rPr>
          <w:sz w:val="24"/>
          <w:szCs w:val="24"/>
        </w:rPr>
        <w:t>ere</w:t>
      </w:r>
      <w:r w:rsidR="00840509">
        <w:rPr>
          <w:sz w:val="24"/>
          <w:szCs w:val="24"/>
        </w:rPr>
        <w:t xml:space="preserve"> investigated separately for 2015 and 2022 because a different </w:t>
      </w:r>
      <w:r w:rsidR="00BA2A87">
        <w:rPr>
          <w:sz w:val="24"/>
          <w:szCs w:val="24"/>
        </w:rPr>
        <w:t>meter</w:t>
      </w:r>
      <w:r w:rsidR="00840509">
        <w:rPr>
          <w:sz w:val="24"/>
          <w:szCs w:val="24"/>
        </w:rPr>
        <w:t xml:space="preserve"> was used for each year.</w:t>
      </w:r>
    </w:p>
    <w:p w14:paraId="34076BA3" w14:textId="77777777" w:rsidR="00D501CC" w:rsidRDefault="00D501CC" w:rsidP="00563C26">
      <w:pPr>
        <w:rPr>
          <w:sz w:val="24"/>
          <w:szCs w:val="24"/>
        </w:rPr>
      </w:pPr>
    </w:p>
    <w:p w14:paraId="59792252" w14:textId="7B7F10A8" w:rsidR="00487FB1" w:rsidRDefault="00C521AD" w:rsidP="00E34238">
      <w:pPr>
        <w:rPr>
          <w:sz w:val="24"/>
          <w:szCs w:val="24"/>
        </w:rPr>
      </w:pPr>
      <w:r>
        <w:rPr>
          <w:sz w:val="24"/>
          <w:szCs w:val="24"/>
        </w:rPr>
        <w:tab/>
      </w:r>
      <w:r w:rsidR="008C63D7">
        <w:rPr>
          <w:sz w:val="24"/>
          <w:szCs w:val="24"/>
        </w:rPr>
        <w:t>Measures of beta-diversity were used t</w:t>
      </w:r>
      <w:r w:rsidR="002E731E">
        <w:rPr>
          <w:sz w:val="24"/>
          <w:szCs w:val="24"/>
        </w:rPr>
        <w:t>o investigate</w:t>
      </w:r>
      <w:r w:rsidR="00406258">
        <w:rPr>
          <w:sz w:val="24"/>
          <w:szCs w:val="24"/>
        </w:rPr>
        <w:t xml:space="preserve"> </w:t>
      </w:r>
      <w:r w:rsidR="005E0871">
        <w:rPr>
          <w:sz w:val="24"/>
          <w:szCs w:val="24"/>
        </w:rPr>
        <w:t>changes in taxonomic and functional composition of ground beetle communities among forest management treatments</w:t>
      </w:r>
      <w:r w:rsidR="008C63D7">
        <w:rPr>
          <w:sz w:val="24"/>
          <w:szCs w:val="24"/>
        </w:rPr>
        <w:t>.</w:t>
      </w:r>
      <w:r w:rsidR="005E0871">
        <w:rPr>
          <w:sz w:val="24"/>
          <w:szCs w:val="24"/>
        </w:rPr>
        <w:t xml:space="preserve"> </w:t>
      </w:r>
      <w:r w:rsidR="008C63D7">
        <w:rPr>
          <w:sz w:val="24"/>
          <w:szCs w:val="24"/>
        </w:rPr>
        <w:t>T</w:t>
      </w:r>
      <w:r w:rsidR="00B65F12">
        <w:rPr>
          <w:sz w:val="24"/>
          <w:szCs w:val="24"/>
        </w:rPr>
        <w:t xml:space="preserve">axonomic </w:t>
      </w:r>
      <w:r w:rsidR="001A2BD1">
        <w:rPr>
          <w:sz w:val="24"/>
          <w:szCs w:val="24"/>
        </w:rPr>
        <w:t xml:space="preserve">beta-diversity </w:t>
      </w:r>
      <w:r w:rsidR="008C63D7">
        <w:rPr>
          <w:sz w:val="24"/>
          <w:szCs w:val="24"/>
        </w:rPr>
        <w:t xml:space="preserve">was </w:t>
      </w:r>
      <w:r w:rsidR="000358BF">
        <w:rPr>
          <w:sz w:val="24"/>
          <w:szCs w:val="24"/>
        </w:rPr>
        <w:t>calculated</w:t>
      </w:r>
      <w:r w:rsidR="008C63D7">
        <w:rPr>
          <w:sz w:val="24"/>
          <w:szCs w:val="24"/>
        </w:rPr>
        <w:t xml:space="preserve"> using</w:t>
      </w:r>
      <w:r w:rsidR="000358BF">
        <w:rPr>
          <w:sz w:val="24"/>
          <w:szCs w:val="24"/>
        </w:rPr>
        <w:t xml:space="preserve"> Bray-Curtis dissimilarit</w:t>
      </w:r>
      <w:r w:rsidR="007C3A44">
        <w:rPr>
          <w:sz w:val="24"/>
          <w:szCs w:val="24"/>
        </w:rPr>
        <w:t xml:space="preserve">ies between the </w:t>
      </w:r>
      <w:r w:rsidR="007745B9">
        <w:rPr>
          <w:sz w:val="24"/>
          <w:szCs w:val="24"/>
        </w:rPr>
        <w:t xml:space="preserve">ground beetle </w:t>
      </w:r>
      <w:r w:rsidR="007C3A44">
        <w:rPr>
          <w:sz w:val="24"/>
          <w:szCs w:val="24"/>
        </w:rPr>
        <w:t>species at each plot</w:t>
      </w:r>
      <w:r w:rsidR="003F42F5">
        <w:rPr>
          <w:sz w:val="24"/>
          <w:szCs w:val="24"/>
        </w:rPr>
        <w:t xml:space="preserve"> using the package “vegan” </w:t>
      </w:r>
      <w:r w:rsidR="003F42F5">
        <w:rPr>
          <w:sz w:val="24"/>
          <w:szCs w:val="24"/>
        </w:rPr>
        <w:fldChar w:fldCharType="begin"/>
      </w:r>
      <w:r w:rsidR="003F42F5">
        <w:rPr>
          <w:sz w:val="24"/>
          <w:szCs w:val="24"/>
        </w:rPr>
        <w:instrText xml:space="preserve"> ADDIN ZOTERO_ITEM CSL_CITATION {"citationID":"M2dTWofP","properties":{"formattedCitation":"(Oksanen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sidR="003F42F5">
        <w:rPr>
          <w:sz w:val="24"/>
          <w:szCs w:val="24"/>
        </w:rPr>
        <w:fldChar w:fldCharType="separate"/>
      </w:r>
      <w:r w:rsidR="003F42F5" w:rsidRPr="003F42F5">
        <w:rPr>
          <w:sz w:val="24"/>
        </w:rPr>
        <w:t>(Oksanen et al. 2024)</w:t>
      </w:r>
      <w:r w:rsidR="003F42F5">
        <w:rPr>
          <w:sz w:val="24"/>
          <w:szCs w:val="24"/>
        </w:rPr>
        <w:fldChar w:fldCharType="end"/>
      </w:r>
      <w:r w:rsidR="007C3A44">
        <w:rPr>
          <w:sz w:val="24"/>
          <w:szCs w:val="24"/>
        </w:rPr>
        <w:t>.</w:t>
      </w:r>
      <w:r w:rsidR="008C72F3">
        <w:rPr>
          <w:sz w:val="24"/>
          <w:szCs w:val="24"/>
        </w:rPr>
        <w:t xml:space="preserve"> </w:t>
      </w:r>
      <w:r w:rsidR="00714F10">
        <w:rPr>
          <w:sz w:val="24"/>
          <w:szCs w:val="24"/>
        </w:rPr>
        <w:t xml:space="preserve">The species abundance matrix was </w:t>
      </w:r>
      <w:r w:rsidR="001F1C66">
        <w:rPr>
          <w:sz w:val="24"/>
          <w:szCs w:val="24"/>
        </w:rPr>
        <w:t xml:space="preserve">first row-standardized </w:t>
      </w:r>
      <w:r w:rsidR="006439F6">
        <w:rPr>
          <w:sz w:val="24"/>
          <w:szCs w:val="24"/>
        </w:rPr>
        <w:t>to convert the data to relative abundances</w:t>
      </w:r>
      <w:r w:rsidR="00207F69">
        <w:rPr>
          <w:sz w:val="24"/>
          <w:szCs w:val="24"/>
        </w:rPr>
        <w:t xml:space="preserve"> before the Bray-Curtis dissimilarity between pairs of plots was calculated.</w:t>
      </w:r>
      <w:r w:rsidR="00CF3D67">
        <w:rPr>
          <w:sz w:val="24"/>
          <w:szCs w:val="24"/>
        </w:rPr>
        <w:t xml:space="preserve"> </w:t>
      </w:r>
      <w:r w:rsidR="008C72F3">
        <w:rPr>
          <w:sz w:val="24"/>
          <w:szCs w:val="24"/>
        </w:rPr>
        <w:t xml:space="preserve">We visualized the dissimilarity matrix </w:t>
      </w:r>
      <w:r w:rsidR="004604AA">
        <w:rPr>
          <w:sz w:val="24"/>
          <w:szCs w:val="24"/>
        </w:rPr>
        <w:t>in two-dimensional space using nonmetric multidimensional scaling (NMDS).</w:t>
      </w:r>
      <w:r w:rsidR="00D50FD9">
        <w:rPr>
          <w:sz w:val="24"/>
          <w:szCs w:val="24"/>
        </w:rPr>
        <w:t xml:space="preserve"> </w:t>
      </w:r>
      <w:r w:rsidR="00826960">
        <w:rPr>
          <w:sz w:val="24"/>
          <w:szCs w:val="24"/>
        </w:rPr>
        <w:t xml:space="preserve">Next, we </w:t>
      </w:r>
      <w:r w:rsidR="00B27267">
        <w:rPr>
          <w:sz w:val="24"/>
          <w:szCs w:val="24"/>
        </w:rPr>
        <w:t xml:space="preserve">used a </w:t>
      </w:r>
      <w:r w:rsidR="00F84416">
        <w:rPr>
          <w:sz w:val="24"/>
          <w:szCs w:val="24"/>
        </w:rPr>
        <w:t>permutational m</w:t>
      </w:r>
      <w:r w:rsidR="00B27267">
        <w:rPr>
          <w:sz w:val="24"/>
          <w:szCs w:val="24"/>
        </w:rPr>
        <w:t xml:space="preserve">ultivariate </w:t>
      </w:r>
      <w:r w:rsidR="00F84416">
        <w:rPr>
          <w:sz w:val="24"/>
          <w:szCs w:val="24"/>
        </w:rPr>
        <w:t>a</w:t>
      </w:r>
      <w:r w:rsidR="00B27267">
        <w:rPr>
          <w:sz w:val="24"/>
          <w:szCs w:val="24"/>
        </w:rPr>
        <w:t xml:space="preserve">nalysis of </w:t>
      </w:r>
      <w:r w:rsidR="00F84416">
        <w:rPr>
          <w:sz w:val="24"/>
          <w:szCs w:val="24"/>
        </w:rPr>
        <w:t>v</w:t>
      </w:r>
      <w:r w:rsidR="00B27267">
        <w:rPr>
          <w:sz w:val="24"/>
          <w:szCs w:val="24"/>
        </w:rPr>
        <w:t>ariance</w:t>
      </w:r>
      <w:r w:rsidR="000B798D">
        <w:rPr>
          <w:sz w:val="24"/>
          <w:szCs w:val="24"/>
        </w:rPr>
        <w:t xml:space="preserve"> (PERMANOVA)</w:t>
      </w:r>
      <w:r w:rsidR="00386F05">
        <w:rPr>
          <w:sz w:val="24"/>
          <w:szCs w:val="24"/>
        </w:rPr>
        <w:t xml:space="preserve"> approach</w:t>
      </w:r>
      <w:r w:rsidR="0041320A">
        <w:rPr>
          <w:sz w:val="24"/>
          <w:szCs w:val="24"/>
        </w:rPr>
        <w:t xml:space="preserve"> to determine if species composition varied by forest</w:t>
      </w:r>
      <w:r w:rsidR="008352B7">
        <w:rPr>
          <w:sz w:val="24"/>
          <w:szCs w:val="24"/>
        </w:rPr>
        <w:t xml:space="preserve"> management </w:t>
      </w:r>
      <w:r w:rsidR="0041320A">
        <w:rPr>
          <w:sz w:val="24"/>
          <w:szCs w:val="24"/>
        </w:rPr>
        <w:t>treatment or by year</w:t>
      </w:r>
      <w:r w:rsidR="0097773A">
        <w:rPr>
          <w:sz w:val="24"/>
          <w:szCs w:val="24"/>
        </w:rPr>
        <w:t>, using 99,999 permutations</w:t>
      </w:r>
      <w:r w:rsidR="0041320A">
        <w:rPr>
          <w:sz w:val="24"/>
          <w:szCs w:val="24"/>
        </w:rPr>
        <w:t>.</w:t>
      </w:r>
      <w:r w:rsidR="000B798D">
        <w:rPr>
          <w:sz w:val="24"/>
          <w:szCs w:val="24"/>
        </w:rPr>
        <w:t xml:space="preserve"> </w:t>
      </w:r>
      <w:r w:rsidR="00C2776C" w:rsidRPr="00C2776C">
        <w:rPr>
          <w:sz w:val="24"/>
          <w:szCs w:val="24"/>
        </w:rPr>
        <w:t>Furthermore, we used an analysis of multivariate homogeneity of group dispersions with the “</w:t>
      </w:r>
      <w:proofErr w:type="spellStart"/>
      <w:r w:rsidR="00C2776C" w:rsidRPr="00C2776C">
        <w:rPr>
          <w:sz w:val="24"/>
          <w:szCs w:val="24"/>
        </w:rPr>
        <w:t>betadisper</w:t>
      </w:r>
      <w:proofErr w:type="spellEnd"/>
      <w:r w:rsidR="00C2776C" w:rsidRPr="00C2776C">
        <w:rPr>
          <w:sz w:val="24"/>
          <w:szCs w:val="24"/>
        </w:rPr>
        <w:t>” function to test if the treatments differed in their dispersions</w:t>
      </w:r>
      <w:r w:rsidR="007E48AD">
        <w:rPr>
          <w:sz w:val="24"/>
          <w:szCs w:val="24"/>
        </w:rPr>
        <w:t xml:space="preserve">. </w:t>
      </w:r>
      <w:r w:rsidR="001C0553">
        <w:rPr>
          <w:sz w:val="24"/>
          <w:szCs w:val="24"/>
        </w:rPr>
        <w:t xml:space="preserve">Mirroring </w:t>
      </w:r>
      <w:r w:rsidR="009D05EF">
        <w:rPr>
          <w:sz w:val="24"/>
          <w:szCs w:val="24"/>
        </w:rPr>
        <w:t>taxonomic beta-diversity</w:t>
      </w:r>
      <w:r w:rsidR="00393BEE">
        <w:rPr>
          <w:sz w:val="24"/>
          <w:szCs w:val="24"/>
        </w:rPr>
        <w:t xml:space="preserve">, we </w:t>
      </w:r>
      <w:r w:rsidR="0015739E">
        <w:rPr>
          <w:sz w:val="24"/>
          <w:szCs w:val="24"/>
        </w:rPr>
        <w:t>calculated distances between plots using</w:t>
      </w:r>
      <w:r w:rsidR="00F51A38">
        <w:rPr>
          <w:sz w:val="24"/>
          <w:szCs w:val="24"/>
        </w:rPr>
        <w:t xml:space="preserve"> </w:t>
      </w:r>
      <w:r w:rsidR="00953E83">
        <w:rPr>
          <w:sz w:val="24"/>
          <w:szCs w:val="24"/>
        </w:rPr>
        <w:t>inter-</w:t>
      </w:r>
      <w:r w:rsidR="003922E2">
        <w:rPr>
          <w:sz w:val="24"/>
          <w:szCs w:val="24"/>
        </w:rPr>
        <w:t>plot</w:t>
      </w:r>
      <w:r w:rsidR="00953E83">
        <w:rPr>
          <w:sz w:val="24"/>
          <w:szCs w:val="24"/>
        </w:rPr>
        <w:t xml:space="preserve"> </w:t>
      </w:r>
      <w:r w:rsidR="003B5BE5">
        <w:rPr>
          <w:sz w:val="24"/>
          <w:szCs w:val="24"/>
        </w:rPr>
        <w:t>mean pairwise distance</w:t>
      </w:r>
      <w:r w:rsidR="00080205">
        <w:rPr>
          <w:sz w:val="24"/>
          <w:szCs w:val="24"/>
        </w:rPr>
        <w:t xml:space="preserve"> in trait space</w:t>
      </w:r>
      <w:r w:rsidR="00601A6D">
        <w:rPr>
          <w:sz w:val="24"/>
          <w:szCs w:val="24"/>
        </w:rPr>
        <w:t xml:space="preserve"> with the function </w:t>
      </w:r>
      <w:commentRangeStart w:id="32"/>
      <w:commentRangeStart w:id="33"/>
      <w:r w:rsidR="00601A6D">
        <w:rPr>
          <w:sz w:val="24"/>
          <w:szCs w:val="24"/>
        </w:rPr>
        <w:t>“</w:t>
      </w:r>
      <w:proofErr w:type="spellStart"/>
      <w:r w:rsidR="00601A6D">
        <w:rPr>
          <w:sz w:val="24"/>
          <w:szCs w:val="24"/>
        </w:rPr>
        <w:t>comdist</w:t>
      </w:r>
      <w:proofErr w:type="spellEnd"/>
      <w:r w:rsidR="00601A6D">
        <w:rPr>
          <w:sz w:val="24"/>
          <w:szCs w:val="24"/>
        </w:rPr>
        <w:t xml:space="preserve">” in </w:t>
      </w:r>
      <w:commentRangeEnd w:id="32"/>
      <w:r w:rsidR="000A25B0">
        <w:rPr>
          <w:rStyle w:val="CommentReference"/>
        </w:rPr>
        <w:commentReference w:id="32"/>
      </w:r>
      <w:commentRangeEnd w:id="33"/>
      <w:r w:rsidR="00C33274">
        <w:rPr>
          <w:rStyle w:val="CommentReference"/>
        </w:rPr>
        <w:commentReference w:id="33"/>
      </w:r>
      <w:r w:rsidR="00601A6D">
        <w:rPr>
          <w:sz w:val="24"/>
          <w:szCs w:val="24"/>
        </w:rPr>
        <w:t xml:space="preserve">the R package </w:t>
      </w:r>
      <w:r w:rsidR="002B2278">
        <w:rPr>
          <w:sz w:val="24"/>
          <w:szCs w:val="24"/>
        </w:rPr>
        <w:t>“picante”</w:t>
      </w:r>
      <w:r w:rsidR="006C7A7C">
        <w:rPr>
          <w:sz w:val="24"/>
          <w:szCs w:val="24"/>
        </w:rPr>
        <w:t xml:space="preserve"> </w:t>
      </w:r>
      <w:r w:rsidR="006C7A7C">
        <w:rPr>
          <w:sz w:val="24"/>
          <w:szCs w:val="24"/>
        </w:rPr>
        <w:fldChar w:fldCharType="begin"/>
      </w:r>
      <w:r w:rsidR="006C7A7C">
        <w:rPr>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sz w:val="24"/>
          <w:szCs w:val="24"/>
        </w:rPr>
        <w:fldChar w:fldCharType="separate"/>
      </w:r>
      <w:r w:rsidR="006C7A7C" w:rsidRPr="006C7A7C">
        <w:rPr>
          <w:sz w:val="24"/>
        </w:rPr>
        <w:t>(Kembel et al. 2010)</w:t>
      </w:r>
      <w:r w:rsidR="006C7A7C">
        <w:rPr>
          <w:sz w:val="24"/>
          <w:szCs w:val="24"/>
        </w:rPr>
        <w:fldChar w:fldCharType="end"/>
      </w:r>
      <w:r w:rsidR="00C66F7C">
        <w:rPr>
          <w:sz w:val="24"/>
          <w:szCs w:val="24"/>
        </w:rPr>
        <w:t xml:space="preserve">. </w:t>
      </w:r>
      <w:r w:rsidR="008E1934">
        <w:rPr>
          <w:sz w:val="24"/>
          <w:szCs w:val="24"/>
        </w:rPr>
        <w:t xml:space="preserve">Using the </w:t>
      </w:r>
      <w:r w:rsidR="006278F1">
        <w:rPr>
          <w:sz w:val="24"/>
          <w:szCs w:val="24"/>
        </w:rPr>
        <w:t>previously calculated</w:t>
      </w:r>
      <w:r w:rsidR="008E1934">
        <w:rPr>
          <w:sz w:val="24"/>
          <w:szCs w:val="24"/>
        </w:rPr>
        <w:t xml:space="preserve"> Gower dissimilarity matrix, t</w:t>
      </w:r>
      <w:r w:rsidR="00E322DC">
        <w:rPr>
          <w:sz w:val="24"/>
          <w:szCs w:val="24"/>
        </w:rPr>
        <w:t>h</w:t>
      </w:r>
      <w:r w:rsidR="008E1934">
        <w:rPr>
          <w:sz w:val="24"/>
          <w:szCs w:val="24"/>
        </w:rPr>
        <w:t xml:space="preserve">e </w:t>
      </w:r>
      <w:r w:rsidR="006278F1">
        <w:rPr>
          <w:sz w:val="24"/>
          <w:szCs w:val="24"/>
        </w:rPr>
        <w:t>“</w:t>
      </w:r>
      <w:proofErr w:type="spellStart"/>
      <w:r w:rsidR="008E1934">
        <w:rPr>
          <w:sz w:val="24"/>
          <w:szCs w:val="24"/>
        </w:rPr>
        <w:t>comdist</w:t>
      </w:r>
      <w:proofErr w:type="spellEnd"/>
      <w:r w:rsidR="006278F1">
        <w:rPr>
          <w:sz w:val="24"/>
          <w:szCs w:val="24"/>
        </w:rPr>
        <w:t>”</w:t>
      </w:r>
      <w:r w:rsidR="00E322DC">
        <w:rPr>
          <w:sz w:val="24"/>
          <w:szCs w:val="24"/>
        </w:rPr>
        <w:t xml:space="preserve"> </w:t>
      </w:r>
      <w:r w:rsidR="000F7E57">
        <w:rPr>
          <w:sz w:val="24"/>
          <w:szCs w:val="24"/>
        </w:rPr>
        <w:t xml:space="preserve">function calculates the expected distance in trait space between </w:t>
      </w:r>
      <w:r w:rsidR="00690590">
        <w:rPr>
          <w:sz w:val="24"/>
          <w:szCs w:val="24"/>
        </w:rPr>
        <w:t xml:space="preserve">an individual beetle drawn randomly from </w:t>
      </w:r>
      <w:r w:rsidR="0049695A">
        <w:rPr>
          <w:sz w:val="24"/>
          <w:szCs w:val="24"/>
        </w:rPr>
        <w:t>the first</w:t>
      </w:r>
      <w:r w:rsidR="00690590">
        <w:rPr>
          <w:sz w:val="24"/>
          <w:szCs w:val="24"/>
        </w:rPr>
        <w:t xml:space="preserve"> plot</w:t>
      </w:r>
      <w:r w:rsidR="0049695A">
        <w:rPr>
          <w:sz w:val="24"/>
          <w:szCs w:val="24"/>
        </w:rPr>
        <w:t xml:space="preserve"> and an individual beetle drawn randomly from the second plot.</w:t>
      </w:r>
      <w:r w:rsidR="007748E4">
        <w:rPr>
          <w:sz w:val="24"/>
          <w:szCs w:val="24"/>
        </w:rPr>
        <w:t xml:space="preserve"> The </w:t>
      </w:r>
      <w:r w:rsidR="0051430B">
        <w:rPr>
          <w:sz w:val="24"/>
          <w:szCs w:val="24"/>
        </w:rPr>
        <w:t xml:space="preserve">NMDS, </w:t>
      </w:r>
      <w:r w:rsidR="007748E4">
        <w:rPr>
          <w:sz w:val="24"/>
          <w:szCs w:val="24"/>
        </w:rPr>
        <w:t xml:space="preserve">PERMANOVA </w:t>
      </w:r>
      <w:r w:rsidR="00B1371A">
        <w:rPr>
          <w:sz w:val="24"/>
          <w:szCs w:val="24"/>
        </w:rPr>
        <w:t>and beta-dispersion analyses were</w:t>
      </w:r>
      <w:r w:rsidR="007748E4">
        <w:rPr>
          <w:sz w:val="24"/>
          <w:szCs w:val="24"/>
        </w:rPr>
        <w:t xml:space="preserve"> performed in a similar manner</w:t>
      </w:r>
      <w:r w:rsidR="0051430B">
        <w:rPr>
          <w:sz w:val="24"/>
          <w:szCs w:val="24"/>
        </w:rPr>
        <w:t>.</w:t>
      </w:r>
    </w:p>
    <w:p w14:paraId="3B7A71FB" w14:textId="77777777" w:rsidR="00487FB1" w:rsidRDefault="00487FB1" w:rsidP="00E34238">
      <w:pPr>
        <w:rPr>
          <w:sz w:val="24"/>
          <w:szCs w:val="24"/>
        </w:rPr>
      </w:pPr>
    </w:p>
    <w:p w14:paraId="588331EF" w14:textId="391EF55C" w:rsidR="00E34238" w:rsidRPr="00E34238" w:rsidRDefault="00E34238" w:rsidP="00E34238">
      <w:pPr>
        <w:rPr>
          <w:b/>
          <w:bCs/>
          <w:sz w:val="24"/>
          <w:szCs w:val="24"/>
        </w:rPr>
      </w:pPr>
      <w:r w:rsidRPr="00E34238">
        <w:rPr>
          <w:b/>
          <w:bCs/>
          <w:sz w:val="24"/>
          <w:szCs w:val="24"/>
        </w:rPr>
        <w:t>Results</w:t>
      </w:r>
    </w:p>
    <w:p w14:paraId="44053A01" w14:textId="77777777" w:rsidR="007B3B61" w:rsidRDefault="007B3B61" w:rsidP="007B3B61">
      <w:pPr>
        <w:rPr>
          <w:sz w:val="24"/>
          <w:szCs w:val="24"/>
        </w:rPr>
      </w:pPr>
    </w:p>
    <w:p w14:paraId="4EF6E867" w14:textId="7E8EAED5" w:rsidR="00D96ADF" w:rsidRDefault="00FB48E5" w:rsidP="00E973C2">
      <w:pPr>
        <w:ind w:firstLine="720"/>
        <w:rPr>
          <w:sz w:val="24"/>
          <w:szCs w:val="24"/>
        </w:rPr>
      </w:pPr>
      <w:r>
        <w:rPr>
          <w:sz w:val="24"/>
          <w:szCs w:val="24"/>
        </w:rPr>
        <w:t>Across 2015 and 2022</w:t>
      </w:r>
      <w:r w:rsidR="00C3664C">
        <w:rPr>
          <w:sz w:val="24"/>
          <w:szCs w:val="24"/>
        </w:rPr>
        <w:t xml:space="preserve"> between the months of June and August</w:t>
      </w:r>
      <w:r w:rsidR="00613597">
        <w:rPr>
          <w:sz w:val="24"/>
          <w:szCs w:val="24"/>
        </w:rPr>
        <w:t xml:space="preserve">, </w:t>
      </w:r>
      <w:r w:rsidR="00C3664C">
        <w:rPr>
          <w:sz w:val="24"/>
          <w:szCs w:val="24"/>
        </w:rPr>
        <w:t xml:space="preserve">a total of </w:t>
      </w:r>
      <w:r w:rsidR="00D22889">
        <w:rPr>
          <w:sz w:val="24"/>
          <w:szCs w:val="24"/>
        </w:rPr>
        <w:t>1537</w:t>
      </w:r>
      <w:r w:rsidR="00C86CCD">
        <w:rPr>
          <w:sz w:val="24"/>
          <w:szCs w:val="24"/>
        </w:rPr>
        <w:t xml:space="preserve"> individuals comprising </w:t>
      </w:r>
      <w:r>
        <w:rPr>
          <w:sz w:val="24"/>
          <w:szCs w:val="24"/>
        </w:rPr>
        <w:t>47 species of ground beetle</w:t>
      </w:r>
      <w:r w:rsidR="004959C4">
        <w:rPr>
          <w:sz w:val="24"/>
          <w:szCs w:val="24"/>
        </w:rPr>
        <w:t>s</w:t>
      </w:r>
      <w:r>
        <w:rPr>
          <w:sz w:val="24"/>
          <w:szCs w:val="24"/>
        </w:rPr>
        <w:t xml:space="preserve"> were </w:t>
      </w:r>
      <w:r w:rsidR="00C86CCD">
        <w:rPr>
          <w:sz w:val="24"/>
          <w:szCs w:val="24"/>
        </w:rPr>
        <w:t>collected</w:t>
      </w:r>
      <w:r w:rsidR="005F390A">
        <w:rPr>
          <w:sz w:val="24"/>
          <w:szCs w:val="24"/>
        </w:rPr>
        <w:t xml:space="preserve"> (Table 2)</w:t>
      </w:r>
      <w:r w:rsidR="000520D0">
        <w:rPr>
          <w:sz w:val="24"/>
          <w:szCs w:val="24"/>
        </w:rPr>
        <w:t>.</w:t>
      </w:r>
      <w:r w:rsidR="00DE48B3">
        <w:rPr>
          <w:sz w:val="24"/>
          <w:szCs w:val="24"/>
        </w:rPr>
        <w:t xml:space="preserve"> </w:t>
      </w:r>
      <w:r w:rsidR="00512B67">
        <w:rPr>
          <w:sz w:val="24"/>
          <w:szCs w:val="24"/>
        </w:rPr>
        <w:t>Of the</w:t>
      </w:r>
      <w:r w:rsidR="00C86CCD">
        <w:rPr>
          <w:sz w:val="24"/>
          <w:szCs w:val="24"/>
        </w:rPr>
        <w:t>se</w:t>
      </w:r>
      <w:r w:rsidR="00512B67">
        <w:rPr>
          <w:sz w:val="24"/>
          <w:szCs w:val="24"/>
        </w:rPr>
        <w:t xml:space="preserve"> 47 species, </w:t>
      </w:r>
      <w:r w:rsidR="00B7522F">
        <w:rPr>
          <w:sz w:val="24"/>
          <w:szCs w:val="24"/>
        </w:rPr>
        <w:t>27</w:t>
      </w:r>
      <w:r w:rsidR="00FD2512">
        <w:rPr>
          <w:sz w:val="24"/>
          <w:szCs w:val="24"/>
        </w:rPr>
        <w:t xml:space="preserve"> </w:t>
      </w:r>
      <w:r w:rsidR="00515DF2">
        <w:rPr>
          <w:sz w:val="24"/>
          <w:szCs w:val="24"/>
        </w:rPr>
        <w:t>wer</w:t>
      </w:r>
      <w:r w:rsidR="00FD2512">
        <w:rPr>
          <w:sz w:val="24"/>
          <w:szCs w:val="24"/>
        </w:rPr>
        <w:t>e caught</w:t>
      </w:r>
      <w:r w:rsidR="00F030E4">
        <w:rPr>
          <w:sz w:val="24"/>
          <w:szCs w:val="24"/>
        </w:rPr>
        <w:t xml:space="preserve"> both in 2015 and in 2022,</w:t>
      </w:r>
      <w:r w:rsidR="00FD2512">
        <w:rPr>
          <w:sz w:val="24"/>
          <w:szCs w:val="24"/>
        </w:rPr>
        <w:t xml:space="preserve"> </w:t>
      </w:r>
      <w:r w:rsidR="00354296">
        <w:rPr>
          <w:sz w:val="24"/>
          <w:szCs w:val="24"/>
        </w:rPr>
        <w:t xml:space="preserve">10 </w:t>
      </w:r>
      <w:r w:rsidR="008D07CC">
        <w:rPr>
          <w:sz w:val="24"/>
          <w:szCs w:val="24"/>
        </w:rPr>
        <w:t xml:space="preserve">species </w:t>
      </w:r>
      <w:r w:rsidR="00354296">
        <w:rPr>
          <w:sz w:val="24"/>
          <w:szCs w:val="24"/>
        </w:rPr>
        <w:t xml:space="preserve">were caught only in 2015, and </w:t>
      </w:r>
      <w:r w:rsidR="008D07CC">
        <w:rPr>
          <w:sz w:val="24"/>
          <w:szCs w:val="24"/>
        </w:rPr>
        <w:t xml:space="preserve">10 </w:t>
      </w:r>
      <w:r w:rsidR="00FF0B41">
        <w:rPr>
          <w:sz w:val="24"/>
          <w:szCs w:val="24"/>
        </w:rPr>
        <w:t xml:space="preserve">species were caught only in </w:t>
      </w:r>
      <w:r w:rsidR="008D07CC">
        <w:rPr>
          <w:sz w:val="24"/>
          <w:szCs w:val="24"/>
        </w:rPr>
        <w:t>2022</w:t>
      </w:r>
      <w:r w:rsidR="003766C8">
        <w:rPr>
          <w:sz w:val="24"/>
          <w:szCs w:val="24"/>
        </w:rPr>
        <w:t>.</w:t>
      </w:r>
      <w:r w:rsidR="0022598C">
        <w:rPr>
          <w:sz w:val="24"/>
          <w:szCs w:val="24"/>
        </w:rPr>
        <w:t xml:space="preserve"> </w:t>
      </w:r>
      <w:r w:rsidR="004C3A6E">
        <w:rPr>
          <w:sz w:val="24"/>
          <w:szCs w:val="24"/>
        </w:rPr>
        <w:t xml:space="preserve">The most </w:t>
      </w:r>
      <w:r w:rsidR="00EC0CD7">
        <w:rPr>
          <w:sz w:val="24"/>
          <w:szCs w:val="24"/>
        </w:rPr>
        <w:t xml:space="preserve">abundant species were </w:t>
      </w:r>
      <w:commentRangeStart w:id="34"/>
      <w:commentRangeStart w:id="35"/>
      <w:proofErr w:type="spellStart"/>
      <w:r w:rsidR="002175BF" w:rsidRPr="002175BF">
        <w:rPr>
          <w:i/>
          <w:iCs/>
          <w:sz w:val="24"/>
          <w:szCs w:val="24"/>
        </w:rPr>
        <w:t>Pterostichus</w:t>
      </w:r>
      <w:commentRangeEnd w:id="34"/>
      <w:proofErr w:type="spellEnd"/>
      <w:r w:rsidR="00A67A1C">
        <w:rPr>
          <w:rStyle w:val="CommentReference"/>
        </w:rPr>
        <w:commentReference w:id="34"/>
      </w:r>
      <w:commentRangeEnd w:id="35"/>
      <w:r w:rsidR="00841736">
        <w:rPr>
          <w:rStyle w:val="CommentReference"/>
        </w:rPr>
        <w:commentReference w:id="35"/>
      </w:r>
      <w:r w:rsidR="002175BF" w:rsidRPr="002175BF">
        <w:rPr>
          <w:i/>
          <w:iCs/>
          <w:sz w:val="24"/>
          <w:szCs w:val="24"/>
        </w:rPr>
        <w:t xml:space="preserve"> </w:t>
      </w:r>
      <w:proofErr w:type="spellStart"/>
      <w:r w:rsidR="002175BF" w:rsidRPr="002175BF">
        <w:rPr>
          <w:i/>
          <w:iCs/>
          <w:sz w:val="24"/>
          <w:szCs w:val="24"/>
        </w:rPr>
        <w:t>moestus</w:t>
      </w:r>
      <w:proofErr w:type="spellEnd"/>
      <w:r w:rsidR="004244B2">
        <w:rPr>
          <w:sz w:val="24"/>
          <w:szCs w:val="24"/>
        </w:rPr>
        <w:t xml:space="preserve"> (15.1% of individuals collected)</w:t>
      </w:r>
      <w:r w:rsidR="00007B3F">
        <w:rPr>
          <w:sz w:val="24"/>
          <w:szCs w:val="24"/>
        </w:rPr>
        <w:t xml:space="preserve">, </w:t>
      </w:r>
      <w:proofErr w:type="spellStart"/>
      <w:r w:rsidR="00BF01F4" w:rsidRPr="00BF01F4">
        <w:rPr>
          <w:i/>
          <w:iCs/>
          <w:sz w:val="24"/>
          <w:szCs w:val="24"/>
        </w:rPr>
        <w:t>Chlaenius</w:t>
      </w:r>
      <w:proofErr w:type="spellEnd"/>
      <w:r w:rsidR="00BF01F4" w:rsidRPr="00BF01F4">
        <w:rPr>
          <w:i/>
          <w:iCs/>
          <w:sz w:val="24"/>
          <w:szCs w:val="24"/>
        </w:rPr>
        <w:t xml:space="preserve"> </w:t>
      </w:r>
      <w:proofErr w:type="spellStart"/>
      <w:r w:rsidR="00BF01F4" w:rsidRPr="00BF01F4">
        <w:rPr>
          <w:i/>
          <w:iCs/>
          <w:sz w:val="24"/>
          <w:szCs w:val="24"/>
        </w:rPr>
        <w:t>emarginatus</w:t>
      </w:r>
      <w:proofErr w:type="spellEnd"/>
      <w:r w:rsidR="004244B2">
        <w:rPr>
          <w:sz w:val="24"/>
          <w:szCs w:val="24"/>
        </w:rPr>
        <w:t xml:space="preserve"> (10.5%)</w:t>
      </w:r>
      <w:r w:rsidR="00AD5CEA">
        <w:rPr>
          <w:sz w:val="24"/>
          <w:szCs w:val="24"/>
        </w:rPr>
        <w:t xml:space="preserve">, </w:t>
      </w:r>
      <w:r w:rsidR="00007B3F">
        <w:rPr>
          <w:sz w:val="24"/>
          <w:szCs w:val="24"/>
        </w:rPr>
        <w:t xml:space="preserve">and </w:t>
      </w:r>
      <w:proofErr w:type="spellStart"/>
      <w:r w:rsidR="00007B3F" w:rsidRPr="00007B3F">
        <w:rPr>
          <w:i/>
          <w:iCs/>
          <w:sz w:val="24"/>
          <w:szCs w:val="24"/>
        </w:rPr>
        <w:t>Sphaeroderus</w:t>
      </w:r>
      <w:proofErr w:type="spellEnd"/>
      <w:r w:rsidR="00007B3F" w:rsidRPr="00007B3F">
        <w:rPr>
          <w:i/>
          <w:iCs/>
          <w:sz w:val="24"/>
          <w:szCs w:val="24"/>
        </w:rPr>
        <w:t xml:space="preserve"> </w:t>
      </w:r>
      <w:proofErr w:type="spellStart"/>
      <w:r w:rsidR="00007B3F" w:rsidRPr="00007B3F">
        <w:rPr>
          <w:i/>
          <w:iCs/>
          <w:sz w:val="24"/>
          <w:szCs w:val="24"/>
        </w:rPr>
        <w:t>stenostomus</w:t>
      </w:r>
      <w:proofErr w:type="spellEnd"/>
      <w:r w:rsidR="00A67A1C">
        <w:rPr>
          <w:sz w:val="24"/>
          <w:szCs w:val="24"/>
        </w:rPr>
        <w:t xml:space="preserve"> (10.3%)</w:t>
      </w:r>
      <w:r w:rsidR="007C0160">
        <w:rPr>
          <w:sz w:val="24"/>
          <w:szCs w:val="24"/>
        </w:rPr>
        <w:t xml:space="preserve">. </w:t>
      </w:r>
      <w:r w:rsidR="003A38FA">
        <w:rPr>
          <w:sz w:val="24"/>
          <w:szCs w:val="24"/>
        </w:rPr>
        <w:t xml:space="preserve">Of the 47 species caught, 2 were classified in </w:t>
      </w:r>
      <w:r w:rsidR="003A38FA">
        <w:rPr>
          <w:sz w:val="24"/>
          <w:szCs w:val="24"/>
        </w:rPr>
        <w:fldChar w:fldCharType="begin"/>
      </w:r>
      <w:r w:rsidR="003A38FA">
        <w:rPr>
          <w:sz w:val="24"/>
          <w:szCs w:val="24"/>
        </w:rPr>
        <w:instrText xml:space="preserve"> ADDIN ZOTERO_ITEM CSL_CITATION {"citationID":"DbY5Cmd2","properties":{"formattedCitation":"(Larochelle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3A38FA">
        <w:rPr>
          <w:sz w:val="24"/>
          <w:szCs w:val="24"/>
        </w:rPr>
        <w:fldChar w:fldCharType="separate"/>
      </w:r>
      <w:r w:rsidR="003A38FA" w:rsidRPr="00B70C38">
        <w:rPr>
          <w:kern w:val="0"/>
          <w:sz w:val="24"/>
        </w:rPr>
        <w:t xml:space="preserve">Larochelle and Larivière </w:t>
      </w:r>
      <w:r w:rsidR="003A38FA">
        <w:rPr>
          <w:kern w:val="0"/>
          <w:sz w:val="24"/>
        </w:rPr>
        <w:t>(</w:t>
      </w:r>
      <w:r w:rsidR="003A38FA" w:rsidRPr="00B70C38">
        <w:rPr>
          <w:kern w:val="0"/>
          <w:sz w:val="24"/>
        </w:rPr>
        <w:t>2003)</w:t>
      </w:r>
      <w:r w:rsidR="003A38FA">
        <w:rPr>
          <w:sz w:val="24"/>
          <w:szCs w:val="24"/>
        </w:rPr>
        <w:fldChar w:fldCharType="end"/>
      </w:r>
      <w:r w:rsidR="003A38FA">
        <w:rPr>
          <w:sz w:val="24"/>
          <w:szCs w:val="24"/>
        </w:rPr>
        <w:t xml:space="preserve"> as open-habitat</w:t>
      </w:r>
      <w:r w:rsidR="008331B7">
        <w:rPr>
          <w:sz w:val="24"/>
          <w:szCs w:val="24"/>
        </w:rPr>
        <w:t xml:space="preserve"> specialists</w:t>
      </w:r>
      <w:r w:rsidR="003A38FA">
        <w:rPr>
          <w:sz w:val="24"/>
          <w:szCs w:val="24"/>
        </w:rPr>
        <w:t>, 24 were eurytopic</w:t>
      </w:r>
      <w:r w:rsidR="00753E22">
        <w:rPr>
          <w:sz w:val="24"/>
          <w:szCs w:val="24"/>
        </w:rPr>
        <w:t xml:space="preserve"> (</w:t>
      </w:r>
      <w:proofErr w:type="spellStart"/>
      <w:r w:rsidR="00753E22">
        <w:rPr>
          <w:sz w:val="24"/>
          <w:szCs w:val="24"/>
        </w:rPr>
        <w:t>ie</w:t>
      </w:r>
      <w:proofErr w:type="spellEnd"/>
      <w:r w:rsidR="00753E22">
        <w:rPr>
          <w:sz w:val="24"/>
          <w:szCs w:val="24"/>
        </w:rPr>
        <w:t>. habitat generalist)</w:t>
      </w:r>
      <w:r w:rsidR="003A38FA">
        <w:rPr>
          <w:sz w:val="24"/>
          <w:szCs w:val="24"/>
        </w:rPr>
        <w:t>, 20 were forest-specialist</w:t>
      </w:r>
      <w:r w:rsidR="003D37BE">
        <w:rPr>
          <w:sz w:val="24"/>
          <w:szCs w:val="24"/>
        </w:rPr>
        <w:t>, and one species had unknown</w:t>
      </w:r>
      <w:r w:rsidR="00741B68">
        <w:rPr>
          <w:sz w:val="24"/>
          <w:szCs w:val="24"/>
        </w:rPr>
        <w:t xml:space="preserve"> habitat affinity</w:t>
      </w:r>
      <w:r w:rsidR="003A38FA">
        <w:rPr>
          <w:sz w:val="24"/>
          <w:szCs w:val="24"/>
        </w:rPr>
        <w:t xml:space="preserve">. </w:t>
      </w:r>
      <w:r w:rsidR="0004533D">
        <w:rPr>
          <w:sz w:val="24"/>
          <w:szCs w:val="24"/>
        </w:rPr>
        <w:t xml:space="preserve">The Chao1 </w:t>
      </w:r>
      <w:r w:rsidR="003D0EA9">
        <w:rPr>
          <w:sz w:val="24"/>
          <w:szCs w:val="24"/>
        </w:rPr>
        <w:t xml:space="preserve">estimator </w:t>
      </w:r>
      <w:r w:rsidR="000D3041">
        <w:rPr>
          <w:sz w:val="24"/>
          <w:szCs w:val="24"/>
        </w:rPr>
        <w:t xml:space="preserve">for the true number of ground beetle species </w:t>
      </w:r>
      <w:r w:rsidR="00AF5905">
        <w:rPr>
          <w:sz w:val="24"/>
          <w:szCs w:val="24"/>
        </w:rPr>
        <w:t>in 2015 was 47.1</w:t>
      </w:r>
      <w:r w:rsidR="00BA02DB">
        <w:rPr>
          <w:sz w:val="24"/>
          <w:szCs w:val="24"/>
        </w:rPr>
        <w:t xml:space="preserve"> species (95% conf. int. 39.3</w:t>
      </w:r>
      <w:r w:rsidR="001A03A9">
        <w:rPr>
          <w:sz w:val="24"/>
          <w:szCs w:val="24"/>
        </w:rPr>
        <w:t xml:space="preserve"> </w:t>
      </w:r>
      <w:r w:rsidR="00BA02DB">
        <w:rPr>
          <w:sz w:val="24"/>
          <w:szCs w:val="24"/>
        </w:rPr>
        <w:t>-</w:t>
      </w:r>
      <w:r w:rsidR="001A03A9">
        <w:rPr>
          <w:sz w:val="24"/>
          <w:szCs w:val="24"/>
        </w:rPr>
        <w:t xml:space="preserve"> </w:t>
      </w:r>
      <w:r w:rsidR="00BA02DB">
        <w:rPr>
          <w:sz w:val="24"/>
          <w:szCs w:val="24"/>
        </w:rPr>
        <w:t>82.2 species)</w:t>
      </w:r>
      <w:r w:rsidR="007F582B">
        <w:rPr>
          <w:sz w:val="24"/>
          <w:szCs w:val="24"/>
        </w:rPr>
        <w:t xml:space="preserve"> while in 2022 the Chao1 estimator was </w:t>
      </w:r>
      <w:commentRangeStart w:id="36"/>
      <w:r w:rsidR="005C6716">
        <w:rPr>
          <w:sz w:val="24"/>
          <w:szCs w:val="24"/>
        </w:rPr>
        <w:t>79.2</w:t>
      </w:r>
      <w:r w:rsidR="00D342D1">
        <w:rPr>
          <w:sz w:val="24"/>
          <w:szCs w:val="24"/>
        </w:rPr>
        <w:t xml:space="preserve"> </w:t>
      </w:r>
      <w:r w:rsidR="00106C43">
        <w:rPr>
          <w:sz w:val="24"/>
          <w:szCs w:val="24"/>
        </w:rPr>
        <w:t>species</w:t>
      </w:r>
      <w:commentRangeEnd w:id="36"/>
      <w:r w:rsidR="00B50276">
        <w:rPr>
          <w:rStyle w:val="CommentReference"/>
        </w:rPr>
        <w:commentReference w:id="36"/>
      </w:r>
      <w:r w:rsidR="00106C43">
        <w:rPr>
          <w:sz w:val="24"/>
          <w:szCs w:val="24"/>
        </w:rPr>
        <w:t xml:space="preserve"> (95% conf. int. </w:t>
      </w:r>
      <w:r w:rsidR="00CE425D">
        <w:rPr>
          <w:sz w:val="24"/>
          <w:szCs w:val="24"/>
        </w:rPr>
        <w:t>46.2</w:t>
      </w:r>
      <w:r w:rsidR="001A03A9">
        <w:rPr>
          <w:sz w:val="24"/>
          <w:szCs w:val="24"/>
        </w:rPr>
        <w:t xml:space="preserve"> </w:t>
      </w:r>
      <w:r w:rsidR="00CE425D">
        <w:rPr>
          <w:sz w:val="24"/>
          <w:szCs w:val="24"/>
        </w:rPr>
        <w:t>–</w:t>
      </w:r>
      <w:r w:rsidR="001A03A9">
        <w:rPr>
          <w:sz w:val="24"/>
          <w:szCs w:val="24"/>
        </w:rPr>
        <w:t xml:space="preserve"> </w:t>
      </w:r>
      <w:r w:rsidR="00CE425D">
        <w:rPr>
          <w:sz w:val="24"/>
          <w:szCs w:val="24"/>
        </w:rPr>
        <w:t>230.7</w:t>
      </w:r>
      <w:r w:rsidR="00106C43">
        <w:rPr>
          <w:sz w:val="24"/>
          <w:szCs w:val="24"/>
        </w:rPr>
        <w:t xml:space="preserve"> species).</w:t>
      </w:r>
      <w:r w:rsidR="00E973C2">
        <w:rPr>
          <w:sz w:val="24"/>
          <w:szCs w:val="24"/>
        </w:rPr>
        <w:t xml:space="preserve"> </w:t>
      </w:r>
      <w:r w:rsidR="00EC60ED">
        <w:rPr>
          <w:sz w:val="24"/>
          <w:szCs w:val="24"/>
        </w:rPr>
        <w:t xml:space="preserve">Thus, </w:t>
      </w:r>
      <w:r w:rsidR="00F35D53">
        <w:rPr>
          <w:sz w:val="24"/>
          <w:szCs w:val="24"/>
        </w:rPr>
        <w:t>our sampling effort captured</w:t>
      </w:r>
      <w:r w:rsidR="001A2B77">
        <w:rPr>
          <w:sz w:val="24"/>
          <w:szCs w:val="24"/>
        </w:rPr>
        <w:t xml:space="preserve"> approximately </w:t>
      </w:r>
      <w:r w:rsidR="00492932">
        <w:rPr>
          <w:sz w:val="24"/>
          <w:szCs w:val="24"/>
        </w:rPr>
        <w:t>37/47 = 79% of</w:t>
      </w:r>
      <w:r w:rsidR="00E25259">
        <w:rPr>
          <w:sz w:val="24"/>
          <w:szCs w:val="24"/>
        </w:rPr>
        <w:t xml:space="preserve"> the estimated species present in 2015, and 37/</w:t>
      </w:r>
      <w:r w:rsidR="004F6F89">
        <w:rPr>
          <w:sz w:val="24"/>
          <w:szCs w:val="24"/>
        </w:rPr>
        <w:t xml:space="preserve">79 = </w:t>
      </w:r>
      <w:r w:rsidR="003A0E31">
        <w:rPr>
          <w:sz w:val="24"/>
          <w:szCs w:val="24"/>
        </w:rPr>
        <w:t>47% of the est</w:t>
      </w:r>
      <w:r w:rsidR="00F5378C">
        <w:rPr>
          <w:sz w:val="24"/>
          <w:szCs w:val="24"/>
        </w:rPr>
        <w:t>imated species present in 2022.</w:t>
      </w:r>
      <w:r w:rsidR="00E973C2">
        <w:rPr>
          <w:sz w:val="24"/>
          <w:szCs w:val="24"/>
        </w:rPr>
        <w:t xml:space="preserve"> </w:t>
      </w:r>
      <w:r w:rsidR="00851DE4">
        <w:rPr>
          <w:sz w:val="24"/>
          <w:szCs w:val="24"/>
        </w:rPr>
        <w:t>Species accumulation curves for each treatment and year showed that species richness had begun to level out with increasing number of plots</w:t>
      </w:r>
      <w:r w:rsidR="00E973C2">
        <w:rPr>
          <w:sz w:val="24"/>
          <w:szCs w:val="24"/>
        </w:rPr>
        <w:t xml:space="preserve"> (Figure S2).</w:t>
      </w:r>
    </w:p>
    <w:p w14:paraId="6BE6BE8C" w14:textId="77777777" w:rsidR="00380BCD" w:rsidRDefault="00380BCD" w:rsidP="0043574A">
      <w:pPr>
        <w:rPr>
          <w:sz w:val="24"/>
          <w:szCs w:val="24"/>
        </w:rPr>
      </w:pPr>
    </w:p>
    <w:p w14:paraId="52A1891E" w14:textId="70782FD2" w:rsidR="00380BCD" w:rsidRDefault="00917309" w:rsidP="00B24162">
      <w:pPr>
        <w:ind w:firstLine="720"/>
        <w:rPr>
          <w:sz w:val="24"/>
          <w:szCs w:val="24"/>
        </w:rPr>
      </w:pPr>
      <w:r>
        <w:rPr>
          <w:sz w:val="24"/>
          <w:szCs w:val="24"/>
        </w:rPr>
        <w:lastRenderedPageBreak/>
        <w:t xml:space="preserve">Activity-abundance of ground beetles </w:t>
      </w:r>
      <w:r w:rsidR="003B61B1">
        <w:rPr>
          <w:sz w:val="24"/>
          <w:szCs w:val="24"/>
        </w:rPr>
        <w:t xml:space="preserve">was </w:t>
      </w:r>
      <w:r w:rsidR="008C682E">
        <w:rPr>
          <w:sz w:val="24"/>
          <w:szCs w:val="24"/>
        </w:rPr>
        <w:t>affected</w:t>
      </w:r>
      <w:r w:rsidR="003B61B1">
        <w:rPr>
          <w:sz w:val="24"/>
          <w:szCs w:val="24"/>
        </w:rPr>
        <w:t xml:space="preserve"> by changes in the</w:t>
      </w:r>
      <w:r w:rsidR="00A807F1">
        <w:rPr>
          <w:sz w:val="24"/>
          <w:szCs w:val="24"/>
        </w:rPr>
        <w:t xml:space="preserve"> forest management treatments </w:t>
      </w:r>
      <w:r w:rsidR="003B61B1">
        <w:rPr>
          <w:sz w:val="24"/>
          <w:szCs w:val="24"/>
        </w:rPr>
        <w:t xml:space="preserve">over time. </w:t>
      </w:r>
      <w:r w:rsidR="006C3CB0">
        <w:rPr>
          <w:sz w:val="24"/>
          <w:szCs w:val="24"/>
        </w:rPr>
        <w:t xml:space="preserve">In 2015, activity-abundance </w:t>
      </w:r>
      <w:r w:rsidR="00F81955">
        <w:rPr>
          <w:sz w:val="24"/>
          <w:szCs w:val="24"/>
        </w:rPr>
        <w:t>spiked in salvaged plots relative to</w:t>
      </w:r>
      <w:r w:rsidR="0065569A">
        <w:rPr>
          <w:sz w:val="24"/>
          <w:szCs w:val="24"/>
        </w:rPr>
        <w:t xml:space="preserve"> windthrow and forest</w:t>
      </w:r>
      <w:r w:rsidR="00F81955">
        <w:rPr>
          <w:sz w:val="24"/>
          <w:szCs w:val="24"/>
        </w:rPr>
        <w:t xml:space="preserve"> controls</w:t>
      </w:r>
      <w:r w:rsidR="0036334B">
        <w:rPr>
          <w:sz w:val="24"/>
          <w:szCs w:val="24"/>
        </w:rPr>
        <w:t>, but this pattern disappeared in 2022</w:t>
      </w:r>
      <w:r w:rsidR="000528B7">
        <w:rPr>
          <w:sz w:val="24"/>
          <w:szCs w:val="24"/>
        </w:rPr>
        <w:t>, as total activity-abundance was similar among treatments</w:t>
      </w:r>
      <w:r w:rsidR="003B61B1">
        <w:rPr>
          <w:sz w:val="24"/>
          <w:szCs w:val="24"/>
        </w:rPr>
        <w:t xml:space="preserve"> (</w:t>
      </w:r>
      <w:r w:rsidR="00C85AE4">
        <w:rPr>
          <w:sz w:val="24"/>
          <w:szCs w:val="24"/>
        </w:rPr>
        <w:t xml:space="preserve">Fig. </w:t>
      </w:r>
      <w:r w:rsidR="008758D9">
        <w:rPr>
          <w:sz w:val="24"/>
          <w:szCs w:val="24"/>
        </w:rPr>
        <w:t>2</w:t>
      </w:r>
      <w:r w:rsidR="00C85AE4">
        <w:rPr>
          <w:sz w:val="24"/>
          <w:szCs w:val="24"/>
        </w:rPr>
        <w:t xml:space="preserve">A; </w:t>
      </w:r>
      <w:commentRangeStart w:id="37"/>
      <w:r w:rsidR="00A10D50">
        <w:rPr>
          <w:sz w:val="24"/>
          <w:szCs w:val="24"/>
        </w:rPr>
        <w:t>Table</w:t>
      </w:r>
      <w:r w:rsidR="00BC40A6">
        <w:rPr>
          <w:sz w:val="24"/>
          <w:szCs w:val="24"/>
        </w:rPr>
        <w:t>s</w:t>
      </w:r>
      <w:r w:rsidR="00A10D50">
        <w:rPr>
          <w:sz w:val="24"/>
          <w:szCs w:val="24"/>
        </w:rPr>
        <w:t xml:space="preserve"> </w:t>
      </w:r>
      <w:r w:rsidR="00413C8D">
        <w:rPr>
          <w:sz w:val="24"/>
          <w:szCs w:val="24"/>
        </w:rPr>
        <w:t>4-5</w:t>
      </w:r>
      <w:commentRangeEnd w:id="37"/>
      <w:r w:rsidR="005F390A">
        <w:rPr>
          <w:rStyle w:val="CommentReference"/>
        </w:rPr>
        <w:commentReference w:id="37"/>
      </w:r>
      <w:r w:rsidR="003B61B1">
        <w:rPr>
          <w:sz w:val="24"/>
          <w:szCs w:val="24"/>
        </w:rPr>
        <w:t>).</w:t>
      </w:r>
      <w:r w:rsidR="008449EE">
        <w:rPr>
          <w:sz w:val="24"/>
          <w:szCs w:val="24"/>
        </w:rPr>
        <w:t xml:space="preserve"> </w:t>
      </w:r>
      <w:commentRangeStart w:id="38"/>
      <w:commentRangeStart w:id="39"/>
      <w:r w:rsidR="00475ED5">
        <w:rPr>
          <w:sz w:val="24"/>
          <w:szCs w:val="24"/>
        </w:rPr>
        <w:t>However, what was consistent across both years was that</w:t>
      </w:r>
      <w:r w:rsidR="00E34617">
        <w:rPr>
          <w:sz w:val="24"/>
          <w:szCs w:val="24"/>
        </w:rPr>
        <w:t xml:space="preserve"> s</w:t>
      </w:r>
      <w:r w:rsidR="00F46BA4">
        <w:rPr>
          <w:sz w:val="24"/>
          <w:szCs w:val="24"/>
        </w:rPr>
        <w:t>pecies</w:t>
      </w:r>
      <w:r w:rsidR="000250D6">
        <w:rPr>
          <w:sz w:val="24"/>
          <w:szCs w:val="24"/>
        </w:rPr>
        <w:t xml:space="preserve"> known to be eurytopic or open-habitat specialists</w:t>
      </w:r>
      <w:r w:rsidR="00F07927">
        <w:rPr>
          <w:sz w:val="24"/>
          <w:szCs w:val="24"/>
        </w:rPr>
        <w:t xml:space="preserve"> </w:t>
      </w:r>
      <w:r w:rsidR="00F46BA4">
        <w:rPr>
          <w:sz w:val="24"/>
          <w:szCs w:val="24"/>
        </w:rPr>
        <w:t>were mo</w:t>
      </w:r>
      <w:r w:rsidR="00FF4D4A">
        <w:rPr>
          <w:sz w:val="24"/>
          <w:szCs w:val="24"/>
        </w:rPr>
        <w:t>st</w:t>
      </w:r>
      <w:r w:rsidR="00F46BA4">
        <w:rPr>
          <w:sz w:val="24"/>
          <w:szCs w:val="24"/>
        </w:rPr>
        <w:t xml:space="preserve"> abundant </w:t>
      </w:r>
      <w:r w:rsidR="00E80ABC">
        <w:rPr>
          <w:sz w:val="24"/>
          <w:szCs w:val="24"/>
        </w:rPr>
        <w:t>in salvaged plots</w:t>
      </w:r>
      <w:r w:rsidR="000250D6">
        <w:rPr>
          <w:sz w:val="24"/>
          <w:szCs w:val="24"/>
        </w:rPr>
        <w:t xml:space="preserve"> (</w:t>
      </w:r>
      <w:r w:rsidR="002B0CDC">
        <w:rPr>
          <w:sz w:val="24"/>
          <w:szCs w:val="24"/>
        </w:rPr>
        <w:t xml:space="preserve">Figure </w:t>
      </w:r>
      <w:r w:rsidR="00010592">
        <w:rPr>
          <w:sz w:val="24"/>
          <w:szCs w:val="24"/>
        </w:rPr>
        <w:t xml:space="preserve">3A; </w:t>
      </w:r>
      <w:r w:rsidR="000250D6" w:rsidRPr="004C6E31">
        <w:rPr>
          <w:sz w:val="24"/>
          <w:szCs w:val="24"/>
        </w:rPr>
        <w:t>F=3.601</w:t>
      </w:r>
      <w:r w:rsidR="000250D6">
        <w:rPr>
          <w:sz w:val="24"/>
          <w:szCs w:val="24"/>
        </w:rPr>
        <w:t>, p=</w:t>
      </w:r>
      <w:r w:rsidR="000250D6" w:rsidRPr="004C6E31">
        <w:rPr>
          <w:sz w:val="24"/>
          <w:szCs w:val="24"/>
        </w:rPr>
        <w:t>0.037</w:t>
      </w:r>
      <w:r w:rsidR="000250D6">
        <w:rPr>
          <w:sz w:val="24"/>
          <w:szCs w:val="24"/>
        </w:rPr>
        <w:t>)</w:t>
      </w:r>
      <w:r w:rsidR="00E34617">
        <w:rPr>
          <w:sz w:val="24"/>
          <w:szCs w:val="24"/>
        </w:rPr>
        <w:t>.</w:t>
      </w:r>
      <w:r w:rsidR="00701C68">
        <w:rPr>
          <w:sz w:val="24"/>
          <w:szCs w:val="24"/>
        </w:rPr>
        <w:t xml:space="preserve"> </w:t>
      </w:r>
      <w:commentRangeEnd w:id="38"/>
      <w:r w:rsidR="00433512">
        <w:rPr>
          <w:rStyle w:val="CommentReference"/>
        </w:rPr>
        <w:commentReference w:id="38"/>
      </w:r>
      <w:commentRangeEnd w:id="39"/>
      <w:r w:rsidR="00433512">
        <w:rPr>
          <w:rStyle w:val="CommentReference"/>
        </w:rPr>
        <w:commentReference w:id="39"/>
      </w:r>
      <w:r w:rsidR="00BA6EE7">
        <w:rPr>
          <w:sz w:val="24"/>
          <w:szCs w:val="24"/>
        </w:rPr>
        <w:t>Similarly, g</w:t>
      </w:r>
      <w:r w:rsidR="001D20A2">
        <w:rPr>
          <w:sz w:val="24"/>
          <w:szCs w:val="24"/>
        </w:rPr>
        <w:t>round beetle species richness was hig</w:t>
      </w:r>
      <w:r w:rsidR="005A584D">
        <w:rPr>
          <w:sz w:val="24"/>
          <w:szCs w:val="24"/>
        </w:rPr>
        <w:t>hest</w:t>
      </w:r>
      <w:r w:rsidR="001D20A2">
        <w:rPr>
          <w:sz w:val="24"/>
          <w:szCs w:val="24"/>
        </w:rPr>
        <w:t xml:space="preserve"> in salvaged plots</w:t>
      </w:r>
      <w:r w:rsidR="005A584D">
        <w:rPr>
          <w:sz w:val="24"/>
          <w:szCs w:val="24"/>
        </w:rPr>
        <w:t xml:space="preserve"> relative to</w:t>
      </w:r>
      <w:r w:rsidR="00DD7891">
        <w:rPr>
          <w:sz w:val="24"/>
          <w:szCs w:val="24"/>
        </w:rPr>
        <w:t xml:space="preserve"> undisturbed </w:t>
      </w:r>
      <w:r w:rsidR="00DD7891" w:rsidRPr="005A584D">
        <w:rPr>
          <w:sz w:val="24"/>
          <w:szCs w:val="24"/>
        </w:rPr>
        <w:t>forest</w:t>
      </w:r>
      <w:r w:rsidR="005A584D" w:rsidRPr="005A584D">
        <w:rPr>
          <w:rStyle w:val="CommentReference"/>
          <w:sz w:val="24"/>
          <w:szCs w:val="24"/>
        </w:rPr>
        <w:t>, while</w:t>
      </w:r>
      <w:r w:rsidR="005A584D">
        <w:rPr>
          <w:sz w:val="24"/>
          <w:szCs w:val="24"/>
        </w:rPr>
        <w:t xml:space="preserve"> windthrow plots had intermediate species richness</w:t>
      </w:r>
      <w:r w:rsidR="007A6841">
        <w:rPr>
          <w:sz w:val="24"/>
          <w:szCs w:val="24"/>
        </w:rPr>
        <w:t xml:space="preserve"> (</w:t>
      </w:r>
      <w:r w:rsidR="00CF3D50">
        <w:rPr>
          <w:sz w:val="24"/>
          <w:szCs w:val="24"/>
        </w:rPr>
        <w:t xml:space="preserve">Fig. </w:t>
      </w:r>
      <w:r w:rsidR="00B175DA">
        <w:rPr>
          <w:sz w:val="24"/>
          <w:szCs w:val="24"/>
        </w:rPr>
        <w:t>2</w:t>
      </w:r>
      <w:r w:rsidR="00CF3D50">
        <w:rPr>
          <w:sz w:val="24"/>
          <w:szCs w:val="24"/>
        </w:rPr>
        <w:t xml:space="preserve">B; </w:t>
      </w:r>
      <w:r w:rsidR="00DD7891">
        <w:rPr>
          <w:sz w:val="24"/>
          <w:szCs w:val="24"/>
        </w:rPr>
        <w:t xml:space="preserve">Z=3.128, p=0.005). </w:t>
      </w:r>
      <w:r w:rsidR="00B85837">
        <w:rPr>
          <w:sz w:val="24"/>
          <w:szCs w:val="24"/>
        </w:rPr>
        <w:t xml:space="preserve">No patterns were detected for </w:t>
      </w:r>
      <w:commentRangeStart w:id="40"/>
      <w:r w:rsidR="00B023CC">
        <w:rPr>
          <w:sz w:val="24"/>
          <w:szCs w:val="24"/>
        </w:rPr>
        <w:t xml:space="preserve">activity-abundance of </w:t>
      </w:r>
      <w:r w:rsidR="00B85837">
        <w:rPr>
          <w:sz w:val="24"/>
          <w:szCs w:val="24"/>
        </w:rPr>
        <w:t>forest specialists</w:t>
      </w:r>
      <w:commentRangeEnd w:id="40"/>
      <w:r w:rsidR="004A05ED">
        <w:rPr>
          <w:rStyle w:val="CommentReference"/>
        </w:rPr>
        <w:commentReference w:id="40"/>
      </w:r>
      <w:r w:rsidR="00B85837">
        <w:rPr>
          <w:sz w:val="24"/>
          <w:szCs w:val="24"/>
        </w:rPr>
        <w:t xml:space="preserve"> </w:t>
      </w:r>
      <w:r w:rsidR="00045FC8">
        <w:rPr>
          <w:sz w:val="24"/>
          <w:szCs w:val="24"/>
        </w:rPr>
        <w:t xml:space="preserve">or </w:t>
      </w:r>
      <w:r w:rsidR="00D255B1">
        <w:rPr>
          <w:sz w:val="24"/>
          <w:szCs w:val="24"/>
        </w:rPr>
        <w:t xml:space="preserve">Shannan diversity </w:t>
      </w:r>
      <w:r w:rsidR="00B85837">
        <w:rPr>
          <w:sz w:val="24"/>
          <w:szCs w:val="24"/>
        </w:rPr>
        <w:t>for</w:t>
      </w:r>
      <w:r w:rsidR="00DB6620">
        <w:rPr>
          <w:sz w:val="24"/>
          <w:szCs w:val="24"/>
        </w:rPr>
        <w:t xml:space="preserve"> either</w:t>
      </w:r>
      <w:r w:rsidR="00B85837">
        <w:rPr>
          <w:sz w:val="24"/>
          <w:szCs w:val="24"/>
        </w:rPr>
        <w:t xml:space="preserve"> management treatment or year.</w:t>
      </w:r>
    </w:p>
    <w:p w14:paraId="68EE926B" w14:textId="77777777" w:rsidR="00DE50F0" w:rsidRDefault="00DE50F0" w:rsidP="00563D15">
      <w:pPr>
        <w:rPr>
          <w:sz w:val="24"/>
          <w:szCs w:val="24"/>
        </w:rPr>
      </w:pPr>
    </w:p>
    <w:p w14:paraId="69C49481" w14:textId="307A57A6" w:rsidR="00E74751" w:rsidRDefault="00E74751" w:rsidP="00563D15">
      <w:pPr>
        <w:rPr>
          <w:sz w:val="24"/>
          <w:szCs w:val="24"/>
        </w:rPr>
      </w:pPr>
    </w:p>
    <w:p w14:paraId="5BFE8C94" w14:textId="16EF43C3" w:rsidR="002916D2" w:rsidRDefault="008B42F5" w:rsidP="007B3B61">
      <w:pPr>
        <w:rPr>
          <w:sz w:val="24"/>
          <w:szCs w:val="24"/>
        </w:rPr>
      </w:pPr>
      <w:r w:rsidRPr="008B42F5">
        <w:rPr>
          <w:noProof/>
          <w:sz w:val="24"/>
          <w:szCs w:val="24"/>
        </w:rPr>
        <w:drawing>
          <wp:inline distT="0" distB="0" distL="0" distR="0" wp14:anchorId="74074D81" wp14:editId="52F718CA">
            <wp:extent cx="5943600" cy="2136140"/>
            <wp:effectExtent l="0" t="0" r="0" b="0"/>
            <wp:docPr id="19837547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472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136140"/>
                    </a:xfrm>
                    <a:prstGeom prst="rect">
                      <a:avLst/>
                    </a:prstGeom>
                  </pic:spPr>
                </pic:pic>
              </a:graphicData>
            </a:graphic>
          </wp:inline>
        </w:drawing>
      </w:r>
      <w:r w:rsidR="00E74751" w:rsidRPr="000A0186">
        <w:rPr>
          <w:b/>
          <w:bCs/>
          <w:sz w:val="24"/>
          <w:szCs w:val="24"/>
        </w:rPr>
        <w:t xml:space="preserve">Figure </w:t>
      </w:r>
      <w:r w:rsidR="00A1743A">
        <w:rPr>
          <w:b/>
          <w:bCs/>
          <w:sz w:val="24"/>
          <w:szCs w:val="24"/>
        </w:rPr>
        <w:t>2</w:t>
      </w:r>
      <w:r w:rsidR="00E74751" w:rsidRPr="000A0186">
        <w:rPr>
          <w:b/>
          <w:bCs/>
          <w:sz w:val="24"/>
          <w:szCs w:val="24"/>
        </w:rPr>
        <w:t>.</w:t>
      </w:r>
      <w:r w:rsidR="00E74751">
        <w:rPr>
          <w:sz w:val="24"/>
          <w:szCs w:val="24"/>
        </w:rPr>
        <w:t xml:space="preserve"> </w:t>
      </w:r>
      <w:r w:rsidR="00C85AE4">
        <w:rPr>
          <w:sz w:val="24"/>
          <w:szCs w:val="24"/>
        </w:rPr>
        <w:t>Total a</w:t>
      </w:r>
      <w:r w:rsidR="00E74751">
        <w:rPr>
          <w:sz w:val="24"/>
          <w:szCs w:val="24"/>
        </w:rPr>
        <w:t>ctivity-abundance</w:t>
      </w:r>
      <w:r w:rsidR="00C85AE4">
        <w:rPr>
          <w:sz w:val="24"/>
          <w:szCs w:val="24"/>
        </w:rPr>
        <w:t xml:space="preserve"> (A)</w:t>
      </w:r>
      <w:r w:rsidR="00E74751">
        <w:rPr>
          <w:sz w:val="24"/>
          <w:szCs w:val="24"/>
        </w:rPr>
        <w:t xml:space="preserve"> and species richness</w:t>
      </w:r>
      <w:r w:rsidR="00C85AE4">
        <w:rPr>
          <w:sz w:val="24"/>
          <w:szCs w:val="24"/>
        </w:rPr>
        <w:t xml:space="preserve"> (B)</w:t>
      </w:r>
      <w:r w:rsidR="00E74751">
        <w:rPr>
          <w:sz w:val="24"/>
          <w:szCs w:val="24"/>
        </w:rPr>
        <w:t xml:space="preserve"> </w:t>
      </w:r>
      <w:r w:rsidR="0003629B">
        <w:rPr>
          <w:sz w:val="24"/>
          <w:szCs w:val="24"/>
        </w:rPr>
        <w:t>of ground beetles</w:t>
      </w:r>
      <w:r w:rsidR="007C77F4">
        <w:rPr>
          <w:sz w:val="24"/>
          <w:szCs w:val="24"/>
        </w:rPr>
        <w:t xml:space="preserve"> collected in windthrow, salvaged, and undisturbed forest</w:t>
      </w:r>
      <w:r w:rsidR="00B276A8">
        <w:rPr>
          <w:sz w:val="24"/>
          <w:szCs w:val="24"/>
        </w:rPr>
        <w:t xml:space="preserve"> in 2015 and 2022</w:t>
      </w:r>
      <w:r w:rsidR="007C77F4">
        <w:rPr>
          <w:sz w:val="24"/>
          <w:szCs w:val="24"/>
        </w:rPr>
        <w:t xml:space="preserve"> at </w:t>
      </w:r>
      <w:proofErr w:type="spellStart"/>
      <w:r w:rsidR="007C77F4">
        <w:rPr>
          <w:sz w:val="24"/>
          <w:szCs w:val="24"/>
        </w:rPr>
        <w:t>Powdermill</w:t>
      </w:r>
      <w:proofErr w:type="spellEnd"/>
      <w:r w:rsidR="007C77F4">
        <w:rPr>
          <w:sz w:val="24"/>
          <w:szCs w:val="24"/>
        </w:rPr>
        <w:t xml:space="preserve"> Nature Reserve </w:t>
      </w:r>
      <w:r w:rsidR="00B276A8">
        <w:rPr>
          <w:sz w:val="24"/>
          <w:szCs w:val="24"/>
        </w:rPr>
        <w:t>Rector, Westmoreland County, Pennsylvania, USA.</w:t>
      </w:r>
      <w:r w:rsidR="0003629B">
        <w:rPr>
          <w:sz w:val="24"/>
          <w:szCs w:val="24"/>
        </w:rPr>
        <w:t xml:space="preserve"> </w:t>
      </w:r>
      <w:r w:rsidR="009040AF">
        <w:rPr>
          <w:sz w:val="24"/>
          <w:szCs w:val="24"/>
        </w:rPr>
        <w:t xml:space="preserve">Bar height is the </w:t>
      </w:r>
      <w:r w:rsidR="00E10043">
        <w:rPr>
          <w:sz w:val="24"/>
          <w:szCs w:val="24"/>
        </w:rPr>
        <w:t>group mean, and whiskers indicate the standard error of the mean.</w:t>
      </w:r>
      <w:r w:rsidR="00D40F70">
        <w:rPr>
          <w:sz w:val="24"/>
          <w:szCs w:val="24"/>
        </w:rPr>
        <w:t xml:space="preserve"> </w:t>
      </w:r>
    </w:p>
    <w:p w14:paraId="410E95C6" w14:textId="14855323" w:rsidR="007B3B61" w:rsidRDefault="006C3609" w:rsidP="00E34238">
      <w:pPr>
        <w:rPr>
          <w:sz w:val="24"/>
          <w:szCs w:val="24"/>
        </w:rPr>
      </w:pPr>
      <w:commentRangeStart w:id="41"/>
      <w:r>
        <w:rPr>
          <w:sz w:val="24"/>
          <w:szCs w:val="24"/>
        </w:rPr>
        <w:t>.</w:t>
      </w:r>
      <w:commentRangeEnd w:id="41"/>
      <w:r w:rsidR="007D2E47">
        <w:rPr>
          <w:rStyle w:val="CommentReference"/>
        </w:rPr>
        <w:commentReference w:id="41"/>
      </w:r>
    </w:p>
    <w:p w14:paraId="468BB656" w14:textId="01A32DE3" w:rsidR="000A4E49" w:rsidRDefault="003E1B3B" w:rsidP="00E34238">
      <w:pPr>
        <w:rPr>
          <w:sz w:val="24"/>
          <w:szCs w:val="24"/>
        </w:rPr>
      </w:pPr>
      <w:r w:rsidRPr="003E1B3B">
        <w:rPr>
          <w:noProof/>
          <w:sz w:val="24"/>
          <w:szCs w:val="24"/>
        </w:rPr>
        <w:drawing>
          <wp:inline distT="0" distB="0" distL="0" distR="0" wp14:anchorId="6C241F40" wp14:editId="51D9E722">
            <wp:extent cx="5943600" cy="2063750"/>
            <wp:effectExtent l="0" t="0" r="0" b="0"/>
            <wp:docPr id="34561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25"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063750"/>
                    </a:xfrm>
                    <a:prstGeom prst="rect">
                      <a:avLst/>
                    </a:prstGeom>
                  </pic:spPr>
                </pic:pic>
              </a:graphicData>
            </a:graphic>
          </wp:inline>
        </w:drawing>
      </w:r>
    </w:p>
    <w:p w14:paraId="165CBF43" w14:textId="6381CD4B" w:rsidR="000A4E49" w:rsidRDefault="00C14799" w:rsidP="00E34238">
      <w:pPr>
        <w:rPr>
          <w:sz w:val="24"/>
          <w:szCs w:val="24"/>
        </w:rPr>
      </w:pPr>
      <w:r w:rsidRPr="00C4763B">
        <w:rPr>
          <w:b/>
          <w:bCs/>
          <w:sz w:val="24"/>
          <w:szCs w:val="24"/>
        </w:rPr>
        <w:t>Figure 3.</w:t>
      </w:r>
      <w:r>
        <w:rPr>
          <w:sz w:val="24"/>
          <w:szCs w:val="24"/>
        </w:rPr>
        <w:t xml:space="preserve"> Activity-abundance </w:t>
      </w:r>
      <w:r w:rsidR="00A33855">
        <w:rPr>
          <w:sz w:val="24"/>
          <w:szCs w:val="24"/>
        </w:rPr>
        <w:t xml:space="preserve">of open-habitat </w:t>
      </w:r>
      <w:commentRangeStart w:id="42"/>
      <w:commentRangeStart w:id="43"/>
      <w:r w:rsidR="00A33855">
        <w:rPr>
          <w:sz w:val="24"/>
          <w:szCs w:val="24"/>
        </w:rPr>
        <w:t>or</w:t>
      </w:r>
      <w:commentRangeEnd w:id="42"/>
      <w:r w:rsidR="001A2873">
        <w:rPr>
          <w:rStyle w:val="CommentReference"/>
        </w:rPr>
        <w:commentReference w:id="42"/>
      </w:r>
      <w:commentRangeEnd w:id="43"/>
      <w:r w:rsidR="00332F83">
        <w:rPr>
          <w:rStyle w:val="CommentReference"/>
        </w:rPr>
        <w:commentReference w:id="43"/>
      </w:r>
      <w:r w:rsidR="00A33855">
        <w:rPr>
          <w:sz w:val="24"/>
          <w:szCs w:val="24"/>
        </w:rPr>
        <w:t xml:space="preserve"> </w:t>
      </w:r>
      <w:r w:rsidR="001035C1">
        <w:rPr>
          <w:sz w:val="24"/>
          <w:szCs w:val="24"/>
        </w:rPr>
        <w:t>habitat-generalist</w:t>
      </w:r>
      <w:r w:rsidR="00D5605E">
        <w:rPr>
          <w:sz w:val="24"/>
          <w:szCs w:val="24"/>
        </w:rPr>
        <w:t xml:space="preserve"> ground beetle species (A) </w:t>
      </w:r>
      <w:r w:rsidR="00CE3C59">
        <w:rPr>
          <w:sz w:val="24"/>
          <w:szCs w:val="24"/>
        </w:rPr>
        <w:t>and</w:t>
      </w:r>
      <w:r w:rsidR="00D5605E">
        <w:rPr>
          <w:sz w:val="24"/>
          <w:szCs w:val="24"/>
        </w:rPr>
        <w:t xml:space="preserve"> forest-specialist species (B)</w:t>
      </w:r>
      <w:r w:rsidR="00084F7A">
        <w:rPr>
          <w:sz w:val="24"/>
          <w:szCs w:val="24"/>
        </w:rPr>
        <w:t xml:space="preserve"> collected in windthrow, salvaged, and undisturbed forest in 2015 and 2022 at </w:t>
      </w:r>
      <w:proofErr w:type="spellStart"/>
      <w:r w:rsidR="00084F7A">
        <w:rPr>
          <w:sz w:val="24"/>
          <w:szCs w:val="24"/>
        </w:rPr>
        <w:t>Powdermill</w:t>
      </w:r>
      <w:proofErr w:type="spellEnd"/>
      <w:r w:rsidR="00084F7A">
        <w:rPr>
          <w:sz w:val="24"/>
          <w:szCs w:val="24"/>
        </w:rPr>
        <w:t xml:space="preserve"> Nature Reserve Rector, Westmoreland County, Pennsylvania, USA. </w:t>
      </w:r>
      <w:r w:rsidR="006E371E">
        <w:rPr>
          <w:sz w:val="24"/>
          <w:szCs w:val="24"/>
        </w:rPr>
        <w:t xml:space="preserve">The forest affinity information was collected from </w:t>
      </w:r>
      <w:r w:rsidR="00AD5C53">
        <w:rPr>
          <w:sz w:val="24"/>
          <w:szCs w:val="24"/>
        </w:rPr>
        <w:fldChar w:fldCharType="begin"/>
      </w:r>
      <w:r w:rsidR="001414D7">
        <w:rPr>
          <w:sz w:val="24"/>
          <w:szCs w:val="24"/>
        </w:rPr>
        <w:instrText xml:space="preserve"> ADDIN ZOTERO_ITEM CSL_CITATION {"citationID":"02hNU2JW","properties":{"formattedCitation":"(Larochelle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AD5C53">
        <w:rPr>
          <w:sz w:val="24"/>
          <w:szCs w:val="24"/>
        </w:rPr>
        <w:fldChar w:fldCharType="separate"/>
      </w:r>
      <w:r w:rsidR="00AD5C53" w:rsidRPr="00AD5C53">
        <w:rPr>
          <w:kern w:val="0"/>
          <w:sz w:val="24"/>
        </w:rPr>
        <w:t xml:space="preserve">Larochelle and Larivière </w:t>
      </w:r>
      <w:r w:rsidR="00AD5C53">
        <w:rPr>
          <w:kern w:val="0"/>
          <w:sz w:val="24"/>
        </w:rPr>
        <w:t>(</w:t>
      </w:r>
      <w:r w:rsidR="00AD5C53" w:rsidRPr="00AD5C53">
        <w:rPr>
          <w:kern w:val="0"/>
          <w:sz w:val="24"/>
        </w:rPr>
        <w:t>2003)</w:t>
      </w:r>
      <w:r w:rsidR="00AD5C53">
        <w:rPr>
          <w:sz w:val="24"/>
          <w:szCs w:val="24"/>
        </w:rPr>
        <w:fldChar w:fldCharType="end"/>
      </w:r>
      <w:r w:rsidR="00AD5C53">
        <w:rPr>
          <w:sz w:val="24"/>
          <w:szCs w:val="24"/>
        </w:rPr>
        <w:t xml:space="preserve">. </w:t>
      </w:r>
      <w:r w:rsidR="00084F7A">
        <w:rPr>
          <w:sz w:val="24"/>
          <w:szCs w:val="24"/>
        </w:rPr>
        <w:t xml:space="preserve">Bar height is the group mean, and whiskers indicate the standard error of the mean. </w:t>
      </w:r>
    </w:p>
    <w:p w14:paraId="3838AB8F" w14:textId="77777777" w:rsidR="00654EAE" w:rsidRDefault="00654EAE" w:rsidP="00E34238">
      <w:pPr>
        <w:rPr>
          <w:sz w:val="24"/>
          <w:szCs w:val="24"/>
        </w:rPr>
      </w:pPr>
    </w:p>
    <w:p w14:paraId="07E23EB1" w14:textId="4178AE5A" w:rsidR="008B2F05" w:rsidRPr="008B2F05" w:rsidRDefault="008B2F05" w:rsidP="008B2F05">
      <w:pPr>
        <w:rPr>
          <w:sz w:val="24"/>
          <w:szCs w:val="24"/>
        </w:rPr>
      </w:pPr>
      <w:r w:rsidRPr="008B2F05">
        <w:rPr>
          <w:b/>
          <w:bCs/>
          <w:sz w:val="24"/>
          <w:szCs w:val="24"/>
        </w:rPr>
        <w:lastRenderedPageBreak/>
        <w:t xml:space="preserve">Table </w:t>
      </w:r>
      <w:r w:rsidR="00E00723">
        <w:rPr>
          <w:b/>
          <w:bCs/>
          <w:sz w:val="24"/>
          <w:szCs w:val="24"/>
        </w:rPr>
        <w:t>2</w:t>
      </w:r>
      <w:r w:rsidRPr="008B2F05">
        <w:rPr>
          <w:b/>
          <w:bCs/>
          <w:sz w:val="24"/>
          <w:szCs w:val="24"/>
        </w:rPr>
        <w:t>.</w:t>
      </w:r>
      <w:r w:rsidRPr="008B2F05">
        <w:rPr>
          <w:sz w:val="24"/>
          <w:szCs w:val="24"/>
        </w:rPr>
        <w:t xml:space="preserve"> </w:t>
      </w:r>
      <w:r w:rsidR="003E2DAF">
        <w:rPr>
          <w:sz w:val="24"/>
          <w:szCs w:val="24"/>
        </w:rPr>
        <w:t>Total trap catch of</w:t>
      </w:r>
      <w:r w:rsidRPr="008B2F05">
        <w:rPr>
          <w:sz w:val="24"/>
          <w:szCs w:val="24"/>
        </w:rPr>
        <w:t xml:space="preserve"> ground beetle</w:t>
      </w:r>
      <w:r w:rsidR="003E2DAF">
        <w:rPr>
          <w:sz w:val="24"/>
          <w:szCs w:val="24"/>
        </w:rPr>
        <w:t xml:space="preserve"> species </w:t>
      </w:r>
      <w:r w:rsidRPr="008B2F05">
        <w:rPr>
          <w:sz w:val="24"/>
          <w:szCs w:val="24"/>
        </w:rPr>
        <w:t xml:space="preserve">(Coleoptera: Carabidae) </w:t>
      </w:r>
      <w:r w:rsidR="003E2DAF">
        <w:rPr>
          <w:sz w:val="24"/>
          <w:szCs w:val="24"/>
        </w:rPr>
        <w:t xml:space="preserve">collected via </w:t>
      </w:r>
      <w:r w:rsidRPr="008B2F05">
        <w:rPr>
          <w:sz w:val="24"/>
          <w:szCs w:val="24"/>
        </w:rPr>
        <w:t xml:space="preserve">pitfall traps at </w:t>
      </w:r>
      <w:proofErr w:type="spellStart"/>
      <w:r w:rsidRPr="008B2F05">
        <w:rPr>
          <w:sz w:val="24"/>
          <w:szCs w:val="24"/>
        </w:rPr>
        <w:t>Powdermill</w:t>
      </w:r>
      <w:proofErr w:type="spellEnd"/>
      <w:r w:rsidRPr="008B2F05">
        <w:rPr>
          <w:sz w:val="24"/>
          <w:szCs w:val="24"/>
        </w:rPr>
        <w:t xml:space="preserve"> Nature Reserve, Rector, Westmoreland County, Pennsylvania, USA. Sampling occurred from 27 May to 17 August, 2015, and from 1 June to </w:t>
      </w:r>
      <w:commentRangeStart w:id="44"/>
      <w:commentRangeStart w:id="45"/>
      <w:commentRangeEnd w:id="44"/>
      <w:r w:rsidRPr="008B2F05">
        <w:rPr>
          <w:sz w:val="16"/>
          <w:szCs w:val="16"/>
        </w:rPr>
        <w:commentReference w:id="44"/>
      </w:r>
      <w:commentRangeEnd w:id="45"/>
      <w:r w:rsidRPr="008B2F05">
        <w:rPr>
          <w:sz w:val="16"/>
          <w:szCs w:val="16"/>
        </w:rPr>
        <w:commentReference w:id="45"/>
      </w:r>
      <w:r w:rsidRPr="008B2F05">
        <w:rPr>
          <w:sz w:val="24"/>
          <w:szCs w:val="24"/>
        </w:rPr>
        <w:t xml:space="preserve">23 August, 2022. </w:t>
      </w:r>
    </w:p>
    <w:p w14:paraId="0D8BB0A5" w14:textId="77777777" w:rsidR="008B2F05" w:rsidRPr="008B2F05" w:rsidRDefault="008B2F05" w:rsidP="008B2F05">
      <w:pPr>
        <w:rPr>
          <w:sz w:val="24"/>
          <w:szCs w:val="24"/>
        </w:rPr>
      </w:pPr>
    </w:p>
    <w:tbl>
      <w:tblPr>
        <w:tblW w:w="9072" w:type="dxa"/>
        <w:tblLook w:val="04A0" w:firstRow="1" w:lastRow="0" w:firstColumn="1" w:lastColumn="0" w:noHBand="0" w:noVBand="1"/>
      </w:tblPr>
      <w:tblGrid>
        <w:gridCol w:w="1329"/>
        <w:gridCol w:w="4253"/>
        <w:gridCol w:w="972"/>
        <w:gridCol w:w="708"/>
        <w:gridCol w:w="851"/>
        <w:gridCol w:w="959"/>
      </w:tblGrid>
      <w:tr w:rsidR="00936D23" w:rsidRPr="008B2F05" w14:paraId="1EB6DF44" w14:textId="77777777" w:rsidTr="005E1E78">
        <w:trPr>
          <w:trHeight w:val="290"/>
        </w:trPr>
        <w:tc>
          <w:tcPr>
            <w:tcW w:w="1276" w:type="dxa"/>
            <w:tcBorders>
              <w:top w:val="single" w:sz="4" w:space="0" w:color="auto"/>
              <w:left w:val="nil"/>
              <w:bottom w:val="single" w:sz="4" w:space="0" w:color="auto"/>
              <w:right w:val="nil"/>
            </w:tcBorders>
            <w:noWrap/>
            <w:vAlign w:val="bottom"/>
            <w:hideMark/>
          </w:tcPr>
          <w:p w14:paraId="43046117"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Tribe</w:t>
            </w:r>
          </w:p>
        </w:tc>
        <w:tc>
          <w:tcPr>
            <w:tcW w:w="4253" w:type="dxa"/>
            <w:tcBorders>
              <w:top w:val="single" w:sz="4" w:space="0" w:color="auto"/>
              <w:left w:val="nil"/>
              <w:bottom w:val="single" w:sz="4" w:space="0" w:color="auto"/>
              <w:right w:val="nil"/>
            </w:tcBorders>
            <w:noWrap/>
            <w:vAlign w:val="center"/>
            <w:hideMark/>
          </w:tcPr>
          <w:p w14:paraId="1A0D7D35"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Species</w:t>
            </w:r>
          </w:p>
        </w:tc>
        <w:tc>
          <w:tcPr>
            <w:tcW w:w="992" w:type="dxa"/>
            <w:tcBorders>
              <w:top w:val="single" w:sz="4" w:space="0" w:color="auto"/>
              <w:left w:val="nil"/>
              <w:bottom w:val="single" w:sz="4" w:space="0" w:color="auto"/>
              <w:right w:val="nil"/>
            </w:tcBorders>
          </w:tcPr>
          <w:p w14:paraId="33768402" w14:textId="5D841B1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Code</w:t>
            </w:r>
          </w:p>
        </w:tc>
        <w:tc>
          <w:tcPr>
            <w:tcW w:w="708" w:type="dxa"/>
            <w:tcBorders>
              <w:top w:val="single" w:sz="4" w:space="0" w:color="auto"/>
              <w:left w:val="nil"/>
              <w:bottom w:val="single" w:sz="4" w:space="0" w:color="auto"/>
              <w:right w:val="nil"/>
            </w:tcBorders>
            <w:noWrap/>
            <w:vAlign w:val="center"/>
            <w:hideMark/>
          </w:tcPr>
          <w:p w14:paraId="12892988" w14:textId="6913B0E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2015</w:t>
            </w:r>
          </w:p>
        </w:tc>
        <w:tc>
          <w:tcPr>
            <w:tcW w:w="851" w:type="dxa"/>
            <w:tcBorders>
              <w:top w:val="single" w:sz="4" w:space="0" w:color="auto"/>
              <w:left w:val="nil"/>
              <w:bottom w:val="single" w:sz="4" w:space="0" w:color="auto"/>
              <w:right w:val="nil"/>
            </w:tcBorders>
            <w:noWrap/>
            <w:vAlign w:val="center"/>
            <w:hideMark/>
          </w:tcPr>
          <w:p w14:paraId="330B00A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2022</w:t>
            </w:r>
          </w:p>
        </w:tc>
        <w:tc>
          <w:tcPr>
            <w:tcW w:w="992" w:type="dxa"/>
            <w:tcBorders>
              <w:top w:val="single" w:sz="4" w:space="0" w:color="auto"/>
              <w:left w:val="nil"/>
              <w:bottom w:val="single" w:sz="4" w:space="0" w:color="auto"/>
              <w:right w:val="nil"/>
            </w:tcBorders>
            <w:vAlign w:val="center"/>
            <w:hideMark/>
          </w:tcPr>
          <w:p w14:paraId="4823D92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Total</w:t>
            </w:r>
          </w:p>
        </w:tc>
      </w:tr>
      <w:tr w:rsidR="00936D23" w:rsidRPr="008B2F05" w14:paraId="6B9578F4" w14:textId="77777777" w:rsidTr="005E1E78">
        <w:trPr>
          <w:trHeight w:val="290"/>
        </w:trPr>
        <w:tc>
          <w:tcPr>
            <w:tcW w:w="1276" w:type="dxa"/>
            <w:tcBorders>
              <w:top w:val="single" w:sz="4" w:space="0" w:color="auto"/>
              <w:left w:val="nil"/>
              <w:bottom w:val="nil"/>
              <w:right w:val="nil"/>
            </w:tcBorders>
            <w:noWrap/>
            <w:vAlign w:val="bottom"/>
            <w:hideMark/>
          </w:tcPr>
          <w:p w14:paraId="689FF56A"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Notiophilini</w:t>
            </w:r>
            <w:proofErr w:type="spellEnd"/>
          </w:p>
        </w:tc>
        <w:tc>
          <w:tcPr>
            <w:tcW w:w="4253" w:type="dxa"/>
            <w:tcBorders>
              <w:top w:val="single" w:sz="4" w:space="0" w:color="auto"/>
              <w:left w:val="nil"/>
              <w:bottom w:val="nil"/>
              <w:right w:val="nil"/>
            </w:tcBorders>
            <w:noWrap/>
            <w:vAlign w:val="center"/>
            <w:hideMark/>
          </w:tcPr>
          <w:p w14:paraId="5B96C8CF" w14:textId="77777777" w:rsidR="00936D23" w:rsidRPr="008B2F05" w:rsidRDefault="00936D23" w:rsidP="00936D23">
            <w:pPr>
              <w:rPr>
                <w:rFonts w:eastAsia="Times New Roman"/>
                <w:color w:val="000000"/>
                <w:kern w:val="0"/>
                <w:sz w:val="22"/>
                <w:szCs w:val="22"/>
                <w14:ligatures w14:val="none"/>
              </w:rPr>
            </w:pPr>
          </w:p>
        </w:tc>
        <w:tc>
          <w:tcPr>
            <w:tcW w:w="992" w:type="dxa"/>
            <w:tcBorders>
              <w:top w:val="single" w:sz="4" w:space="0" w:color="auto"/>
              <w:left w:val="nil"/>
              <w:bottom w:val="nil"/>
              <w:right w:val="nil"/>
            </w:tcBorders>
          </w:tcPr>
          <w:p w14:paraId="74B076FC" w14:textId="77777777" w:rsidR="00936D23" w:rsidRPr="008B2F05" w:rsidRDefault="00936D23" w:rsidP="00936D23">
            <w:pPr>
              <w:rPr>
                <w:rFonts w:eastAsia="Times New Roman"/>
                <w:kern w:val="0"/>
                <w14:ligatures w14:val="none"/>
              </w:rPr>
            </w:pPr>
          </w:p>
        </w:tc>
        <w:tc>
          <w:tcPr>
            <w:tcW w:w="708" w:type="dxa"/>
            <w:tcBorders>
              <w:top w:val="single" w:sz="4" w:space="0" w:color="auto"/>
              <w:left w:val="nil"/>
              <w:bottom w:val="nil"/>
              <w:right w:val="nil"/>
            </w:tcBorders>
            <w:noWrap/>
            <w:vAlign w:val="center"/>
            <w:hideMark/>
          </w:tcPr>
          <w:p w14:paraId="42A29D38" w14:textId="5DFAAC4A" w:rsidR="00936D23" w:rsidRPr="008B2F05" w:rsidRDefault="00936D23" w:rsidP="00936D23">
            <w:pPr>
              <w:rPr>
                <w:rFonts w:eastAsia="Times New Roman"/>
                <w:kern w:val="0"/>
                <w14:ligatures w14:val="none"/>
              </w:rPr>
            </w:pPr>
          </w:p>
        </w:tc>
        <w:tc>
          <w:tcPr>
            <w:tcW w:w="851" w:type="dxa"/>
            <w:tcBorders>
              <w:top w:val="single" w:sz="4" w:space="0" w:color="auto"/>
              <w:left w:val="nil"/>
              <w:bottom w:val="nil"/>
              <w:right w:val="nil"/>
            </w:tcBorders>
            <w:noWrap/>
            <w:vAlign w:val="center"/>
            <w:hideMark/>
          </w:tcPr>
          <w:p w14:paraId="73763605" w14:textId="77777777" w:rsidR="00936D23" w:rsidRPr="008B2F05" w:rsidRDefault="00936D23" w:rsidP="00936D23">
            <w:pPr>
              <w:jc w:val="right"/>
              <w:rPr>
                <w:rFonts w:eastAsia="Times New Roman"/>
                <w:kern w:val="0"/>
                <w14:ligatures w14:val="none"/>
              </w:rPr>
            </w:pPr>
          </w:p>
        </w:tc>
        <w:tc>
          <w:tcPr>
            <w:tcW w:w="992" w:type="dxa"/>
            <w:tcBorders>
              <w:top w:val="single" w:sz="4" w:space="0" w:color="auto"/>
              <w:left w:val="nil"/>
              <w:bottom w:val="nil"/>
              <w:right w:val="nil"/>
            </w:tcBorders>
            <w:vAlign w:val="center"/>
            <w:hideMark/>
          </w:tcPr>
          <w:p w14:paraId="1903655D" w14:textId="77777777" w:rsidR="00936D23" w:rsidRPr="008B2F05" w:rsidRDefault="00936D23" w:rsidP="00936D23">
            <w:pPr>
              <w:jc w:val="right"/>
              <w:rPr>
                <w:rFonts w:eastAsia="Times New Roman"/>
                <w:kern w:val="0"/>
                <w14:ligatures w14:val="none"/>
              </w:rPr>
            </w:pPr>
          </w:p>
        </w:tc>
      </w:tr>
      <w:tr w:rsidR="00936D23" w:rsidRPr="008B2F05" w14:paraId="2A74BB6B" w14:textId="77777777" w:rsidTr="005E1E78">
        <w:trPr>
          <w:trHeight w:val="290"/>
        </w:trPr>
        <w:tc>
          <w:tcPr>
            <w:tcW w:w="1276" w:type="dxa"/>
            <w:tcBorders>
              <w:top w:val="nil"/>
              <w:left w:val="nil"/>
              <w:bottom w:val="nil"/>
              <w:right w:val="nil"/>
            </w:tcBorders>
            <w:noWrap/>
            <w:vAlign w:val="bottom"/>
            <w:hideMark/>
          </w:tcPr>
          <w:p w14:paraId="604E1775"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2EE6D638"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Notiophilus</w:t>
            </w:r>
            <w:proofErr w:type="spellEnd"/>
            <w:r w:rsidRPr="008B2F05">
              <w:rPr>
                <w:rFonts w:eastAsia="Times New Roman"/>
                <w:i/>
                <w:iCs/>
                <w:color w:val="000000"/>
                <w:kern w:val="0"/>
                <w:sz w:val="22"/>
                <w:szCs w:val="22"/>
                <w14:ligatures w14:val="none"/>
              </w:rPr>
              <w:t xml:space="preserve"> aeneus </w:t>
            </w:r>
            <w:commentRangeStart w:id="46"/>
            <w:r w:rsidRPr="008B2F05">
              <w:rPr>
                <w:rFonts w:eastAsia="Times New Roman"/>
                <w:color w:val="000000"/>
                <w:kern w:val="0"/>
                <w:sz w:val="22"/>
                <w:szCs w:val="22"/>
                <w14:ligatures w14:val="none"/>
              </w:rPr>
              <w:t>(Herbst, 1806)</w:t>
            </w:r>
            <w:commentRangeEnd w:id="46"/>
            <w:r w:rsidR="00940D99">
              <w:rPr>
                <w:rStyle w:val="CommentReference"/>
              </w:rPr>
              <w:commentReference w:id="46"/>
            </w:r>
          </w:p>
        </w:tc>
        <w:tc>
          <w:tcPr>
            <w:tcW w:w="992" w:type="dxa"/>
            <w:tcBorders>
              <w:top w:val="nil"/>
              <w:left w:val="nil"/>
              <w:bottom w:val="nil"/>
              <w:right w:val="nil"/>
            </w:tcBorders>
          </w:tcPr>
          <w:p w14:paraId="26152C54" w14:textId="3010FC5B"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No.ae</w:t>
            </w:r>
          </w:p>
        </w:tc>
        <w:tc>
          <w:tcPr>
            <w:tcW w:w="708" w:type="dxa"/>
            <w:tcBorders>
              <w:top w:val="nil"/>
              <w:left w:val="nil"/>
              <w:bottom w:val="nil"/>
              <w:right w:val="nil"/>
            </w:tcBorders>
            <w:noWrap/>
            <w:vAlign w:val="center"/>
            <w:hideMark/>
          </w:tcPr>
          <w:p w14:paraId="68B4FFB4" w14:textId="7EE4AED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02C282A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7B1BB1A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5ED4A09A" w14:textId="77777777" w:rsidTr="005E1E78">
        <w:trPr>
          <w:trHeight w:val="290"/>
        </w:trPr>
        <w:tc>
          <w:tcPr>
            <w:tcW w:w="1276" w:type="dxa"/>
            <w:tcBorders>
              <w:top w:val="nil"/>
              <w:left w:val="nil"/>
              <w:bottom w:val="nil"/>
              <w:right w:val="nil"/>
            </w:tcBorders>
            <w:noWrap/>
            <w:vAlign w:val="bottom"/>
            <w:hideMark/>
          </w:tcPr>
          <w:p w14:paraId="5B46B17D"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Cychrini</w:t>
            </w:r>
            <w:proofErr w:type="spellEnd"/>
          </w:p>
        </w:tc>
        <w:tc>
          <w:tcPr>
            <w:tcW w:w="4253" w:type="dxa"/>
            <w:tcBorders>
              <w:top w:val="nil"/>
              <w:left w:val="nil"/>
              <w:bottom w:val="nil"/>
              <w:right w:val="nil"/>
            </w:tcBorders>
            <w:noWrap/>
            <w:vAlign w:val="center"/>
            <w:hideMark/>
          </w:tcPr>
          <w:p w14:paraId="4213FC6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565F62B"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13C6B5CA" w14:textId="441F0740"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4938CCF7"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31BFD9E" w14:textId="77777777" w:rsidR="00936D23" w:rsidRPr="008B2F05" w:rsidRDefault="00936D23" w:rsidP="00936D23">
            <w:pPr>
              <w:jc w:val="right"/>
              <w:rPr>
                <w:rFonts w:eastAsia="Times New Roman"/>
                <w:kern w:val="0"/>
                <w14:ligatures w14:val="none"/>
              </w:rPr>
            </w:pPr>
          </w:p>
        </w:tc>
      </w:tr>
      <w:tr w:rsidR="00936D23" w:rsidRPr="008B2F05" w14:paraId="681902A3" w14:textId="77777777" w:rsidTr="005E1E78">
        <w:trPr>
          <w:trHeight w:val="290"/>
        </w:trPr>
        <w:tc>
          <w:tcPr>
            <w:tcW w:w="1276" w:type="dxa"/>
            <w:tcBorders>
              <w:top w:val="nil"/>
              <w:left w:val="nil"/>
              <w:bottom w:val="nil"/>
              <w:right w:val="nil"/>
            </w:tcBorders>
            <w:noWrap/>
            <w:vAlign w:val="bottom"/>
            <w:hideMark/>
          </w:tcPr>
          <w:p w14:paraId="1E221667"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1CC23AD2" w14:textId="77777777" w:rsidR="00936D23" w:rsidRPr="008B2F05" w:rsidRDefault="00936D23" w:rsidP="00936D23">
            <w:pPr>
              <w:rPr>
                <w:rFonts w:eastAsia="Times New Roman"/>
                <w:i/>
                <w:iCs/>
                <w:color w:val="000000"/>
                <w:kern w:val="0"/>
                <w:sz w:val="22"/>
                <w:szCs w:val="22"/>
                <w14:ligatures w14:val="none"/>
              </w:rPr>
            </w:pPr>
            <w:commentRangeStart w:id="47"/>
            <w:proofErr w:type="spellStart"/>
            <w:r w:rsidRPr="008B2F05">
              <w:rPr>
                <w:rFonts w:eastAsia="Times New Roman"/>
                <w:i/>
                <w:iCs/>
                <w:color w:val="000000"/>
                <w:kern w:val="0"/>
                <w:sz w:val="22"/>
                <w:szCs w:val="22"/>
                <w14:ligatures w14:val="none"/>
              </w:rPr>
              <w:t>Sphaeroderus</w:t>
            </w:r>
            <w:proofErr w:type="spellEnd"/>
            <w:r w:rsidRPr="008B2F05">
              <w:rPr>
                <w:rFonts w:eastAsia="Times New Roman"/>
                <w:i/>
                <w:iCs/>
                <w:color w:val="000000"/>
                <w:kern w:val="0"/>
                <w:sz w:val="22"/>
                <w:szCs w:val="22"/>
                <w14:ligatures w14:val="none"/>
              </w:rPr>
              <w:t xml:space="preserve"> canadensis</w:t>
            </w:r>
            <w:commentRangeEnd w:id="47"/>
            <w:r w:rsidRPr="008B2F05">
              <w:rPr>
                <w:sz w:val="16"/>
                <w:szCs w:val="16"/>
              </w:rPr>
              <w:commentReference w:id="47"/>
            </w:r>
          </w:p>
        </w:tc>
        <w:tc>
          <w:tcPr>
            <w:tcW w:w="992" w:type="dxa"/>
            <w:tcBorders>
              <w:top w:val="nil"/>
              <w:left w:val="nil"/>
              <w:bottom w:val="nil"/>
              <w:right w:val="nil"/>
            </w:tcBorders>
          </w:tcPr>
          <w:p w14:paraId="1A085238" w14:textId="16ADFA3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Sp.ca</w:t>
            </w:r>
          </w:p>
        </w:tc>
        <w:tc>
          <w:tcPr>
            <w:tcW w:w="708" w:type="dxa"/>
            <w:tcBorders>
              <w:top w:val="nil"/>
              <w:left w:val="nil"/>
              <w:bottom w:val="nil"/>
              <w:right w:val="nil"/>
            </w:tcBorders>
            <w:noWrap/>
            <w:vAlign w:val="center"/>
            <w:hideMark/>
          </w:tcPr>
          <w:p w14:paraId="6257561D" w14:textId="24883FE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35</w:t>
            </w:r>
          </w:p>
        </w:tc>
        <w:tc>
          <w:tcPr>
            <w:tcW w:w="851" w:type="dxa"/>
            <w:tcBorders>
              <w:top w:val="nil"/>
              <w:left w:val="nil"/>
              <w:bottom w:val="nil"/>
              <w:right w:val="nil"/>
            </w:tcBorders>
            <w:noWrap/>
            <w:vAlign w:val="center"/>
            <w:hideMark/>
          </w:tcPr>
          <w:p w14:paraId="4B8F8FD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w:t>
            </w:r>
          </w:p>
        </w:tc>
        <w:tc>
          <w:tcPr>
            <w:tcW w:w="992" w:type="dxa"/>
            <w:tcBorders>
              <w:top w:val="nil"/>
              <w:left w:val="nil"/>
              <w:bottom w:val="nil"/>
              <w:right w:val="nil"/>
            </w:tcBorders>
            <w:vAlign w:val="center"/>
            <w:hideMark/>
          </w:tcPr>
          <w:p w14:paraId="5D8E2E3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42</w:t>
            </w:r>
          </w:p>
        </w:tc>
      </w:tr>
      <w:tr w:rsidR="00936D23" w:rsidRPr="008B2F05" w14:paraId="2B6188CB" w14:textId="77777777" w:rsidTr="005E1E78">
        <w:trPr>
          <w:trHeight w:val="290"/>
        </w:trPr>
        <w:tc>
          <w:tcPr>
            <w:tcW w:w="1276" w:type="dxa"/>
            <w:tcBorders>
              <w:top w:val="nil"/>
              <w:left w:val="nil"/>
              <w:bottom w:val="nil"/>
              <w:right w:val="nil"/>
            </w:tcBorders>
            <w:noWrap/>
            <w:vAlign w:val="bottom"/>
            <w:hideMark/>
          </w:tcPr>
          <w:p w14:paraId="2287040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0B34296"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Sphaeroderus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stenostomus</w:t>
            </w:r>
            <w:proofErr w:type="spellEnd"/>
          </w:p>
        </w:tc>
        <w:tc>
          <w:tcPr>
            <w:tcW w:w="992" w:type="dxa"/>
            <w:tcBorders>
              <w:top w:val="nil"/>
              <w:left w:val="nil"/>
              <w:bottom w:val="nil"/>
              <w:right w:val="nil"/>
            </w:tcBorders>
          </w:tcPr>
          <w:p w14:paraId="334A8D04" w14:textId="2B64CA9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Sp.st</w:t>
            </w:r>
          </w:p>
        </w:tc>
        <w:tc>
          <w:tcPr>
            <w:tcW w:w="708" w:type="dxa"/>
            <w:tcBorders>
              <w:top w:val="nil"/>
              <w:left w:val="nil"/>
              <w:bottom w:val="nil"/>
              <w:right w:val="nil"/>
            </w:tcBorders>
            <w:noWrap/>
            <w:vAlign w:val="center"/>
            <w:hideMark/>
          </w:tcPr>
          <w:p w14:paraId="680E427E" w14:textId="4D28DA4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76</w:t>
            </w:r>
          </w:p>
        </w:tc>
        <w:tc>
          <w:tcPr>
            <w:tcW w:w="851" w:type="dxa"/>
            <w:tcBorders>
              <w:top w:val="nil"/>
              <w:left w:val="nil"/>
              <w:bottom w:val="nil"/>
              <w:right w:val="nil"/>
            </w:tcBorders>
            <w:noWrap/>
            <w:vAlign w:val="center"/>
            <w:hideMark/>
          </w:tcPr>
          <w:p w14:paraId="0619B8F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82</w:t>
            </w:r>
          </w:p>
        </w:tc>
        <w:tc>
          <w:tcPr>
            <w:tcW w:w="992" w:type="dxa"/>
            <w:tcBorders>
              <w:top w:val="nil"/>
              <w:left w:val="nil"/>
              <w:bottom w:val="nil"/>
              <w:right w:val="nil"/>
            </w:tcBorders>
            <w:vAlign w:val="center"/>
            <w:hideMark/>
          </w:tcPr>
          <w:p w14:paraId="23DA73E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158</w:t>
            </w:r>
          </w:p>
        </w:tc>
      </w:tr>
      <w:tr w:rsidR="00936D23" w:rsidRPr="008B2F05" w14:paraId="3F6FD4A8" w14:textId="77777777" w:rsidTr="005E1E78">
        <w:trPr>
          <w:trHeight w:val="290"/>
        </w:trPr>
        <w:tc>
          <w:tcPr>
            <w:tcW w:w="1276" w:type="dxa"/>
            <w:tcBorders>
              <w:top w:val="nil"/>
              <w:left w:val="nil"/>
              <w:bottom w:val="nil"/>
              <w:right w:val="nil"/>
            </w:tcBorders>
            <w:noWrap/>
            <w:vAlign w:val="bottom"/>
            <w:hideMark/>
          </w:tcPr>
          <w:p w14:paraId="57C99A7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C382624"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Scaphinotus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viduus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 xml:space="preserve"> (Dejean, 1826)</w:t>
            </w:r>
          </w:p>
        </w:tc>
        <w:tc>
          <w:tcPr>
            <w:tcW w:w="992" w:type="dxa"/>
            <w:tcBorders>
              <w:top w:val="nil"/>
              <w:left w:val="nil"/>
              <w:bottom w:val="nil"/>
              <w:right w:val="nil"/>
            </w:tcBorders>
          </w:tcPr>
          <w:p w14:paraId="0BF333A2" w14:textId="54BC44E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Sc.vi</w:t>
            </w:r>
          </w:p>
        </w:tc>
        <w:tc>
          <w:tcPr>
            <w:tcW w:w="708" w:type="dxa"/>
            <w:tcBorders>
              <w:top w:val="nil"/>
              <w:left w:val="nil"/>
              <w:bottom w:val="nil"/>
              <w:right w:val="nil"/>
            </w:tcBorders>
            <w:noWrap/>
            <w:vAlign w:val="center"/>
            <w:hideMark/>
          </w:tcPr>
          <w:p w14:paraId="411C1B87" w14:textId="16A67C1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6E58EBF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46198C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15FBA0CB" w14:textId="77777777" w:rsidTr="005E1E78">
        <w:trPr>
          <w:trHeight w:val="290"/>
        </w:trPr>
        <w:tc>
          <w:tcPr>
            <w:tcW w:w="1276" w:type="dxa"/>
            <w:tcBorders>
              <w:top w:val="nil"/>
              <w:left w:val="nil"/>
              <w:bottom w:val="nil"/>
              <w:right w:val="nil"/>
            </w:tcBorders>
            <w:noWrap/>
            <w:vAlign w:val="bottom"/>
            <w:hideMark/>
          </w:tcPr>
          <w:p w14:paraId="403DF7D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459BF89"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Scaphinotus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imperfectus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(Horn, 1861)</w:t>
            </w:r>
          </w:p>
        </w:tc>
        <w:tc>
          <w:tcPr>
            <w:tcW w:w="992" w:type="dxa"/>
            <w:tcBorders>
              <w:top w:val="nil"/>
              <w:left w:val="nil"/>
              <w:bottom w:val="nil"/>
              <w:right w:val="nil"/>
            </w:tcBorders>
          </w:tcPr>
          <w:p w14:paraId="7720E172" w14:textId="55ABB05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Sc.im</w:t>
            </w:r>
          </w:p>
        </w:tc>
        <w:tc>
          <w:tcPr>
            <w:tcW w:w="708" w:type="dxa"/>
            <w:tcBorders>
              <w:top w:val="nil"/>
              <w:left w:val="nil"/>
              <w:bottom w:val="nil"/>
              <w:right w:val="nil"/>
            </w:tcBorders>
            <w:noWrap/>
            <w:vAlign w:val="center"/>
            <w:hideMark/>
          </w:tcPr>
          <w:p w14:paraId="2215A8BD" w14:textId="6E9221A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33F7167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nil"/>
              <w:right w:val="nil"/>
            </w:tcBorders>
            <w:vAlign w:val="center"/>
            <w:hideMark/>
          </w:tcPr>
          <w:p w14:paraId="2925380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1F0FBF3F" w14:textId="77777777" w:rsidTr="005E1E78">
        <w:trPr>
          <w:trHeight w:val="290"/>
        </w:trPr>
        <w:tc>
          <w:tcPr>
            <w:tcW w:w="1276" w:type="dxa"/>
            <w:tcBorders>
              <w:top w:val="nil"/>
              <w:left w:val="nil"/>
              <w:bottom w:val="nil"/>
              <w:right w:val="nil"/>
            </w:tcBorders>
            <w:noWrap/>
            <w:vAlign w:val="bottom"/>
            <w:hideMark/>
          </w:tcPr>
          <w:p w14:paraId="7154503A"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Carabini</w:t>
            </w:r>
            <w:proofErr w:type="spellEnd"/>
          </w:p>
        </w:tc>
        <w:tc>
          <w:tcPr>
            <w:tcW w:w="4253" w:type="dxa"/>
            <w:tcBorders>
              <w:top w:val="nil"/>
              <w:left w:val="nil"/>
              <w:bottom w:val="nil"/>
              <w:right w:val="nil"/>
            </w:tcBorders>
            <w:noWrap/>
            <w:vAlign w:val="center"/>
            <w:hideMark/>
          </w:tcPr>
          <w:p w14:paraId="4A96C20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C5E189F"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149E2AE3" w14:textId="60857ECB"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2DFFD9D"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36113DE3" w14:textId="77777777" w:rsidR="00936D23" w:rsidRPr="008B2F05" w:rsidRDefault="00936D23" w:rsidP="00936D23">
            <w:pPr>
              <w:jc w:val="right"/>
              <w:rPr>
                <w:rFonts w:eastAsia="Times New Roman"/>
                <w:kern w:val="0"/>
                <w14:ligatures w14:val="none"/>
              </w:rPr>
            </w:pPr>
          </w:p>
        </w:tc>
      </w:tr>
      <w:tr w:rsidR="00936D23" w:rsidRPr="008B2F05" w14:paraId="51F5E4BF" w14:textId="77777777" w:rsidTr="005E1E78">
        <w:trPr>
          <w:trHeight w:val="290"/>
        </w:trPr>
        <w:tc>
          <w:tcPr>
            <w:tcW w:w="1276" w:type="dxa"/>
            <w:tcBorders>
              <w:top w:val="nil"/>
              <w:left w:val="nil"/>
              <w:bottom w:val="nil"/>
              <w:right w:val="nil"/>
            </w:tcBorders>
            <w:noWrap/>
            <w:vAlign w:val="bottom"/>
            <w:hideMark/>
          </w:tcPr>
          <w:p w14:paraId="3A288C88"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0A42389"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Carabus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goryi</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4ED78083" w14:textId="36993826"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Ca.go</w:t>
            </w:r>
            <w:proofErr w:type="spellEnd"/>
          </w:p>
        </w:tc>
        <w:tc>
          <w:tcPr>
            <w:tcW w:w="708" w:type="dxa"/>
            <w:tcBorders>
              <w:top w:val="nil"/>
              <w:left w:val="nil"/>
              <w:bottom w:val="nil"/>
              <w:right w:val="nil"/>
            </w:tcBorders>
            <w:noWrap/>
            <w:vAlign w:val="center"/>
            <w:hideMark/>
          </w:tcPr>
          <w:p w14:paraId="73F40859" w14:textId="0F9128D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66</w:t>
            </w:r>
          </w:p>
        </w:tc>
        <w:tc>
          <w:tcPr>
            <w:tcW w:w="851" w:type="dxa"/>
            <w:tcBorders>
              <w:top w:val="nil"/>
              <w:left w:val="nil"/>
              <w:bottom w:val="nil"/>
              <w:right w:val="nil"/>
            </w:tcBorders>
            <w:noWrap/>
            <w:vAlign w:val="center"/>
            <w:hideMark/>
          </w:tcPr>
          <w:p w14:paraId="73F1266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33</w:t>
            </w:r>
          </w:p>
        </w:tc>
        <w:tc>
          <w:tcPr>
            <w:tcW w:w="992" w:type="dxa"/>
            <w:tcBorders>
              <w:top w:val="nil"/>
              <w:left w:val="nil"/>
              <w:bottom w:val="nil"/>
              <w:right w:val="nil"/>
            </w:tcBorders>
            <w:vAlign w:val="center"/>
            <w:hideMark/>
          </w:tcPr>
          <w:p w14:paraId="055B492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99</w:t>
            </w:r>
          </w:p>
        </w:tc>
      </w:tr>
      <w:tr w:rsidR="00936D23" w:rsidRPr="008B2F05" w14:paraId="66ECBA52" w14:textId="77777777" w:rsidTr="005E1E78">
        <w:trPr>
          <w:trHeight w:val="290"/>
        </w:trPr>
        <w:tc>
          <w:tcPr>
            <w:tcW w:w="1276" w:type="dxa"/>
            <w:tcBorders>
              <w:top w:val="nil"/>
              <w:left w:val="nil"/>
              <w:bottom w:val="nil"/>
              <w:right w:val="nil"/>
            </w:tcBorders>
            <w:noWrap/>
            <w:vAlign w:val="bottom"/>
            <w:hideMark/>
          </w:tcPr>
          <w:p w14:paraId="615550D2"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Pterostichini</w:t>
            </w:r>
            <w:proofErr w:type="spellEnd"/>
          </w:p>
        </w:tc>
        <w:tc>
          <w:tcPr>
            <w:tcW w:w="4253" w:type="dxa"/>
            <w:tcBorders>
              <w:top w:val="nil"/>
              <w:left w:val="nil"/>
              <w:bottom w:val="nil"/>
              <w:right w:val="nil"/>
            </w:tcBorders>
            <w:noWrap/>
            <w:vAlign w:val="center"/>
            <w:hideMark/>
          </w:tcPr>
          <w:p w14:paraId="210A7589"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4C827D5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94BDC2B" w14:textId="6F7A93BC"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5E4A1777"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5B7312C3" w14:textId="77777777" w:rsidR="00936D23" w:rsidRPr="008B2F05" w:rsidRDefault="00936D23" w:rsidP="00936D23">
            <w:pPr>
              <w:jc w:val="right"/>
              <w:rPr>
                <w:rFonts w:eastAsia="Times New Roman"/>
                <w:kern w:val="0"/>
                <w14:ligatures w14:val="none"/>
              </w:rPr>
            </w:pPr>
          </w:p>
        </w:tc>
      </w:tr>
      <w:tr w:rsidR="00936D23" w:rsidRPr="008B2F05" w14:paraId="6123969C" w14:textId="77777777" w:rsidTr="005E1E78">
        <w:trPr>
          <w:trHeight w:val="290"/>
        </w:trPr>
        <w:tc>
          <w:tcPr>
            <w:tcW w:w="1276" w:type="dxa"/>
            <w:tcBorders>
              <w:top w:val="nil"/>
              <w:left w:val="nil"/>
              <w:bottom w:val="nil"/>
              <w:right w:val="nil"/>
            </w:tcBorders>
            <w:noWrap/>
            <w:vAlign w:val="bottom"/>
            <w:hideMark/>
          </w:tcPr>
          <w:p w14:paraId="22B4D57A"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0E6E5C33"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Lophoglossus</w:t>
            </w:r>
            <w:proofErr w:type="spellEnd"/>
            <w:r w:rsidRPr="008B2F05">
              <w:rPr>
                <w:rFonts w:eastAsia="Times New Roman"/>
                <w:i/>
                <w:iCs/>
                <w:color w:val="000000"/>
                <w:kern w:val="0"/>
                <w:sz w:val="22"/>
                <w:szCs w:val="22"/>
                <w14:ligatures w14:val="none"/>
              </w:rPr>
              <w:t xml:space="preserve"> scrutator </w:t>
            </w:r>
            <w:r w:rsidRPr="008B2F05">
              <w:rPr>
                <w:rFonts w:eastAsia="Times New Roman"/>
                <w:color w:val="000000"/>
                <w:kern w:val="0"/>
                <w:sz w:val="22"/>
                <w:szCs w:val="22"/>
                <w14:ligatures w14:val="none"/>
              </w:rPr>
              <w:t>(LeConte, 1846)</w:t>
            </w:r>
          </w:p>
        </w:tc>
        <w:tc>
          <w:tcPr>
            <w:tcW w:w="992" w:type="dxa"/>
            <w:tcBorders>
              <w:top w:val="nil"/>
              <w:left w:val="nil"/>
              <w:bottom w:val="nil"/>
              <w:right w:val="nil"/>
            </w:tcBorders>
          </w:tcPr>
          <w:p w14:paraId="299A852E" w14:textId="2F0BE04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Lo.sc</w:t>
            </w:r>
          </w:p>
        </w:tc>
        <w:tc>
          <w:tcPr>
            <w:tcW w:w="708" w:type="dxa"/>
            <w:tcBorders>
              <w:top w:val="nil"/>
              <w:left w:val="nil"/>
              <w:bottom w:val="nil"/>
              <w:right w:val="nil"/>
            </w:tcBorders>
            <w:noWrap/>
            <w:vAlign w:val="center"/>
            <w:hideMark/>
          </w:tcPr>
          <w:p w14:paraId="3AD3D0D1" w14:textId="087FCAF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6AFEB5EB"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4895E9F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32143BC0" w14:textId="77777777" w:rsidTr="005E1E78">
        <w:trPr>
          <w:trHeight w:val="290"/>
        </w:trPr>
        <w:tc>
          <w:tcPr>
            <w:tcW w:w="1276" w:type="dxa"/>
            <w:tcBorders>
              <w:top w:val="nil"/>
              <w:left w:val="nil"/>
              <w:bottom w:val="nil"/>
              <w:right w:val="nil"/>
            </w:tcBorders>
            <w:noWrap/>
            <w:vAlign w:val="bottom"/>
            <w:hideMark/>
          </w:tcPr>
          <w:p w14:paraId="2D55D6EF"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12356C1"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mutus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1FC380B1" w14:textId="75A7A86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Pt.mu</w:t>
            </w:r>
          </w:p>
        </w:tc>
        <w:tc>
          <w:tcPr>
            <w:tcW w:w="708" w:type="dxa"/>
            <w:tcBorders>
              <w:top w:val="nil"/>
              <w:left w:val="nil"/>
              <w:bottom w:val="nil"/>
              <w:right w:val="nil"/>
            </w:tcBorders>
            <w:noWrap/>
            <w:vAlign w:val="center"/>
            <w:hideMark/>
          </w:tcPr>
          <w:p w14:paraId="53C41256" w14:textId="5D1F95D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2400607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D82367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4B03E89" w14:textId="77777777" w:rsidTr="005E1E78">
        <w:trPr>
          <w:trHeight w:val="290"/>
        </w:trPr>
        <w:tc>
          <w:tcPr>
            <w:tcW w:w="1276" w:type="dxa"/>
            <w:tcBorders>
              <w:top w:val="nil"/>
              <w:left w:val="nil"/>
              <w:bottom w:val="nil"/>
              <w:right w:val="nil"/>
            </w:tcBorders>
            <w:noWrap/>
            <w:vAlign w:val="bottom"/>
            <w:hideMark/>
          </w:tcPr>
          <w:p w14:paraId="4D44FBE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A81C8B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corvinus</w:t>
            </w:r>
            <w:proofErr w:type="spellEnd"/>
            <w:r w:rsidRPr="008B2F05">
              <w:rPr>
                <w:rFonts w:eastAsia="Times New Roman"/>
                <w:color w:val="000000"/>
                <w:kern w:val="0"/>
                <w:sz w:val="22"/>
                <w:szCs w:val="22"/>
                <w14:ligatures w14:val="none"/>
              </w:rPr>
              <w:t xml:space="preserve"> (Dejean, 1828)</w:t>
            </w:r>
          </w:p>
        </w:tc>
        <w:tc>
          <w:tcPr>
            <w:tcW w:w="992" w:type="dxa"/>
            <w:tcBorders>
              <w:top w:val="nil"/>
              <w:left w:val="nil"/>
              <w:bottom w:val="nil"/>
              <w:right w:val="nil"/>
            </w:tcBorders>
          </w:tcPr>
          <w:p w14:paraId="6E8FD96D" w14:textId="3BF57D5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Pt.co</w:t>
            </w:r>
          </w:p>
        </w:tc>
        <w:tc>
          <w:tcPr>
            <w:tcW w:w="708" w:type="dxa"/>
            <w:tcBorders>
              <w:top w:val="nil"/>
              <w:left w:val="nil"/>
              <w:bottom w:val="nil"/>
              <w:right w:val="nil"/>
            </w:tcBorders>
            <w:noWrap/>
            <w:vAlign w:val="center"/>
            <w:hideMark/>
          </w:tcPr>
          <w:p w14:paraId="0FFE7DA9" w14:textId="6C17F7F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31277A1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2827E1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2E3E2214" w14:textId="77777777" w:rsidTr="005E1E78">
        <w:trPr>
          <w:trHeight w:val="290"/>
        </w:trPr>
        <w:tc>
          <w:tcPr>
            <w:tcW w:w="1276" w:type="dxa"/>
            <w:tcBorders>
              <w:top w:val="nil"/>
              <w:left w:val="nil"/>
              <w:bottom w:val="nil"/>
              <w:right w:val="nil"/>
            </w:tcBorders>
            <w:noWrap/>
            <w:vAlign w:val="bottom"/>
            <w:hideMark/>
          </w:tcPr>
          <w:p w14:paraId="785BC6F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3EBD5B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sayanus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Csiki, 1930</w:t>
            </w:r>
          </w:p>
        </w:tc>
        <w:tc>
          <w:tcPr>
            <w:tcW w:w="992" w:type="dxa"/>
            <w:tcBorders>
              <w:top w:val="nil"/>
              <w:left w:val="nil"/>
              <w:bottom w:val="nil"/>
              <w:right w:val="nil"/>
            </w:tcBorders>
          </w:tcPr>
          <w:p w14:paraId="7E87E779" w14:textId="53D67CB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Pt.sa</w:t>
            </w:r>
          </w:p>
        </w:tc>
        <w:tc>
          <w:tcPr>
            <w:tcW w:w="708" w:type="dxa"/>
            <w:tcBorders>
              <w:top w:val="nil"/>
              <w:left w:val="nil"/>
              <w:bottom w:val="nil"/>
              <w:right w:val="nil"/>
            </w:tcBorders>
            <w:noWrap/>
            <w:vAlign w:val="center"/>
            <w:hideMark/>
          </w:tcPr>
          <w:p w14:paraId="39733A2E" w14:textId="3117F11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148BC90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51AD0FD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4F9AE70E" w14:textId="77777777" w:rsidTr="005E1E78">
        <w:trPr>
          <w:trHeight w:val="290"/>
        </w:trPr>
        <w:tc>
          <w:tcPr>
            <w:tcW w:w="1276" w:type="dxa"/>
            <w:tcBorders>
              <w:top w:val="nil"/>
              <w:left w:val="nil"/>
              <w:bottom w:val="nil"/>
              <w:right w:val="nil"/>
            </w:tcBorders>
            <w:noWrap/>
            <w:vAlign w:val="bottom"/>
            <w:hideMark/>
          </w:tcPr>
          <w:p w14:paraId="20AE2BE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4D770E5"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coracinus</w:t>
            </w:r>
            <w:proofErr w:type="spellEnd"/>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65D6C223" w14:textId="667AAFC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Pt.co</w:t>
            </w:r>
          </w:p>
        </w:tc>
        <w:tc>
          <w:tcPr>
            <w:tcW w:w="708" w:type="dxa"/>
            <w:tcBorders>
              <w:top w:val="nil"/>
              <w:left w:val="nil"/>
              <w:bottom w:val="nil"/>
              <w:right w:val="nil"/>
            </w:tcBorders>
            <w:noWrap/>
            <w:vAlign w:val="center"/>
            <w:hideMark/>
          </w:tcPr>
          <w:p w14:paraId="6812E691" w14:textId="0513DB7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28</w:t>
            </w:r>
          </w:p>
        </w:tc>
        <w:tc>
          <w:tcPr>
            <w:tcW w:w="851" w:type="dxa"/>
            <w:tcBorders>
              <w:top w:val="nil"/>
              <w:left w:val="nil"/>
              <w:bottom w:val="nil"/>
              <w:right w:val="nil"/>
            </w:tcBorders>
            <w:noWrap/>
            <w:vAlign w:val="center"/>
            <w:hideMark/>
          </w:tcPr>
          <w:p w14:paraId="38243FA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14</w:t>
            </w:r>
          </w:p>
        </w:tc>
        <w:tc>
          <w:tcPr>
            <w:tcW w:w="992" w:type="dxa"/>
            <w:tcBorders>
              <w:top w:val="nil"/>
              <w:left w:val="nil"/>
              <w:bottom w:val="nil"/>
              <w:right w:val="nil"/>
            </w:tcBorders>
            <w:vAlign w:val="center"/>
            <w:hideMark/>
          </w:tcPr>
          <w:p w14:paraId="61AB215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42</w:t>
            </w:r>
          </w:p>
        </w:tc>
      </w:tr>
      <w:tr w:rsidR="00936D23" w:rsidRPr="008B2F05" w14:paraId="16B3BE86" w14:textId="77777777" w:rsidTr="005E1E78">
        <w:trPr>
          <w:trHeight w:val="290"/>
        </w:trPr>
        <w:tc>
          <w:tcPr>
            <w:tcW w:w="1276" w:type="dxa"/>
            <w:tcBorders>
              <w:top w:val="nil"/>
              <w:left w:val="nil"/>
              <w:bottom w:val="nil"/>
              <w:right w:val="nil"/>
            </w:tcBorders>
            <w:noWrap/>
            <w:vAlign w:val="bottom"/>
            <w:hideMark/>
          </w:tcPr>
          <w:p w14:paraId="049EDB1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D4763AF"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melanarius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w:t>
            </w:r>
            <w:proofErr w:type="spellStart"/>
            <w:r w:rsidRPr="008B2F05">
              <w:rPr>
                <w:rFonts w:eastAsia="Times New Roman"/>
                <w:color w:val="000000"/>
                <w:kern w:val="0"/>
                <w:sz w:val="22"/>
                <w:szCs w:val="22"/>
                <w14:ligatures w14:val="none"/>
              </w:rPr>
              <w:t>Illiger</w:t>
            </w:r>
            <w:proofErr w:type="spellEnd"/>
            <w:r w:rsidRPr="008B2F05">
              <w:rPr>
                <w:rFonts w:eastAsia="Times New Roman"/>
                <w:color w:val="000000"/>
                <w:kern w:val="0"/>
                <w:sz w:val="22"/>
                <w:szCs w:val="22"/>
                <w14:ligatures w14:val="none"/>
              </w:rPr>
              <w:t>, 1798)</w:t>
            </w:r>
          </w:p>
        </w:tc>
        <w:tc>
          <w:tcPr>
            <w:tcW w:w="992" w:type="dxa"/>
            <w:tcBorders>
              <w:top w:val="nil"/>
              <w:left w:val="nil"/>
              <w:bottom w:val="nil"/>
              <w:right w:val="nil"/>
            </w:tcBorders>
          </w:tcPr>
          <w:p w14:paraId="071A9CF3" w14:textId="0BB71DF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Pt.me</w:t>
            </w:r>
          </w:p>
        </w:tc>
        <w:tc>
          <w:tcPr>
            <w:tcW w:w="708" w:type="dxa"/>
            <w:tcBorders>
              <w:top w:val="nil"/>
              <w:left w:val="nil"/>
              <w:bottom w:val="nil"/>
              <w:right w:val="nil"/>
            </w:tcBorders>
            <w:noWrap/>
            <w:vAlign w:val="center"/>
            <w:hideMark/>
          </w:tcPr>
          <w:p w14:paraId="16C80D1D" w14:textId="2DA752A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13ABD18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4191E02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B65C1E9" w14:textId="77777777" w:rsidTr="005E1E78">
        <w:trPr>
          <w:trHeight w:val="290"/>
        </w:trPr>
        <w:tc>
          <w:tcPr>
            <w:tcW w:w="1276" w:type="dxa"/>
            <w:tcBorders>
              <w:top w:val="nil"/>
              <w:left w:val="nil"/>
              <w:bottom w:val="nil"/>
              <w:right w:val="nil"/>
            </w:tcBorders>
            <w:noWrap/>
            <w:vAlign w:val="bottom"/>
            <w:hideMark/>
          </w:tcPr>
          <w:p w14:paraId="08A0D9C6"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DCF3229"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lachrymosus</w:t>
            </w:r>
            <w:proofErr w:type="spellEnd"/>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393B8B0B" w14:textId="0B058C6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Pt.la</w:t>
            </w:r>
          </w:p>
        </w:tc>
        <w:tc>
          <w:tcPr>
            <w:tcW w:w="708" w:type="dxa"/>
            <w:tcBorders>
              <w:top w:val="nil"/>
              <w:left w:val="nil"/>
              <w:bottom w:val="nil"/>
              <w:right w:val="nil"/>
            </w:tcBorders>
            <w:noWrap/>
            <w:vAlign w:val="center"/>
            <w:hideMark/>
          </w:tcPr>
          <w:p w14:paraId="30C40F56" w14:textId="1B196B7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27</w:t>
            </w:r>
          </w:p>
        </w:tc>
        <w:tc>
          <w:tcPr>
            <w:tcW w:w="851" w:type="dxa"/>
            <w:tcBorders>
              <w:top w:val="nil"/>
              <w:left w:val="nil"/>
              <w:bottom w:val="nil"/>
              <w:right w:val="nil"/>
            </w:tcBorders>
            <w:noWrap/>
            <w:vAlign w:val="center"/>
            <w:hideMark/>
          </w:tcPr>
          <w:p w14:paraId="6C8D11C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45</w:t>
            </w:r>
          </w:p>
        </w:tc>
        <w:tc>
          <w:tcPr>
            <w:tcW w:w="992" w:type="dxa"/>
            <w:tcBorders>
              <w:top w:val="nil"/>
              <w:left w:val="nil"/>
              <w:bottom w:val="nil"/>
              <w:right w:val="nil"/>
            </w:tcBorders>
            <w:vAlign w:val="center"/>
            <w:hideMark/>
          </w:tcPr>
          <w:p w14:paraId="7AF11B8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72</w:t>
            </w:r>
          </w:p>
        </w:tc>
      </w:tr>
      <w:tr w:rsidR="00936D23" w:rsidRPr="008B2F05" w14:paraId="1C09CBDC" w14:textId="77777777" w:rsidTr="005E1E78">
        <w:trPr>
          <w:trHeight w:val="290"/>
        </w:trPr>
        <w:tc>
          <w:tcPr>
            <w:tcW w:w="1276" w:type="dxa"/>
            <w:tcBorders>
              <w:top w:val="nil"/>
              <w:left w:val="nil"/>
              <w:bottom w:val="nil"/>
              <w:right w:val="nil"/>
            </w:tcBorders>
            <w:noWrap/>
            <w:vAlign w:val="bottom"/>
            <w:hideMark/>
          </w:tcPr>
          <w:p w14:paraId="79CCD56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224588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stygicus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313136C7" w14:textId="6EE85F6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Pt.st</w:t>
            </w:r>
          </w:p>
        </w:tc>
        <w:tc>
          <w:tcPr>
            <w:tcW w:w="708" w:type="dxa"/>
            <w:tcBorders>
              <w:top w:val="nil"/>
              <w:left w:val="nil"/>
              <w:bottom w:val="nil"/>
              <w:right w:val="nil"/>
            </w:tcBorders>
            <w:noWrap/>
            <w:vAlign w:val="center"/>
            <w:hideMark/>
          </w:tcPr>
          <w:p w14:paraId="07658AEA" w14:textId="2AA904F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62</w:t>
            </w:r>
          </w:p>
        </w:tc>
        <w:tc>
          <w:tcPr>
            <w:tcW w:w="851" w:type="dxa"/>
            <w:tcBorders>
              <w:top w:val="nil"/>
              <w:left w:val="nil"/>
              <w:bottom w:val="nil"/>
              <w:right w:val="nil"/>
            </w:tcBorders>
            <w:noWrap/>
            <w:vAlign w:val="center"/>
            <w:hideMark/>
          </w:tcPr>
          <w:p w14:paraId="5D8EF23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70</w:t>
            </w:r>
          </w:p>
        </w:tc>
        <w:tc>
          <w:tcPr>
            <w:tcW w:w="992" w:type="dxa"/>
            <w:tcBorders>
              <w:top w:val="nil"/>
              <w:left w:val="nil"/>
              <w:bottom w:val="nil"/>
              <w:right w:val="nil"/>
            </w:tcBorders>
            <w:vAlign w:val="center"/>
            <w:hideMark/>
          </w:tcPr>
          <w:p w14:paraId="4FF0406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132</w:t>
            </w:r>
          </w:p>
        </w:tc>
      </w:tr>
      <w:tr w:rsidR="00936D23" w:rsidRPr="008B2F05" w14:paraId="5E04281B" w14:textId="77777777" w:rsidTr="005E1E78">
        <w:trPr>
          <w:trHeight w:val="290"/>
        </w:trPr>
        <w:tc>
          <w:tcPr>
            <w:tcW w:w="1276" w:type="dxa"/>
            <w:tcBorders>
              <w:top w:val="nil"/>
              <w:left w:val="nil"/>
              <w:bottom w:val="nil"/>
              <w:right w:val="nil"/>
            </w:tcBorders>
            <w:noWrap/>
            <w:vAlign w:val="bottom"/>
            <w:hideMark/>
          </w:tcPr>
          <w:p w14:paraId="3EDE72DD"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6E96E1C"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hamiltoni </w:t>
            </w:r>
            <w:r w:rsidRPr="008B2F05">
              <w:rPr>
                <w:rFonts w:eastAsia="Times New Roman"/>
                <w:color w:val="000000"/>
                <w:kern w:val="0"/>
                <w:sz w:val="22"/>
                <w:szCs w:val="22"/>
                <w14:ligatures w14:val="none"/>
              </w:rPr>
              <w:t>Horn, 1880</w:t>
            </w:r>
          </w:p>
        </w:tc>
        <w:tc>
          <w:tcPr>
            <w:tcW w:w="992" w:type="dxa"/>
            <w:tcBorders>
              <w:top w:val="nil"/>
              <w:left w:val="nil"/>
              <w:bottom w:val="nil"/>
              <w:right w:val="nil"/>
            </w:tcBorders>
          </w:tcPr>
          <w:p w14:paraId="18C622A7" w14:textId="63A0C24A"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Pt.ha</w:t>
            </w:r>
            <w:proofErr w:type="spellEnd"/>
          </w:p>
        </w:tc>
        <w:tc>
          <w:tcPr>
            <w:tcW w:w="708" w:type="dxa"/>
            <w:tcBorders>
              <w:top w:val="nil"/>
              <w:left w:val="nil"/>
              <w:bottom w:val="nil"/>
              <w:right w:val="nil"/>
            </w:tcBorders>
            <w:noWrap/>
            <w:vAlign w:val="center"/>
            <w:hideMark/>
          </w:tcPr>
          <w:p w14:paraId="7432229A" w14:textId="08113FB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426666A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D7D067B"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48C5AC49" w14:textId="77777777" w:rsidTr="005E1E78">
        <w:trPr>
          <w:trHeight w:val="290"/>
        </w:trPr>
        <w:tc>
          <w:tcPr>
            <w:tcW w:w="1276" w:type="dxa"/>
            <w:tcBorders>
              <w:top w:val="nil"/>
              <w:left w:val="nil"/>
              <w:bottom w:val="nil"/>
              <w:right w:val="nil"/>
            </w:tcBorders>
            <w:noWrap/>
            <w:vAlign w:val="bottom"/>
            <w:hideMark/>
          </w:tcPr>
          <w:p w14:paraId="608374D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E263E90"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moestus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4A1128CD" w14:textId="294A830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Pt.mo</w:t>
            </w:r>
          </w:p>
        </w:tc>
        <w:tc>
          <w:tcPr>
            <w:tcW w:w="708" w:type="dxa"/>
            <w:tcBorders>
              <w:top w:val="nil"/>
              <w:left w:val="nil"/>
              <w:bottom w:val="nil"/>
              <w:right w:val="nil"/>
            </w:tcBorders>
            <w:noWrap/>
            <w:vAlign w:val="center"/>
            <w:hideMark/>
          </w:tcPr>
          <w:p w14:paraId="0C3AE7B8" w14:textId="6362382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185</w:t>
            </w:r>
          </w:p>
        </w:tc>
        <w:tc>
          <w:tcPr>
            <w:tcW w:w="851" w:type="dxa"/>
            <w:tcBorders>
              <w:top w:val="nil"/>
              <w:left w:val="nil"/>
              <w:bottom w:val="nil"/>
              <w:right w:val="nil"/>
            </w:tcBorders>
            <w:noWrap/>
            <w:vAlign w:val="center"/>
            <w:hideMark/>
          </w:tcPr>
          <w:p w14:paraId="4AD8234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47</w:t>
            </w:r>
          </w:p>
        </w:tc>
        <w:tc>
          <w:tcPr>
            <w:tcW w:w="992" w:type="dxa"/>
            <w:tcBorders>
              <w:top w:val="nil"/>
              <w:left w:val="nil"/>
              <w:bottom w:val="nil"/>
              <w:right w:val="nil"/>
            </w:tcBorders>
            <w:vAlign w:val="center"/>
            <w:hideMark/>
          </w:tcPr>
          <w:p w14:paraId="60CF60A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232</w:t>
            </w:r>
          </w:p>
        </w:tc>
      </w:tr>
      <w:tr w:rsidR="00936D23" w:rsidRPr="008B2F05" w14:paraId="0A4E5753" w14:textId="77777777" w:rsidTr="005E1E78">
        <w:trPr>
          <w:trHeight w:val="290"/>
        </w:trPr>
        <w:tc>
          <w:tcPr>
            <w:tcW w:w="1276" w:type="dxa"/>
            <w:tcBorders>
              <w:top w:val="nil"/>
              <w:left w:val="nil"/>
              <w:bottom w:val="nil"/>
              <w:right w:val="nil"/>
            </w:tcBorders>
            <w:noWrap/>
            <w:vAlign w:val="bottom"/>
            <w:hideMark/>
          </w:tcPr>
          <w:p w14:paraId="626F3EA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0C2F66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diligendus</w:t>
            </w:r>
            <w:proofErr w:type="spellEnd"/>
            <w:r w:rsidRPr="008B2F05">
              <w:rPr>
                <w:rFonts w:eastAsia="Times New Roman"/>
                <w:color w:val="000000"/>
                <w:kern w:val="0"/>
                <w:sz w:val="22"/>
                <w:szCs w:val="22"/>
                <w14:ligatures w14:val="none"/>
              </w:rPr>
              <w:t xml:space="preserve"> (Chaudoir, 1868)</w:t>
            </w:r>
          </w:p>
        </w:tc>
        <w:tc>
          <w:tcPr>
            <w:tcW w:w="992" w:type="dxa"/>
            <w:tcBorders>
              <w:top w:val="nil"/>
              <w:left w:val="nil"/>
              <w:bottom w:val="nil"/>
              <w:right w:val="nil"/>
            </w:tcBorders>
          </w:tcPr>
          <w:p w14:paraId="08BE0CFE" w14:textId="2A9062FB"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Pt.di</w:t>
            </w:r>
            <w:proofErr w:type="spellEnd"/>
          </w:p>
        </w:tc>
        <w:tc>
          <w:tcPr>
            <w:tcW w:w="708" w:type="dxa"/>
            <w:tcBorders>
              <w:top w:val="nil"/>
              <w:left w:val="nil"/>
              <w:bottom w:val="nil"/>
              <w:right w:val="nil"/>
            </w:tcBorders>
            <w:noWrap/>
            <w:vAlign w:val="center"/>
            <w:hideMark/>
          </w:tcPr>
          <w:p w14:paraId="32741C5F" w14:textId="3B7EC0F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2B71368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31451CC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39D200C8" w14:textId="77777777" w:rsidTr="005E1E78">
        <w:trPr>
          <w:trHeight w:val="290"/>
        </w:trPr>
        <w:tc>
          <w:tcPr>
            <w:tcW w:w="1276" w:type="dxa"/>
            <w:tcBorders>
              <w:top w:val="nil"/>
              <w:left w:val="nil"/>
              <w:bottom w:val="nil"/>
              <w:right w:val="nil"/>
            </w:tcBorders>
            <w:noWrap/>
            <w:vAlign w:val="bottom"/>
            <w:hideMark/>
          </w:tcPr>
          <w:p w14:paraId="7A78C3DF"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05FF2F1C"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rostratus</w:t>
            </w:r>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390AAE97" w14:textId="0031F1B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Pt.ro</w:t>
            </w:r>
          </w:p>
        </w:tc>
        <w:tc>
          <w:tcPr>
            <w:tcW w:w="708" w:type="dxa"/>
            <w:tcBorders>
              <w:top w:val="nil"/>
              <w:left w:val="nil"/>
              <w:bottom w:val="nil"/>
              <w:right w:val="nil"/>
            </w:tcBorders>
            <w:noWrap/>
            <w:vAlign w:val="center"/>
            <w:hideMark/>
          </w:tcPr>
          <w:p w14:paraId="29BF0AA2" w14:textId="04973CF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36</w:t>
            </w:r>
          </w:p>
        </w:tc>
        <w:tc>
          <w:tcPr>
            <w:tcW w:w="851" w:type="dxa"/>
            <w:tcBorders>
              <w:top w:val="nil"/>
              <w:left w:val="nil"/>
              <w:bottom w:val="nil"/>
              <w:right w:val="nil"/>
            </w:tcBorders>
            <w:noWrap/>
            <w:vAlign w:val="center"/>
            <w:hideMark/>
          </w:tcPr>
          <w:p w14:paraId="2107AAF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22</w:t>
            </w:r>
          </w:p>
        </w:tc>
        <w:tc>
          <w:tcPr>
            <w:tcW w:w="992" w:type="dxa"/>
            <w:tcBorders>
              <w:top w:val="nil"/>
              <w:left w:val="nil"/>
              <w:bottom w:val="nil"/>
              <w:right w:val="nil"/>
            </w:tcBorders>
            <w:vAlign w:val="center"/>
            <w:hideMark/>
          </w:tcPr>
          <w:p w14:paraId="3E359AF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58</w:t>
            </w:r>
          </w:p>
        </w:tc>
      </w:tr>
      <w:tr w:rsidR="00936D23" w:rsidRPr="008B2F05" w14:paraId="4A695B61" w14:textId="77777777" w:rsidTr="005E1E78">
        <w:trPr>
          <w:trHeight w:val="290"/>
        </w:trPr>
        <w:tc>
          <w:tcPr>
            <w:tcW w:w="1276" w:type="dxa"/>
            <w:tcBorders>
              <w:top w:val="nil"/>
              <w:left w:val="nil"/>
              <w:bottom w:val="nil"/>
              <w:right w:val="nil"/>
            </w:tcBorders>
            <w:noWrap/>
            <w:vAlign w:val="bottom"/>
            <w:hideMark/>
          </w:tcPr>
          <w:p w14:paraId="4874C83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3325587"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adoxus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639ADA9D" w14:textId="17125AE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Pt.ad</w:t>
            </w:r>
          </w:p>
        </w:tc>
        <w:tc>
          <w:tcPr>
            <w:tcW w:w="708" w:type="dxa"/>
            <w:tcBorders>
              <w:top w:val="nil"/>
              <w:left w:val="nil"/>
              <w:bottom w:val="nil"/>
              <w:right w:val="nil"/>
            </w:tcBorders>
            <w:noWrap/>
            <w:vAlign w:val="center"/>
            <w:hideMark/>
          </w:tcPr>
          <w:p w14:paraId="7D07EA90" w14:textId="402B990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19</w:t>
            </w:r>
          </w:p>
        </w:tc>
        <w:tc>
          <w:tcPr>
            <w:tcW w:w="851" w:type="dxa"/>
            <w:tcBorders>
              <w:top w:val="nil"/>
              <w:left w:val="nil"/>
              <w:bottom w:val="nil"/>
              <w:right w:val="nil"/>
            </w:tcBorders>
            <w:noWrap/>
            <w:vAlign w:val="center"/>
            <w:hideMark/>
          </w:tcPr>
          <w:p w14:paraId="33BEA44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80</w:t>
            </w:r>
          </w:p>
        </w:tc>
        <w:tc>
          <w:tcPr>
            <w:tcW w:w="992" w:type="dxa"/>
            <w:tcBorders>
              <w:top w:val="nil"/>
              <w:left w:val="nil"/>
              <w:bottom w:val="nil"/>
              <w:right w:val="nil"/>
            </w:tcBorders>
            <w:vAlign w:val="center"/>
            <w:hideMark/>
          </w:tcPr>
          <w:p w14:paraId="33B1FFE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99</w:t>
            </w:r>
          </w:p>
        </w:tc>
      </w:tr>
      <w:tr w:rsidR="00936D23" w:rsidRPr="008B2F05" w14:paraId="09D21896" w14:textId="77777777" w:rsidTr="005E1E78">
        <w:trPr>
          <w:trHeight w:val="290"/>
        </w:trPr>
        <w:tc>
          <w:tcPr>
            <w:tcW w:w="1276" w:type="dxa"/>
            <w:tcBorders>
              <w:top w:val="nil"/>
              <w:left w:val="nil"/>
              <w:bottom w:val="nil"/>
              <w:right w:val="nil"/>
            </w:tcBorders>
            <w:noWrap/>
            <w:vAlign w:val="bottom"/>
            <w:hideMark/>
          </w:tcPr>
          <w:p w14:paraId="46E3689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D2F2B5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tristis </w:t>
            </w:r>
            <w:r w:rsidRPr="008B2F05">
              <w:rPr>
                <w:rFonts w:eastAsia="Times New Roman"/>
                <w:color w:val="000000"/>
                <w:kern w:val="0"/>
                <w:sz w:val="22"/>
                <w:szCs w:val="22"/>
                <w14:ligatures w14:val="none"/>
              </w:rPr>
              <w:t>(Dejean, 1828)</w:t>
            </w:r>
          </w:p>
        </w:tc>
        <w:tc>
          <w:tcPr>
            <w:tcW w:w="992" w:type="dxa"/>
            <w:tcBorders>
              <w:top w:val="nil"/>
              <w:left w:val="nil"/>
              <w:bottom w:val="nil"/>
              <w:right w:val="nil"/>
            </w:tcBorders>
          </w:tcPr>
          <w:p w14:paraId="4EE4BDB3" w14:textId="3636724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Pt.tr</w:t>
            </w:r>
          </w:p>
        </w:tc>
        <w:tc>
          <w:tcPr>
            <w:tcW w:w="708" w:type="dxa"/>
            <w:tcBorders>
              <w:top w:val="nil"/>
              <w:left w:val="nil"/>
              <w:bottom w:val="nil"/>
              <w:right w:val="nil"/>
            </w:tcBorders>
            <w:noWrap/>
            <w:vAlign w:val="center"/>
            <w:hideMark/>
          </w:tcPr>
          <w:p w14:paraId="359F5A77" w14:textId="223E663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851" w:type="dxa"/>
            <w:tcBorders>
              <w:top w:val="nil"/>
              <w:left w:val="nil"/>
              <w:bottom w:val="nil"/>
              <w:right w:val="nil"/>
            </w:tcBorders>
            <w:noWrap/>
            <w:vAlign w:val="center"/>
            <w:hideMark/>
          </w:tcPr>
          <w:p w14:paraId="3D5E4C3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31</w:t>
            </w:r>
          </w:p>
        </w:tc>
        <w:tc>
          <w:tcPr>
            <w:tcW w:w="992" w:type="dxa"/>
            <w:tcBorders>
              <w:top w:val="nil"/>
              <w:left w:val="nil"/>
              <w:bottom w:val="nil"/>
              <w:right w:val="nil"/>
            </w:tcBorders>
            <w:vAlign w:val="center"/>
            <w:hideMark/>
          </w:tcPr>
          <w:p w14:paraId="659FA52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41</w:t>
            </w:r>
          </w:p>
        </w:tc>
      </w:tr>
      <w:tr w:rsidR="00936D23" w:rsidRPr="008B2F05" w14:paraId="69F75D4B" w14:textId="77777777" w:rsidTr="005E1E78">
        <w:trPr>
          <w:trHeight w:val="290"/>
        </w:trPr>
        <w:tc>
          <w:tcPr>
            <w:tcW w:w="1276" w:type="dxa"/>
            <w:tcBorders>
              <w:top w:val="nil"/>
              <w:left w:val="nil"/>
              <w:bottom w:val="nil"/>
              <w:right w:val="nil"/>
            </w:tcBorders>
            <w:noWrap/>
            <w:vAlign w:val="bottom"/>
            <w:hideMark/>
          </w:tcPr>
          <w:p w14:paraId="5C05EBD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A3462A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Cyclotrachelus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fucatus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 xml:space="preserve"> (Freitag, 1969)</w:t>
            </w:r>
          </w:p>
        </w:tc>
        <w:tc>
          <w:tcPr>
            <w:tcW w:w="992" w:type="dxa"/>
            <w:tcBorders>
              <w:top w:val="nil"/>
              <w:left w:val="nil"/>
              <w:bottom w:val="nil"/>
              <w:right w:val="nil"/>
            </w:tcBorders>
          </w:tcPr>
          <w:p w14:paraId="2297F619" w14:textId="61CB5A54"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Cy.fu</w:t>
            </w:r>
            <w:proofErr w:type="spellEnd"/>
          </w:p>
        </w:tc>
        <w:tc>
          <w:tcPr>
            <w:tcW w:w="708" w:type="dxa"/>
            <w:tcBorders>
              <w:top w:val="nil"/>
              <w:left w:val="nil"/>
              <w:bottom w:val="nil"/>
              <w:right w:val="nil"/>
            </w:tcBorders>
            <w:noWrap/>
            <w:vAlign w:val="center"/>
            <w:hideMark/>
          </w:tcPr>
          <w:p w14:paraId="76BA7810" w14:textId="3F8313B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851" w:type="dxa"/>
            <w:tcBorders>
              <w:top w:val="nil"/>
              <w:left w:val="nil"/>
              <w:bottom w:val="nil"/>
              <w:right w:val="nil"/>
            </w:tcBorders>
            <w:noWrap/>
            <w:vAlign w:val="center"/>
            <w:hideMark/>
          </w:tcPr>
          <w:p w14:paraId="6A9CE94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20AD751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27AD90CE" w14:textId="77777777" w:rsidTr="005E1E78">
        <w:trPr>
          <w:trHeight w:val="290"/>
        </w:trPr>
        <w:tc>
          <w:tcPr>
            <w:tcW w:w="1276" w:type="dxa"/>
            <w:tcBorders>
              <w:top w:val="nil"/>
              <w:left w:val="nil"/>
              <w:bottom w:val="nil"/>
              <w:right w:val="nil"/>
            </w:tcBorders>
            <w:noWrap/>
            <w:vAlign w:val="bottom"/>
            <w:hideMark/>
          </w:tcPr>
          <w:p w14:paraId="51C2E328"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C91585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Cyclotrachelus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convivus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(LeConte, 1853)</w:t>
            </w:r>
          </w:p>
        </w:tc>
        <w:tc>
          <w:tcPr>
            <w:tcW w:w="992" w:type="dxa"/>
            <w:tcBorders>
              <w:top w:val="nil"/>
              <w:left w:val="nil"/>
              <w:bottom w:val="nil"/>
              <w:right w:val="nil"/>
            </w:tcBorders>
          </w:tcPr>
          <w:p w14:paraId="070145B2" w14:textId="5155259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Cy.co</w:t>
            </w:r>
          </w:p>
        </w:tc>
        <w:tc>
          <w:tcPr>
            <w:tcW w:w="708" w:type="dxa"/>
            <w:tcBorders>
              <w:top w:val="nil"/>
              <w:left w:val="nil"/>
              <w:bottom w:val="nil"/>
              <w:right w:val="nil"/>
            </w:tcBorders>
            <w:noWrap/>
            <w:vAlign w:val="center"/>
            <w:hideMark/>
          </w:tcPr>
          <w:p w14:paraId="2EF7B1AA" w14:textId="1A7148C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6F67A45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761898C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88A3391" w14:textId="77777777" w:rsidTr="005E1E78">
        <w:trPr>
          <w:trHeight w:val="290"/>
        </w:trPr>
        <w:tc>
          <w:tcPr>
            <w:tcW w:w="1276" w:type="dxa"/>
            <w:tcBorders>
              <w:top w:val="nil"/>
              <w:left w:val="nil"/>
              <w:bottom w:val="nil"/>
              <w:right w:val="nil"/>
            </w:tcBorders>
            <w:noWrap/>
            <w:vAlign w:val="bottom"/>
            <w:hideMark/>
          </w:tcPr>
          <w:p w14:paraId="4898EAE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D7979D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Cyclotrachelus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sigillatus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20CE3FF" w14:textId="4A8F692B"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Cy.si</w:t>
            </w:r>
          </w:p>
        </w:tc>
        <w:tc>
          <w:tcPr>
            <w:tcW w:w="708" w:type="dxa"/>
            <w:tcBorders>
              <w:top w:val="nil"/>
              <w:left w:val="nil"/>
              <w:bottom w:val="nil"/>
              <w:right w:val="nil"/>
            </w:tcBorders>
            <w:noWrap/>
            <w:vAlign w:val="center"/>
            <w:hideMark/>
          </w:tcPr>
          <w:p w14:paraId="2844DF1D" w14:textId="59475EC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22</w:t>
            </w:r>
          </w:p>
        </w:tc>
        <w:tc>
          <w:tcPr>
            <w:tcW w:w="851" w:type="dxa"/>
            <w:tcBorders>
              <w:top w:val="nil"/>
              <w:left w:val="nil"/>
              <w:bottom w:val="nil"/>
              <w:right w:val="nil"/>
            </w:tcBorders>
            <w:noWrap/>
            <w:vAlign w:val="center"/>
            <w:hideMark/>
          </w:tcPr>
          <w:p w14:paraId="75302E7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52</w:t>
            </w:r>
          </w:p>
        </w:tc>
        <w:tc>
          <w:tcPr>
            <w:tcW w:w="992" w:type="dxa"/>
            <w:tcBorders>
              <w:top w:val="nil"/>
              <w:left w:val="nil"/>
              <w:bottom w:val="nil"/>
              <w:right w:val="nil"/>
            </w:tcBorders>
            <w:vAlign w:val="center"/>
            <w:hideMark/>
          </w:tcPr>
          <w:p w14:paraId="5474017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74</w:t>
            </w:r>
          </w:p>
        </w:tc>
      </w:tr>
      <w:tr w:rsidR="00936D23" w:rsidRPr="008B2F05" w14:paraId="499CB4C2" w14:textId="77777777" w:rsidTr="005E1E78">
        <w:trPr>
          <w:trHeight w:val="290"/>
        </w:trPr>
        <w:tc>
          <w:tcPr>
            <w:tcW w:w="1276" w:type="dxa"/>
            <w:tcBorders>
              <w:top w:val="nil"/>
              <w:left w:val="nil"/>
              <w:bottom w:val="nil"/>
              <w:right w:val="nil"/>
            </w:tcBorders>
            <w:noWrap/>
            <w:vAlign w:val="bottom"/>
            <w:hideMark/>
          </w:tcPr>
          <w:p w14:paraId="08E8EFE9"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Chlaeniini</w:t>
            </w:r>
            <w:proofErr w:type="spellEnd"/>
          </w:p>
        </w:tc>
        <w:tc>
          <w:tcPr>
            <w:tcW w:w="4253" w:type="dxa"/>
            <w:tcBorders>
              <w:top w:val="nil"/>
              <w:left w:val="nil"/>
              <w:bottom w:val="nil"/>
              <w:right w:val="nil"/>
            </w:tcBorders>
            <w:noWrap/>
            <w:vAlign w:val="center"/>
            <w:hideMark/>
          </w:tcPr>
          <w:p w14:paraId="6B487F64"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5529702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574C1B4C" w14:textId="1D25FB61"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DC00D80"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6BD2A7A3" w14:textId="77777777" w:rsidR="00936D23" w:rsidRPr="008B2F05" w:rsidRDefault="00936D23" w:rsidP="00936D23">
            <w:pPr>
              <w:jc w:val="right"/>
              <w:rPr>
                <w:rFonts w:eastAsia="Times New Roman"/>
                <w:kern w:val="0"/>
                <w14:ligatures w14:val="none"/>
              </w:rPr>
            </w:pPr>
          </w:p>
        </w:tc>
      </w:tr>
      <w:tr w:rsidR="00936D23" w:rsidRPr="008B2F05" w14:paraId="53A683E7" w14:textId="77777777" w:rsidTr="005E1E78">
        <w:trPr>
          <w:trHeight w:val="290"/>
        </w:trPr>
        <w:tc>
          <w:tcPr>
            <w:tcW w:w="1276" w:type="dxa"/>
            <w:tcBorders>
              <w:top w:val="nil"/>
              <w:left w:val="nil"/>
              <w:bottom w:val="nil"/>
              <w:right w:val="nil"/>
            </w:tcBorders>
            <w:noWrap/>
            <w:vAlign w:val="bottom"/>
            <w:hideMark/>
          </w:tcPr>
          <w:p w14:paraId="1BCF64A0"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7E54020C"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Chlaenius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emarginatus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52ED82DF" w14:textId="7AC27E9E"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Ch.em</w:t>
            </w:r>
            <w:proofErr w:type="spellEnd"/>
          </w:p>
        </w:tc>
        <w:tc>
          <w:tcPr>
            <w:tcW w:w="708" w:type="dxa"/>
            <w:tcBorders>
              <w:top w:val="nil"/>
              <w:left w:val="nil"/>
              <w:bottom w:val="nil"/>
              <w:right w:val="nil"/>
            </w:tcBorders>
            <w:noWrap/>
            <w:vAlign w:val="center"/>
            <w:hideMark/>
          </w:tcPr>
          <w:p w14:paraId="77DF81D7" w14:textId="7A8ECA2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137</w:t>
            </w:r>
          </w:p>
        </w:tc>
        <w:tc>
          <w:tcPr>
            <w:tcW w:w="851" w:type="dxa"/>
            <w:tcBorders>
              <w:top w:val="nil"/>
              <w:left w:val="nil"/>
              <w:bottom w:val="nil"/>
              <w:right w:val="nil"/>
            </w:tcBorders>
            <w:noWrap/>
            <w:vAlign w:val="center"/>
            <w:hideMark/>
          </w:tcPr>
          <w:p w14:paraId="5484FC2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25</w:t>
            </w:r>
          </w:p>
        </w:tc>
        <w:tc>
          <w:tcPr>
            <w:tcW w:w="992" w:type="dxa"/>
            <w:tcBorders>
              <w:top w:val="nil"/>
              <w:left w:val="nil"/>
              <w:bottom w:val="nil"/>
              <w:right w:val="nil"/>
            </w:tcBorders>
            <w:vAlign w:val="center"/>
            <w:hideMark/>
          </w:tcPr>
          <w:p w14:paraId="0CC974E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162</w:t>
            </w:r>
          </w:p>
        </w:tc>
      </w:tr>
      <w:tr w:rsidR="00936D23" w:rsidRPr="008B2F05" w14:paraId="2AD1FFA7" w14:textId="77777777" w:rsidTr="005E1E78">
        <w:trPr>
          <w:trHeight w:val="290"/>
        </w:trPr>
        <w:tc>
          <w:tcPr>
            <w:tcW w:w="1276" w:type="dxa"/>
            <w:tcBorders>
              <w:top w:val="nil"/>
              <w:left w:val="nil"/>
              <w:bottom w:val="nil"/>
              <w:right w:val="nil"/>
            </w:tcBorders>
            <w:noWrap/>
            <w:vAlign w:val="bottom"/>
            <w:hideMark/>
          </w:tcPr>
          <w:p w14:paraId="361F216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351B9F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Chlaenius</w:t>
            </w:r>
            <w:proofErr w:type="spellEnd"/>
            <w:r w:rsidRPr="008B2F05">
              <w:rPr>
                <w:rFonts w:eastAsia="Times New Roman"/>
                <w:i/>
                <w:iCs/>
                <w:color w:val="000000"/>
                <w:kern w:val="0"/>
                <w:sz w:val="22"/>
                <w:szCs w:val="22"/>
                <w14:ligatures w14:val="none"/>
              </w:rPr>
              <w:t xml:space="preserve"> laticollis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FA040BC" w14:textId="1280781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Ch.la</w:t>
            </w:r>
          </w:p>
        </w:tc>
        <w:tc>
          <w:tcPr>
            <w:tcW w:w="708" w:type="dxa"/>
            <w:tcBorders>
              <w:top w:val="nil"/>
              <w:left w:val="nil"/>
              <w:bottom w:val="nil"/>
              <w:right w:val="nil"/>
            </w:tcBorders>
            <w:noWrap/>
            <w:vAlign w:val="center"/>
            <w:hideMark/>
          </w:tcPr>
          <w:p w14:paraId="51575BF8" w14:textId="723D2AC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1F7017E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2A50E3F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4F2EAEC8" w14:textId="77777777" w:rsidTr="005E1E78">
        <w:trPr>
          <w:trHeight w:val="290"/>
        </w:trPr>
        <w:tc>
          <w:tcPr>
            <w:tcW w:w="1276" w:type="dxa"/>
            <w:tcBorders>
              <w:top w:val="nil"/>
              <w:left w:val="nil"/>
              <w:bottom w:val="nil"/>
              <w:right w:val="nil"/>
            </w:tcBorders>
            <w:noWrap/>
            <w:vAlign w:val="bottom"/>
            <w:hideMark/>
          </w:tcPr>
          <w:p w14:paraId="55497352"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Licinini</w:t>
            </w:r>
            <w:proofErr w:type="spellEnd"/>
          </w:p>
        </w:tc>
        <w:tc>
          <w:tcPr>
            <w:tcW w:w="4253" w:type="dxa"/>
            <w:tcBorders>
              <w:top w:val="nil"/>
              <w:left w:val="nil"/>
              <w:bottom w:val="nil"/>
              <w:right w:val="nil"/>
            </w:tcBorders>
            <w:noWrap/>
            <w:vAlign w:val="center"/>
            <w:hideMark/>
          </w:tcPr>
          <w:p w14:paraId="7DD9FFD4"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FF6CB5A"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F386F90" w14:textId="61010A58"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231CB16B"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1ECF2200" w14:textId="77777777" w:rsidR="00936D23" w:rsidRPr="008B2F05" w:rsidRDefault="00936D23" w:rsidP="00936D23">
            <w:pPr>
              <w:jc w:val="right"/>
              <w:rPr>
                <w:rFonts w:eastAsia="Times New Roman"/>
                <w:kern w:val="0"/>
                <w14:ligatures w14:val="none"/>
              </w:rPr>
            </w:pPr>
          </w:p>
        </w:tc>
      </w:tr>
      <w:tr w:rsidR="00936D23" w:rsidRPr="008B2F05" w14:paraId="535C5953" w14:textId="77777777" w:rsidTr="005E1E78">
        <w:trPr>
          <w:trHeight w:val="290"/>
        </w:trPr>
        <w:tc>
          <w:tcPr>
            <w:tcW w:w="1276" w:type="dxa"/>
            <w:tcBorders>
              <w:top w:val="nil"/>
              <w:left w:val="nil"/>
              <w:bottom w:val="nil"/>
              <w:right w:val="nil"/>
            </w:tcBorders>
            <w:noWrap/>
            <w:vAlign w:val="bottom"/>
            <w:hideMark/>
          </w:tcPr>
          <w:p w14:paraId="4CF4050C"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87287C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Dicaelus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politus</w:t>
            </w:r>
            <w:proofErr w:type="spellEnd"/>
            <w:r w:rsidRPr="008B2F05">
              <w:rPr>
                <w:rFonts w:eastAsia="Times New Roman"/>
                <w:color w:val="000000"/>
                <w:kern w:val="0"/>
                <w:sz w:val="22"/>
                <w:szCs w:val="22"/>
                <w14:ligatures w14:val="none"/>
              </w:rPr>
              <w:t xml:space="preserve"> Dejean, 1826</w:t>
            </w:r>
          </w:p>
        </w:tc>
        <w:tc>
          <w:tcPr>
            <w:tcW w:w="992" w:type="dxa"/>
            <w:tcBorders>
              <w:top w:val="nil"/>
              <w:left w:val="nil"/>
              <w:bottom w:val="nil"/>
              <w:right w:val="nil"/>
            </w:tcBorders>
          </w:tcPr>
          <w:p w14:paraId="58CA0C13" w14:textId="658C24EE"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Di.po</w:t>
            </w:r>
            <w:proofErr w:type="spellEnd"/>
          </w:p>
        </w:tc>
        <w:tc>
          <w:tcPr>
            <w:tcW w:w="708" w:type="dxa"/>
            <w:tcBorders>
              <w:top w:val="nil"/>
              <w:left w:val="nil"/>
              <w:bottom w:val="nil"/>
              <w:right w:val="nil"/>
            </w:tcBorders>
            <w:noWrap/>
            <w:vAlign w:val="center"/>
            <w:hideMark/>
          </w:tcPr>
          <w:p w14:paraId="6CCEF49E" w14:textId="06CBF03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54</w:t>
            </w:r>
          </w:p>
        </w:tc>
        <w:tc>
          <w:tcPr>
            <w:tcW w:w="851" w:type="dxa"/>
            <w:tcBorders>
              <w:top w:val="nil"/>
              <w:left w:val="nil"/>
              <w:bottom w:val="nil"/>
              <w:right w:val="nil"/>
            </w:tcBorders>
            <w:noWrap/>
            <w:vAlign w:val="center"/>
            <w:hideMark/>
          </w:tcPr>
          <w:p w14:paraId="5A8B34C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w:t>
            </w:r>
          </w:p>
        </w:tc>
        <w:tc>
          <w:tcPr>
            <w:tcW w:w="992" w:type="dxa"/>
            <w:tcBorders>
              <w:top w:val="nil"/>
              <w:left w:val="nil"/>
              <w:bottom w:val="nil"/>
              <w:right w:val="nil"/>
            </w:tcBorders>
            <w:vAlign w:val="center"/>
            <w:hideMark/>
          </w:tcPr>
          <w:p w14:paraId="2973A48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67</w:t>
            </w:r>
          </w:p>
        </w:tc>
      </w:tr>
      <w:tr w:rsidR="00936D23" w:rsidRPr="008B2F05" w14:paraId="1B2BAE97" w14:textId="77777777" w:rsidTr="005E1E78">
        <w:trPr>
          <w:trHeight w:val="290"/>
        </w:trPr>
        <w:tc>
          <w:tcPr>
            <w:tcW w:w="1276" w:type="dxa"/>
            <w:tcBorders>
              <w:top w:val="nil"/>
              <w:left w:val="nil"/>
              <w:bottom w:val="nil"/>
              <w:right w:val="nil"/>
            </w:tcBorders>
            <w:noWrap/>
            <w:vAlign w:val="bottom"/>
            <w:hideMark/>
          </w:tcPr>
          <w:p w14:paraId="18DB9EC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C66A855"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Dicaelus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teter</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Bonelli, 1813</w:t>
            </w:r>
          </w:p>
        </w:tc>
        <w:tc>
          <w:tcPr>
            <w:tcW w:w="992" w:type="dxa"/>
            <w:tcBorders>
              <w:top w:val="nil"/>
              <w:left w:val="nil"/>
              <w:bottom w:val="nil"/>
              <w:right w:val="nil"/>
            </w:tcBorders>
          </w:tcPr>
          <w:p w14:paraId="5A967EB6" w14:textId="4C71B419"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Di.te</w:t>
            </w:r>
            <w:proofErr w:type="spellEnd"/>
          </w:p>
        </w:tc>
        <w:tc>
          <w:tcPr>
            <w:tcW w:w="708" w:type="dxa"/>
            <w:tcBorders>
              <w:top w:val="nil"/>
              <w:left w:val="nil"/>
              <w:bottom w:val="nil"/>
              <w:right w:val="nil"/>
            </w:tcBorders>
            <w:noWrap/>
            <w:vAlign w:val="center"/>
            <w:hideMark/>
          </w:tcPr>
          <w:p w14:paraId="4954AAA2" w14:textId="52CE977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68</w:t>
            </w:r>
          </w:p>
        </w:tc>
        <w:tc>
          <w:tcPr>
            <w:tcW w:w="851" w:type="dxa"/>
            <w:tcBorders>
              <w:top w:val="nil"/>
              <w:left w:val="nil"/>
              <w:bottom w:val="nil"/>
              <w:right w:val="nil"/>
            </w:tcBorders>
            <w:noWrap/>
            <w:vAlign w:val="center"/>
            <w:hideMark/>
          </w:tcPr>
          <w:p w14:paraId="5022D5F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992" w:type="dxa"/>
            <w:tcBorders>
              <w:top w:val="nil"/>
              <w:left w:val="nil"/>
              <w:bottom w:val="nil"/>
              <w:right w:val="nil"/>
            </w:tcBorders>
            <w:vAlign w:val="center"/>
            <w:hideMark/>
          </w:tcPr>
          <w:p w14:paraId="6376C7F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78</w:t>
            </w:r>
          </w:p>
        </w:tc>
      </w:tr>
      <w:tr w:rsidR="00936D23" w:rsidRPr="008B2F05" w14:paraId="4CAC012C" w14:textId="77777777" w:rsidTr="005E1E78">
        <w:trPr>
          <w:trHeight w:val="290"/>
        </w:trPr>
        <w:tc>
          <w:tcPr>
            <w:tcW w:w="1276" w:type="dxa"/>
            <w:tcBorders>
              <w:top w:val="nil"/>
              <w:left w:val="nil"/>
              <w:bottom w:val="nil"/>
              <w:right w:val="nil"/>
            </w:tcBorders>
            <w:noWrap/>
            <w:vAlign w:val="bottom"/>
            <w:hideMark/>
          </w:tcPr>
          <w:p w14:paraId="75D59378"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Harpalini</w:t>
            </w:r>
            <w:proofErr w:type="spellEnd"/>
          </w:p>
        </w:tc>
        <w:tc>
          <w:tcPr>
            <w:tcW w:w="4253" w:type="dxa"/>
            <w:tcBorders>
              <w:top w:val="nil"/>
              <w:left w:val="nil"/>
              <w:bottom w:val="nil"/>
              <w:right w:val="nil"/>
            </w:tcBorders>
            <w:noWrap/>
            <w:vAlign w:val="center"/>
            <w:hideMark/>
          </w:tcPr>
          <w:p w14:paraId="1D8760C7"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4392112A"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6D986145" w14:textId="2417E3FC"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09D89000"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54191442" w14:textId="77777777" w:rsidR="00936D23" w:rsidRPr="008B2F05" w:rsidRDefault="00936D23" w:rsidP="00936D23">
            <w:pPr>
              <w:jc w:val="right"/>
              <w:rPr>
                <w:rFonts w:eastAsia="Times New Roman"/>
                <w:kern w:val="0"/>
                <w14:ligatures w14:val="none"/>
              </w:rPr>
            </w:pPr>
          </w:p>
        </w:tc>
      </w:tr>
      <w:tr w:rsidR="00936D23" w:rsidRPr="008B2F05" w14:paraId="6B1A18FA" w14:textId="77777777" w:rsidTr="005E1E78">
        <w:trPr>
          <w:trHeight w:val="290"/>
        </w:trPr>
        <w:tc>
          <w:tcPr>
            <w:tcW w:w="1276" w:type="dxa"/>
            <w:tcBorders>
              <w:top w:val="nil"/>
              <w:left w:val="nil"/>
              <w:bottom w:val="nil"/>
              <w:right w:val="nil"/>
            </w:tcBorders>
            <w:noWrap/>
            <w:vAlign w:val="bottom"/>
            <w:hideMark/>
          </w:tcPr>
          <w:p w14:paraId="7DB5CA66"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222ADF4"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Notiobia</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nitidipennis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(LeConte, 1847)</w:t>
            </w:r>
          </w:p>
        </w:tc>
        <w:tc>
          <w:tcPr>
            <w:tcW w:w="992" w:type="dxa"/>
            <w:tcBorders>
              <w:top w:val="nil"/>
              <w:left w:val="nil"/>
              <w:bottom w:val="nil"/>
              <w:right w:val="nil"/>
            </w:tcBorders>
          </w:tcPr>
          <w:p w14:paraId="79A69BA7" w14:textId="411703A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No.ni</w:t>
            </w:r>
          </w:p>
        </w:tc>
        <w:tc>
          <w:tcPr>
            <w:tcW w:w="708" w:type="dxa"/>
            <w:tcBorders>
              <w:top w:val="nil"/>
              <w:left w:val="nil"/>
              <w:bottom w:val="nil"/>
              <w:right w:val="nil"/>
            </w:tcBorders>
            <w:noWrap/>
            <w:vAlign w:val="center"/>
            <w:hideMark/>
          </w:tcPr>
          <w:p w14:paraId="47785011" w14:textId="2BBC80D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6DA481A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B0DD51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7C578B21" w14:textId="77777777" w:rsidTr="005E1E78">
        <w:trPr>
          <w:trHeight w:val="290"/>
        </w:trPr>
        <w:tc>
          <w:tcPr>
            <w:tcW w:w="1276" w:type="dxa"/>
            <w:tcBorders>
              <w:top w:val="nil"/>
              <w:left w:val="nil"/>
              <w:bottom w:val="nil"/>
              <w:right w:val="nil"/>
            </w:tcBorders>
            <w:noWrap/>
            <w:vAlign w:val="bottom"/>
            <w:hideMark/>
          </w:tcPr>
          <w:p w14:paraId="633D140C"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936F97C"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Anisodactylus</w:t>
            </w:r>
            <w:proofErr w:type="spellEnd"/>
            <w:r w:rsidRPr="008B2F05">
              <w:rPr>
                <w:rFonts w:eastAsia="Times New Roman"/>
                <w:i/>
                <w:iCs/>
                <w:color w:val="000000"/>
                <w:kern w:val="0"/>
                <w:sz w:val="22"/>
                <w:szCs w:val="22"/>
                <w14:ligatures w14:val="none"/>
              </w:rPr>
              <w:t xml:space="preserve"> harrisii </w:t>
            </w:r>
            <w:r w:rsidRPr="008B2F05">
              <w:rPr>
                <w:rFonts w:eastAsia="Times New Roman"/>
                <w:color w:val="000000"/>
                <w:kern w:val="0"/>
                <w:sz w:val="22"/>
                <w:szCs w:val="22"/>
                <w14:ligatures w14:val="none"/>
              </w:rPr>
              <w:t>LeConte, 1863</w:t>
            </w:r>
          </w:p>
        </w:tc>
        <w:tc>
          <w:tcPr>
            <w:tcW w:w="992" w:type="dxa"/>
            <w:tcBorders>
              <w:top w:val="nil"/>
              <w:left w:val="nil"/>
              <w:bottom w:val="nil"/>
              <w:right w:val="nil"/>
            </w:tcBorders>
          </w:tcPr>
          <w:p w14:paraId="1833EF46" w14:textId="2AF46FC5"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An.ha</w:t>
            </w:r>
            <w:proofErr w:type="spellEnd"/>
          </w:p>
        </w:tc>
        <w:tc>
          <w:tcPr>
            <w:tcW w:w="708" w:type="dxa"/>
            <w:tcBorders>
              <w:top w:val="nil"/>
              <w:left w:val="nil"/>
              <w:bottom w:val="nil"/>
              <w:right w:val="nil"/>
            </w:tcBorders>
            <w:noWrap/>
            <w:vAlign w:val="center"/>
            <w:hideMark/>
          </w:tcPr>
          <w:p w14:paraId="0D0DDDD2" w14:textId="6A173AB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6803779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8108FF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5849B45E" w14:textId="77777777" w:rsidTr="005E1E78">
        <w:trPr>
          <w:trHeight w:val="290"/>
        </w:trPr>
        <w:tc>
          <w:tcPr>
            <w:tcW w:w="1276" w:type="dxa"/>
            <w:tcBorders>
              <w:top w:val="nil"/>
              <w:left w:val="nil"/>
              <w:bottom w:val="nil"/>
              <w:right w:val="nil"/>
            </w:tcBorders>
            <w:noWrap/>
            <w:vAlign w:val="bottom"/>
            <w:hideMark/>
          </w:tcPr>
          <w:p w14:paraId="458176BC"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2B4ECFB"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Anisodactylus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melanopus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(Haldeman, 1843)</w:t>
            </w:r>
          </w:p>
        </w:tc>
        <w:tc>
          <w:tcPr>
            <w:tcW w:w="992" w:type="dxa"/>
            <w:tcBorders>
              <w:top w:val="nil"/>
              <w:left w:val="nil"/>
              <w:bottom w:val="nil"/>
              <w:right w:val="nil"/>
            </w:tcBorders>
          </w:tcPr>
          <w:p w14:paraId="08FDEC51" w14:textId="7E70985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An.me</w:t>
            </w:r>
          </w:p>
        </w:tc>
        <w:tc>
          <w:tcPr>
            <w:tcW w:w="708" w:type="dxa"/>
            <w:tcBorders>
              <w:top w:val="nil"/>
              <w:left w:val="nil"/>
              <w:bottom w:val="nil"/>
              <w:right w:val="nil"/>
            </w:tcBorders>
            <w:noWrap/>
            <w:vAlign w:val="center"/>
            <w:hideMark/>
          </w:tcPr>
          <w:p w14:paraId="41F41520" w14:textId="47D9C8E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4BDB527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7F7003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88217D6" w14:textId="77777777" w:rsidTr="005E1E78">
        <w:trPr>
          <w:trHeight w:val="290"/>
        </w:trPr>
        <w:tc>
          <w:tcPr>
            <w:tcW w:w="1276" w:type="dxa"/>
            <w:tcBorders>
              <w:top w:val="nil"/>
              <w:left w:val="nil"/>
              <w:bottom w:val="nil"/>
              <w:right w:val="nil"/>
            </w:tcBorders>
            <w:noWrap/>
            <w:vAlign w:val="bottom"/>
            <w:hideMark/>
          </w:tcPr>
          <w:p w14:paraId="1E9951E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AE76633"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Anisodactylus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nigerrimus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073AFF71" w14:textId="4090BE7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An.ni</w:t>
            </w:r>
          </w:p>
        </w:tc>
        <w:tc>
          <w:tcPr>
            <w:tcW w:w="708" w:type="dxa"/>
            <w:tcBorders>
              <w:top w:val="nil"/>
              <w:left w:val="nil"/>
              <w:bottom w:val="nil"/>
              <w:right w:val="nil"/>
            </w:tcBorders>
            <w:noWrap/>
            <w:vAlign w:val="center"/>
            <w:hideMark/>
          </w:tcPr>
          <w:p w14:paraId="1A48B295" w14:textId="34A3B3F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71F7C1F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992" w:type="dxa"/>
            <w:tcBorders>
              <w:top w:val="nil"/>
              <w:left w:val="nil"/>
              <w:bottom w:val="nil"/>
              <w:right w:val="nil"/>
            </w:tcBorders>
            <w:vAlign w:val="center"/>
            <w:hideMark/>
          </w:tcPr>
          <w:p w14:paraId="48D7FCC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50173E00" w14:textId="77777777" w:rsidTr="005E1E78">
        <w:trPr>
          <w:trHeight w:val="290"/>
        </w:trPr>
        <w:tc>
          <w:tcPr>
            <w:tcW w:w="1276" w:type="dxa"/>
            <w:tcBorders>
              <w:top w:val="nil"/>
              <w:left w:val="nil"/>
              <w:bottom w:val="nil"/>
              <w:right w:val="nil"/>
            </w:tcBorders>
            <w:noWrap/>
            <w:vAlign w:val="bottom"/>
            <w:hideMark/>
          </w:tcPr>
          <w:p w14:paraId="01D911B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F882F1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Amphasia</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interstitialis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7F26E15F" w14:textId="0BE776B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Am.in</w:t>
            </w:r>
          </w:p>
        </w:tc>
        <w:tc>
          <w:tcPr>
            <w:tcW w:w="708" w:type="dxa"/>
            <w:tcBorders>
              <w:top w:val="nil"/>
              <w:left w:val="nil"/>
              <w:bottom w:val="nil"/>
              <w:right w:val="nil"/>
            </w:tcBorders>
            <w:noWrap/>
            <w:vAlign w:val="center"/>
            <w:hideMark/>
          </w:tcPr>
          <w:p w14:paraId="2683F20F" w14:textId="1BAAB67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2EE9EC5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F1D672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16DA5218" w14:textId="77777777" w:rsidTr="005E1E78">
        <w:trPr>
          <w:trHeight w:val="290"/>
        </w:trPr>
        <w:tc>
          <w:tcPr>
            <w:tcW w:w="1276" w:type="dxa"/>
            <w:tcBorders>
              <w:top w:val="nil"/>
              <w:left w:val="nil"/>
              <w:bottom w:val="nil"/>
              <w:right w:val="nil"/>
            </w:tcBorders>
            <w:noWrap/>
            <w:vAlign w:val="bottom"/>
            <w:hideMark/>
          </w:tcPr>
          <w:p w14:paraId="26B25533"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27B5F25"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Agonoleptus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thoracicus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(Casey, 1914)</w:t>
            </w:r>
          </w:p>
        </w:tc>
        <w:tc>
          <w:tcPr>
            <w:tcW w:w="992" w:type="dxa"/>
            <w:tcBorders>
              <w:top w:val="nil"/>
              <w:left w:val="nil"/>
              <w:bottom w:val="nil"/>
              <w:right w:val="nil"/>
            </w:tcBorders>
          </w:tcPr>
          <w:p w14:paraId="594E5F48" w14:textId="49C2B0C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Ag.th</w:t>
            </w:r>
          </w:p>
        </w:tc>
        <w:tc>
          <w:tcPr>
            <w:tcW w:w="708" w:type="dxa"/>
            <w:tcBorders>
              <w:top w:val="nil"/>
              <w:left w:val="nil"/>
              <w:bottom w:val="nil"/>
              <w:right w:val="nil"/>
            </w:tcBorders>
            <w:noWrap/>
            <w:vAlign w:val="center"/>
            <w:hideMark/>
          </w:tcPr>
          <w:p w14:paraId="71FDCB35" w14:textId="7DC713C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3069960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5DAC97F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CDD979C" w14:textId="77777777" w:rsidTr="005E1E78">
        <w:trPr>
          <w:trHeight w:val="290"/>
        </w:trPr>
        <w:tc>
          <w:tcPr>
            <w:tcW w:w="1276" w:type="dxa"/>
            <w:tcBorders>
              <w:top w:val="nil"/>
              <w:left w:val="nil"/>
              <w:bottom w:val="nil"/>
              <w:right w:val="nil"/>
            </w:tcBorders>
            <w:noWrap/>
            <w:vAlign w:val="bottom"/>
            <w:hideMark/>
          </w:tcPr>
          <w:p w14:paraId="508C185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98FAA16"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Harpalus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spadiceus</w:t>
            </w:r>
            <w:proofErr w:type="spellEnd"/>
            <w:r w:rsidRPr="008B2F05">
              <w:rPr>
                <w:rFonts w:eastAsia="Times New Roman"/>
                <w:color w:val="000000"/>
                <w:kern w:val="0"/>
                <w:sz w:val="22"/>
                <w:szCs w:val="22"/>
                <w14:ligatures w14:val="none"/>
              </w:rPr>
              <w:t xml:space="preserve"> Dejean, 1829</w:t>
            </w:r>
          </w:p>
        </w:tc>
        <w:tc>
          <w:tcPr>
            <w:tcW w:w="992" w:type="dxa"/>
            <w:tcBorders>
              <w:top w:val="nil"/>
              <w:left w:val="nil"/>
              <w:bottom w:val="nil"/>
              <w:right w:val="nil"/>
            </w:tcBorders>
          </w:tcPr>
          <w:p w14:paraId="64734050" w14:textId="4D05DCF9"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Ha.sp</w:t>
            </w:r>
            <w:proofErr w:type="spellEnd"/>
          </w:p>
        </w:tc>
        <w:tc>
          <w:tcPr>
            <w:tcW w:w="708" w:type="dxa"/>
            <w:tcBorders>
              <w:top w:val="nil"/>
              <w:left w:val="nil"/>
              <w:bottom w:val="nil"/>
              <w:right w:val="nil"/>
            </w:tcBorders>
            <w:noWrap/>
            <w:vAlign w:val="center"/>
            <w:hideMark/>
          </w:tcPr>
          <w:p w14:paraId="077CE2F7" w14:textId="58AC48D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5D1BD07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11</w:t>
            </w:r>
          </w:p>
        </w:tc>
        <w:tc>
          <w:tcPr>
            <w:tcW w:w="992" w:type="dxa"/>
            <w:tcBorders>
              <w:top w:val="nil"/>
              <w:left w:val="nil"/>
              <w:bottom w:val="nil"/>
              <w:right w:val="nil"/>
            </w:tcBorders>
            <w:vAlign w:val="center"/>
            <w:hideMark/>
          </w:tcPr>
          <w:p w14:paraId="0F18F13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12</w:t>
            </w:r>
          </w:p>
        </w:tc>
      </w:tr>
      <w:tr w:rsidR="00936D23" w:rsidRPr="008B2F05" w14:paraId="63A4C24B" w14:textId="77777777" w:rsidTr="005E1E78">
        <w:trPr>
          <w:trHeight w:val="290"/>
        </w:trPr>
        <w:tc>
          <w:tcPr>
            <w:tcW w:w="1276" w:type="dxa"/>
            <w:tcBorders>
              <w:top w:val="nil"/>
              <w:left w:val="nil"/>
              <w:bottom w:val="nil"/>
              <w:right w:val="nil"/>
            </w:tcBorders>
            <w:noWrap/>
            <w:vAlign w:val="bottom"/>
            <w:hideMark/>
          </w:tcPr>
          <w:p w14:paraId="4C0E044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0C6F20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Trichotichnus</w:t>
            </w:r>
            <w:proofErr w:type="spellEnd"/>
            <w:r w:rsidRPr="008B2F05">
              <w:rPr>
                <w:rFonts w:eastAsia="Times New Roman"/>
                <w:i/>
                <w:iCs/>
                <w:color w:val="000000"/>
                <w:kern w:val="0"/>
                <w:sz w:val="22"/>
                <w:szCs w:val="22"/>
                <w14:ligatures w14:val="none"/>
              </w:rPr>
              <w:t xml:space="preserve"> autumnalis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195E7DA3" w14:textId="74FB2C3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Tr.au</w:t>
            </w:r>
          </w:p>
        </w:tc>
        <w:tc>
          <w:tcPr>
            <w:tcW w:w="708" w:type="dxa"/>
            <w:tcBorders>
              <w:top w:val="nil"/>
              <w:left w:val="nil"/>
              <w:bottom w:val="nil"/>
              <w:right w:val="nil"/>
            </w:tcBorders>
            <w:noWrap/>
            <w:vAlign w:val="center"/>
            <w:hideMark/>
          </w:tcPr>
          <w:p w14:paraId="7B3F04E0" w14:textId="047F0E9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851" w:type="dxa"/>
            <w:tcBorders>
              <w:top w:val="nil"/>
              <w:left w:val="nil"/>
              <w:bottom w:val="nil"/>
              <w:right w:val="nil"/>
            </w:tcBorders>
            <w:noWrap/>
            <w:vAlign w:val="center"/>
            <w:hideMark/>
          </w:tcPr>
          <w:p w14:paraId="3BAAF08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992" w:type="dxa"/>
            <w:tcBorders>
              <w:top w:val="nil"/>
              <w:left w:val="nil"/>
              <w:bottom w:val="nil"/>
              <w:right w:val="nil"/>
            </w:tcBorders>
            <w:vAlign w:val="center"/>
            <w:hideMark/>
          </w:tcPr>
          <w:p w14:paraId="27DA14E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12</w:t>
            </w:r>
          </w:p>
        </w:tc>
      </w:tr>
      <w:tr w:rsidR="00936D23" w:rsidRPr="008B2F05" w14:paraId="0363B6EC" w14:textId="77777777" w:rsidTr="005E1E78">
        <w:trPr>
          <w:trHeight w:val="290"/>
        </w:trPr>
        <w:tc>
          <w:tcPr>
            <w:tcW w:w="1276" w:type="dxa"/>
            <w:tcBorders>
              <w:top w:val="nil"/>
              <w:left w:val="nil"/>
              <w:bottom w:val="nil"/>
              <w:right w:val="nil"/>
            </w:tcBorders>
            <w:noWrap/>
            <w:vAlign w:val="bottom"/>
            <w:hideMark/>
          </w:tcPr>
          <w:p w14:paraId="42BEA252"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Sphodrini</w:t>
            </w:r>
            <w:proofErr w:type="spellEnd"/>
          </w:p>
        </w:tc>
        <w:tc>
          <w:tcPr>
            <w:tcW w:w="4253" w:type="dxa"/>
            <w:tcBorders>
              <w:top w:val="nil"/>
              <w:left w:val="nil"/>
              <w:bottom w:val="nil"/>
              <w:right w:val="nil"/>
            </w:tcBorders>
            <w:noWrap/>
            <w:vAlign w:val="center"/>
            <w:hideMark/>
          </w:tcPr>
          <w:p w14:paraId="2665ECEC"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5D60B28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F3ED800" w14:textId="4D7A06B8"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8F14FAB"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7C8A1A86" w14:textId="77777777" w:rsidR="00936D23" w:rsidRPr="008B2F05" w:rsidRDefault="00936D23" w:rsidP="00936D23">
            <w:pPr>
              <w:jc w:val="right"/>
              <w:rPr>
                <w:rFonts w:eastAsia="Times New Roman"/>
                <w:kern w:val="0"/>
                <w14:ligatures w14:val="none"/>
              </w:rPr>
            </w:pPr>
          </w:p>
        </w:tc>
      </w:tr>
      <w:tr w:rsidR="00936D23" w:rsidRPr="008B2F05" w14:paraId="0023DBEC" w14:textId="77777777" w:rsidTr="005E1E78">
        <w:trPr>
          <w:trHeight w:val="290"/>
        </w:trPr>
        <w:tc>
          <w:tcPr>
            <w:tcW w:w="1276" w:type="dxa"/>
            <w:tcBorders>
              <w:top w:val="nil"/>
              <w:left w:val="nil"/>
              <w:bottom w:val="nil"/>
              <w:right w:val="nil"/>
            </w:tcBorders>
            <w:noWrap/>
            <w:vAlign w:val="bottom"/>
            <w:hideMark/>
          </w:tcPr>
          <w:p w14:paraId="236D3A87"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306B08C3"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Pseudamara</w:t>
            </w:r>
            <w:proofErr w:type="spellEnd"/>
            <w:r w:rsidRPr="008B2F05">
              <w:rPr>
                <w:rFonts w:eastAsia="Times New Roman"/>
                <w:i/>
                <w:iCs/>
                <w:color w:val="000000"/>
                <w:kern w:val="0"/>
                <w:sz w:val="22"/>
                <w:szCs w:val="22"/>
                <w14:ligatures w14:val="none"/>
              </w:rPr>
              <w:t xml:space="preserve"> arenaria </w:t>
            </w:r>
            <w:r w:rsidRPr="008B2F05">
              <w:rPr>
                <w:rFonts w:eastAsia="Times New Roman"/>
                <w:color w:val="000000"/>
                <w:kern w:val="0"/>
                <w:sz w:val="22"/>
                <w:szCs w:val="22"/>
                <w14:ligatures w14:val="none"/>
              </w:rPr>
              <w:t>(LeConte, 1847)</w:t>
            </w:r>
          </w:p>
        </w:tc>
        <w:tc>
          <w:tcPr>
            <w:tcW w:w="992" w:type="dxa"/>
            <w:tcBorders>
              <w:top w:val="nil"/>
              <w:left w:val="nil"/>
              <w:bottom w:val="nil"/>
              <w:right w:val="nil"/>
            </w:tcBorders>
          </w:tcPr>
          <w:p w14:paraId="0B9A87EA" w14:textId="62DD6D6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Ps.ar</w:t>
            </w:r>
          </w:p>
        </w:tc>
        <w:tc>
          <w:tcPr>
            <w:tcW w:w="708" w:type="dxa"/>
            <w:tcBorders>
              <w:top w:val="nil"/>
              <w:left w:val="nil"/>
              <w:bottom w:val="nil"/>
              <w:right w:val="nil"/>
            </w:tcBorders>
            <w:noWrap/>
            <w:vAlign w:val="center"/>
            <w:hideMark/>
          </w:tcPr>
          <w:p w14:paraId="153BF1C4" w14:textId="6CF1997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37B6A64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75159C8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61F26AD0" w14:textId="77777777" w:rsidTr="005E1E78">
        <w:trPr>
          <w:trHeight w:val="290"/>
        </w:trPr>
        <w:tc>
          <w:tcPr>
            <w:tcW w:w="1276" w:type="dxa"/>
            <w:tcBorders>
              <w:top w:val="nil"/>
              <w:left w:val="nil"/>
              <w:bottom w:val="nil"/>
              <w:right w:val="nil"/>
            </w:tcBorders>
            <w:noWrap/>
            <w:vAlign w:val="bottom"/>
            <w:hideMark/>
          </w:tcPr>
          <w:p w14:paraId="7AB89617"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Platynini</w:t>
            </w:r>
            <w:proofErr w:type="spellEnd"/>
          </w:p>
        </w:tc>
        <w:tc>
          <w:tcPr>
            <w:tcW w:w="4253" w:type="dxa"/>
            <w:tcBorders>
              <w:top w:val="nil"/>
              <w:left w:val="nil"/>
              <w:bottom w:val="nil"/>
              <w:right w:val="nil"/>
            </w:tcBorders>
            <w:noWrap/>
            <w:vAlign w:val="center"/>
            <w:hideMark/>
          </w:tcPr>
          <w:p w14:paraId="1662FAC1"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68D87878"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6E3A6C7E" w14:textId="5CD81633"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52610852"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6F891704" w14:textId="77777777" w:rsidR="00936D23" w:rsidRPr="008B2F05" w:rsidRDefault="00936D23" w:rsidP="00936D23">
            <w:pPr>
              <w:jc w:val="right"/>
              <w:rPr>
                <w:rFonts w:eastAsia="Times New Roman"/>
                <w:kern w:val="0"/>
                <w14:ligatures w14:val="none"/>
              </w:rPr>
            </w:pPr>
          </w:p>
        </w:tc>
      </w:tr>
      <w:tr w:rsidR="00936D23" w:rsidRPr="008B2F05" w14:paraId="61E3D6A5" w14:textId="77777777" w:rsidTr="005E1E78">
        <w:trPr>
          <w:trHeight w:val="290"/>
        </w:trPr>
        <w:tc>
          <w:tcPr>
            <w:tcW w:w="1276" w:type="dxa"/>
            <w:tcBorders>
              <w:top w:val="nil"/>
              <w:left w:val="nil"/>
              <w:bottom w:val="nil"/>
              <w:right w:val="nil"/>
            </w:tcBorders>
            <w:noWrap/>
            <w:vAlign w:val="bottom"/>
            <w:hideMark/>
          </w:tcPr>
          <w:p w14:paraId="2BF89C62"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7B9427E0"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Olisthopus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parmatus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 xml:space="preserve"> (Say, 1823)</w:t>
            </w:r>
          </w:p>
        </w:tc>
        <w:tc>
          <w:tcPr>
            <w:tcW w:w="992" w:type="dxa"/>
            <w:tcBorders>
              <w:top w:val="nil"/>
              <w:left w:val="nil"/>
              <w:bottom w:val="nil"/>
              <w:right w:val="nil"/>
            </w:tcBorders>
          </w:tcPr>
          <w:p w14:paraId="052FEA42" w14:textId="63BA5C9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Ol.pa</w:t>
            </w:r>
          </w:p>
        </w:tc>
        <w:tc>
          <w:tcPr>
            <w:tcW w:w="708" w:type="dxa"/>
            <w:tcBorders>
              <w:top w:val="nil"/>
              <w:left w:val="nil"/>
              <w:bottom w:val="nil"/>
              <w:right w:val="nil"/>
            </w:tcBorders>
            <w:noWrap/>
            <w:vAlign w:val="center"/>
            <w:hideMark/>
          </w:tcPr>
          <w:p w14:paraId="7DCAB921" w14:textId="418ACEE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652D117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992" w:type="dxa"/>
            <w:tcBorders>
              <w:top w:val="nil"/>
              <w:left w:val="nil"/>
              <w:bottom w:val="nil"/>
              <w:right w:val="nil"/>
            </w:tcBorders>
            <w:vAlign w:val="center"/>
            <w:hideMark/>
          </w:tcPr>
          <w:p w14:paraId="0D03BA0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r>
      <w:tr w:rsidR="00936D23" w:rsidRPr="008B2F05" w14:paraId="48833CF4" w14:textId="77777777" w:rsidTr="005E1E78">
        <w:trPr>
          <w:trHeight w:val="290"/>
        </w:trPr>
        <w:tc>
          <w:tcPr>
            <w:tcW w:w="1276" w:type="dxa"/>
            <w:tcBorders>
              <w:top w:val="nil"/>
              <w:left w:val="nil"/>
              <w:bottom w:val="nil"/>
              <w:right w:val="nil"/>
            </w:tcBorders>
            <w:noWrap/>
            <w:vAlign w:val="bottom"/>
            <w:hideMark/>
          </w:tcPr>
          <w:p w14:paraId="7CAE5BE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80845DE"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Agonum</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ferreum</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Haldeman, 1843</w:t>
            </w:r>
          </w:p>
        </w:tc>
        <w:tc>
          <w:tcPr>
            <w:tcW w:w="992" w:type="dxa"/>
            <w:tcBorders>
              <w:top w:val="nil"/>
              <w:left w:val="nil"/>
              <w:bottom w:val="nil"/>
              <w:right w:val="nil"/>
            </w:tcBorders>
          </w:tcPr>
          <w:p w14:paraId="32EF9E0E" w14:textId="7F7EB65D"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Ag.fe</w:t>
            </w:r>
            <w:proofErr w:type="spellEnd"/>
          </w:p>
        </w:tc>
        <w:tc>
          <w:tcPr>
            <w:tcW w:w="708" w:type="dxa"/>
            <w:tcBorders>
              <w:top w:val="nil"/>
              <w:left w:val="nil"/>
              <w:bottom w:val="nil"/>
              <w:right w:val="nil"/>
            </w:tcBorders>
            <w:noWrap/>
            <w:vAlign w:val="center"/>
            <w:hideMark/>
          </w:tcPr>
          <w:p w14:paraId="006D4239" w14:textId="3FE4431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7A923FB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7A487A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79BE223" w14:textId="77777777" w:rsidTr="005E1E78">
        <w:trPr>
          <w:trHeight w:val="290"/>
        </w:trPr>
        <w:tc>
          <w:tcPr>
            <w:tcW w:w="1276" w:type="dxa"/>
            <w:tcBorders>
              <w:top w:val="nil"/>
              <w:left w:val="nil"/>
              <w:bottom w:val="nil"/>
              <w:right w:val="nil"/>
            </w:tcBorders>
            <w:noWrap/>
            <w:vAlign w:val="bottom"/>
            <w:hideMark/>
          </w:tcPr>
          <w:p w14:paraId="6DC62B63"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67B717E"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Agonum</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fidele</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Casey, 1920</w:t>
            </w:r>
          </w:p>
        </w:tc>
        <w:tc>
          <w:tcPr>
            <w:tcW w:w="992" w:type="dxa"/>
            <w:tcBorders>
              <w:top w:val="nil"/>
              <w:left w:val="nil"/>
              <w:bottom w:val="nil"/>
              <w:right w:val="nil"/>
            </w:tcBorders>
          </w:tcPr>
          <w:p w14:paraId="179147EB" w14:textId="3B26FFC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Ag.fi</w:t>
            </w:r>
          </w:p>
        </w:tc>
        <w:tc>
          <w:tcPr>
            <w:tcW w:w="708" w:type="dxa"/>
            <w:tcBorders>
              <w:top w:val="nil"/>
              <w:left w:val="nil"/>
              <w:bottom w:val="nil"/>
              <w:right w:val="nil"/>
            </w:tcBorders>
            <w:noWrap/>
            <w:vAlign w:val="center"/>
            <w:hideMark/>
          </w:tcPr>
          <w:p w14:paraId="28BDEAC8" w14:textId="4094627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31</w:t>
            </w:r>
          </w:p>
        </w:tc>
        <w:tc>
          <w:tcPr>
            <w:tcW w:w="851" w:type="dxa"/>
            <w:tcBorders>
              <w:top w:val="nil"/>
              <w:left w:val="nil"/>
              <w:bottom w:val="nil"/>
              <w:right w:val="nil"/>
            </w:tcBorders>
            <w:noWrap/>
            <w:vAlign w:val="center"/>
            <w:hideMark/>
          </w:tcPr>
          <w:p w14:paraId="18E4C5B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nil"/>
              <w:right w:val="nil"/>
            </w:tcBorders>
            <w:vAlign w:val="center"/>
            <w:hideMark/>
          </w:tcPr>
          <w:p w14:paraId="1B82974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34</w:t>
            </w:r>
          </w:p>
        </w:tc>
      </w:tr>
      <w:tr w:rsidR="00936D23" w:rsidRPr="008B2F05" w14:paraId="10789214" w14:textId="77777777" w:rsidTr="005E1E78">
        <w:trPr>
          <w:trHeight w:val="290"/>
        </w:trPr>
        <w:tc>
          <w:tcPr>
            <w:tcW w:w="1276" w:type="dxa"/>
            <w:tcBorders>
              <w:top w:val="nil"/>
              <w:left w:val="nil"/>
              <w:bottom w:val="nil"/>
              <w:right w:val="nil"/>
            </w:tcBorders>
            <w:noWrap/>
            <w:vAlign w:val="bottom"/>
            <w:hideMark/>
          </w:tcPr>
          <w:p w14:paraId="223F27C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BE555E1"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Agonum</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retractum</w:t>
            </w:r>
            <w:proofErr w:type="spellEnd"/>
            <w:r w:rsidRPr="008B2F05">
              <w:rPr>
                <w:rFonts w:eastAsia="Times New Roman"/>
                <w:color w:val="000000"/>
                <w:kern w:val="0"/>
                <w:sz w:val="22"/>
                <w:szCs w:val="22"/>
                <w14:ligatures w14:val="none"/>
              </w:rPr>
              <w:t xml:space="preserve"> LeConte, 1846</w:t>
            </w:r>
          </w:p>
        </w:tc>
        <w:tc>
          <w:tcPr>
            <w:tcW w:w="992" w:type="dxa"/>
            <w:tcBorders>
              <w:top w:val="nil"/>
              <w:left w:val="nil"/>
              <w:bottom w:val="nil"/>
              <w:right w:val="nil"/>
            </w:tcBorders>
          </w:tcPr>
          <w:p w14:paraId="3920EA00" w14:textId="622E4D3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Ag.re</w:t>
            </w:r>
          </w:p>
        </w:tc>
        <w:tc>
          <w:tcPr>
            <w:tcW w:w="708" w:type="dxa"/>
            <w:tcBorders>
              <w:top w:val="nil"/>
              <w:left w:val="nil"/>
              <w:bottom w:val="nil"/>
              <w:right w:val="nil"/>
            </w:tcBorders>
            <w:noWrap/>
            <w:vAlign w:val="center"/>
            <w:hideMark/>
          </w:tcPr>
          <w:p w14:paraId="581C841C" w14:textId="6FE1810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59050B4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18D715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A1E1FC6" w14:textId="77777777" w:rsidTr="005E1E78">
        <w:trPr>
          <w:trHeight w:val="290"/>
        </w:trPr>
        <w:tc>
          <w:tcPr>
            <w:tcW w:w="1276" w:type="dxa"/>
            <w:tcBorders>
              <w:top w:val="nil"/>
              <w:left w:val="nil"/>
              <w:bottom w:val="nil"/>
              <w:right w:val="nil"/>
            </w:tcBorders>
            <w:noWrap/>
            <w:vAlign w:val="bottom"/>
            <w:hideMark/>
          </w:tcPr>
          <w:p w14:paraId="7C88B77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3F45FC0"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Platynus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decentis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9D77ECD" w14:textId="25559A2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Pl.de</w:t>
            </w:r>
          </w:p>
        </w:tc>
        <w:tc>
          <w:tcPr>
            <w:tcW w:w="708" w:type="dxa"/>
            <w:tcBorders>
              <w:top w:val="nil"/>
              <w:left w:val="nil"/>
              <w:bottom w:val="nil"/>
              <w:right w:val="nil"/>
            </w:tcBorders>
            <w:noWrap/>
            <w:vAlign w:val="center"/>
            <w:hideMark/>
          </w:tcPr>
          <w:p w14:paraId="710A0FB4" w14:textId="7C9CE3A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2A096D1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46ABF42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8F4252E" w14:textId="77777777" w:rsidTr="005E1E78">
        <w:trPr>
          <w:trHeight w:val="290"/>
        </w:trPr>
        <w:tc>
          <w:tcPr>
            <w:tcW w:w="1276" w:type="dxa"/>
            <w:tcBorders>
              <w:top w:val="nil"/>
              <w:left w:val="nil"/>
              <w:bottom w:val="nil"/>
              <w:right w:val="nil"/>
            </w:tcBorders>
            <w:noWrap/>
            <w:vAlign w:val="bottom"/>
            <w:hideMark/>
          </w:tcPr>
          <w:p w14:paraId="10B5A2C9"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332A0CF"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Platynus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tenuicollis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(LeConte, 1846)</w:t>
            </w:r>
          </w:p>
        </w:tc>
        <w:tc>
          <w:tcPr>
            <w:tcW w:w="992" w:type="dxa"/>
            <w:tcBorders>
              <w:top w:val="nil"/>
              <w:left w:val="nil"/>
              <w:bottom w:val="nil"/>
              <w:right w:val="nil"/>
            </w:tcBorders>
          </w:tcPr>
          <w:p w14:paraId="70DA8F0A" w14:textId="60080CE8"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Pl.te</w:t>
            </w:r>
            <w:proofErr w:type="spellEnd"/>
          </w:p>
        </w:tc>
        <w:tc>
          <w:tcPr>
            <w:tcW w:w="708" w:type="dxa"/>
            <w:tcBorders>
              <w:top w:val="nil"/>
              <w:left w:val="nil"/>
              <w:bottom w:val="nil"/>
              <w:right w:val="nil"/>
            </w:tcBorders>
            <w:noWrap/>
            <w:vAlign w:val="center"/>
            <w:hideMark/>
          </w:tcPr>
          <w:p w14:paraId="684FE9FB" w14:textId="19AF303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5CD038A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992" w:type="dxa"/>
            <w:tcBorders>
              <w:top w:val="nil"/>
              <w:left w:val="nil"/>
              <w:bottom w:val="nil"/>
              <w:right w:val="nil"/>
            </w:tcBorders>
            <w:vAlign w:val="center"/>
            <w:hideMark/>
          </w:tcPr>
          <w:p w14:paraId="3B19F27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5AF0CBF4" w14:textId="77777777" w:rsidTr="005E1E78">
        <w:trPr>
          <w:trHeight w:val="290"/>
        </w:trPr>
        <w:tc>
          <w:tcPr>
            <w:tcW w:w="1276" w:type="dxa"/>
            <w:tcBorders>
              <w:top w:val="nil"/>
              <w:left w:val="nil"/>
              <w:bottom w:val="nil"/>
              <w:right w:val="nil"/>
            </w:tcBorders>
            <w:noWrap/>
            <w:vAlign w:val="bottom"/>
            <w:hideMark/>
          </w:tcPr>
          <w:p w14:paraId="1942F8B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94BE490"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Platynus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angustatus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1828</w:t>
            </w:r>
          </w:p>
        </w:tc>
        <w:tc>
          <w:tcPr>
            <w:tcW w:w="992" w:type="dxa"/>
            <w:tcBorders>
              <w:top w:val="nil"/>
              <w:left w:val="nil"/>
              <w:bottom w:val="nil"/>
              <w:right w:val="nil"/>
            </w:tcBorders>
          </w:tcPr>
          <w:p w14:paraId="3E438851" w14:textId="2FE3FD5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Pl.an</w:t>
            </w:r>
          </w:p>
        </w:tc>
        <w:tc>
          <w:tcPr>
            <w:tcW w:w="708" w:type="dxa"/>
            <w:tcBorders>
              <w:top w:val="nil"/>
              <w:left w:val="nil"/>
              <w:bottom w:val="nil"/>
              <w:right w:val="nil"/>
            </w:tcBorders>
            <w:noWrap/>
            <w:vAlign w:val="center"/>
            <w:hideMark/>
          </w:tcPr>
          <w:p w14:paraId="2F8C339E" w14:textId="08DA6AE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19</w:t>
            </w:r>
          </w:p>
        </w:tc>
        <w:tc>
          <w:tcPr>
            <w:tcW w:w="851" w:type="dxa"/>
            <w:tcBorders>
              <w:top w:val="nil"/>
              <w:left w:val="nil"/>
              <w:bottom w:val="nil"/>
              <w:right w:val="nil"/>
            </w:tcBorders>
            <w:noWrap/>
            <w:vAlign w:val="center"/>
            <w:hideMark/>
          </w:tcPr>
          <w:p w14:paraId="30A4FCE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17</w:t>
            </w:r>
          </w:p>
        </w:tc>
        <w:tc>
          <w:tcPr>
            <w:tcW w:w="992" w:type="dxa"/>
            <w:tcBorders>
              <w:top w:val="nil"/>
              <w:left w:val="nil"/>
              <w:bottom w:val="nil"/>
              <w:right w:val="nil"/>
            </w:tcBorders>
            <w:vAlign w:val="center"/>
            <w:hideMark/>
          </w:tcPr>
          <w:p w14:paraId="448809B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36</w:t>
            </w:r>
          </w:p>
        </w:tc>
      </w:tr>
      <w:tr w:rsidR="00936D23" w:rsidRPr="008B2F05" w14:paraId="219EA29B" w14:textId="77777777" w:rsidTr="005E1E78">
        <w:trPr>
          <w:trHeight w:val="290"/>
        </w:trPr>
        <w:tc>
          <w:tcPr>
            <w:tcW w:w="1276" w:type="dxa"/>
            <w:tcBorders>
              <w:top w:val="nil"/>
              <w:left w:val="nil"/>
              <w:bottom w:val="nil"/>
              <w:right w:val="nil"/>
            </w:tcBorders>
            <w:noWrap/>
            <w:vAlign w:val="bottom"/>
            <w:hideMark/>
          </w:tcPr>
          <w:p w14:paraId="62CD2342"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Lebiini</w:t>
            </w:r>
            <w:proofErr w:type="spellEnd"/>
          </w:p>
        </w:tc>
        <w:tc>
          <w:tcPr>
            <w:tcW w:w="4253" w:type="dxa"/>
            <w:tcBorders>
              <w:top w:val="nil"/>
              <w:left w:val="nil"/>
              <w:bottom w:val="nil"/>
              <w:right w:val="nil"/>
            </w:tcBorders>
            <w:noWrap/>
            <w:vAlign w:val="center"/>
            <w:hideMark/>
          </w:tcPr>
          <w:p w14:paraId="72CE901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65568F6B"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797A9885" w14:textId="1A345967"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6F3A2252"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443954F" w14:textId="77777777" w:rsidR="00936D23" w:rsidRPr="008B2F05" w:rsidRDefault="00936D23" w:rsidP="00936D23">
            <w:pPr>
              <w:jc w:val="right"/>
              <w:rPr>
                <w:rFonts w:eastAsia="Times New Roman"/>
                <w:kern w:val="0"/>
                <w14:ligatures w14:val="none"/>
              </w:rPr>
            </w:pPr>
          </w:p>
        </w:tc>
      </w:tr>
      <w:tr w:rsidR="00936D23" w:rsidRPr="008B2F05" w14:paraId="49029051" w14:textId="77777777" w:rsidTr="005E1E78">
        <w:trPr>
          <w:trHeight w:val="290"/>
        </w:trPr>
        <w:tc>
          <w:tcPr>
            <w:tcW w:w="1276" w:type="dxa"/>
            <w:tcBorders>
              <w:top w:val="nil"/>
              <w:left w:val="nil"/>
              <w:bottom w:val="nil"/>
              <w:right w:val="nil"/>
            </w:tcBorders>
            <w:noWrap/>
            <w:vAlign w:val="bottom"/>
            <w:hideMark/>
          </w:tcPr>
          <w:p w14:paraId="5DD0E1B5"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316FCEF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Cymindis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limbata</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2E917DAC" w14:textId="587AE35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Cy.li</w:t>
            </w:r>
          </w:p>
        </w:tc>
        <w:tc>
          <w:tcPr>
            <w:tcW w:w="708" w:type="dxa"/>
            <w:tcBorders>
              <w:top w:val="nil"/>
              <w:left w:val="nil"/>
              <w:bottom w:val="nil"/>
              <w:right w:val="nil"/>
            </w:tcBorders>
            <w:noWrap/>
            <w:vAlign w:val="center"/>
            <w:hideMark/>
          </w:tcPr>
          <w:p w14:paraId="2962ECDD" w14:textId="77E1DAB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532590A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32C5E7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AB9464F" w14:textId="77777777" w:rsidTr="005E1E78">
        <w:trPr>
          <w:trHeight w:val="290"/>
        </w:trPr>
        <w:tc>
          <w:tcPr>
            <w:tcW w:w="1276" w:type="dxa"/>
            <w:tcBorders>
              <w:top w:val="nil"/>
              <w:left w:val="nil"/>
              <w:bottom w:val="nil"/>
              <w:right w:val="nil"/>
            </w:tcBorders>
            <w:noWrap/>
            <w:vAlign w:val="bottom"/>
            <w:hideMark/>
          </w:tcPr>
          <w:p w14:paraId="02674F4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05997E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Cymindis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platicollis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7AB23EF9" w14:textId="7D719B8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Cy.pl</w:t>
            </w:r>
          </w:p>
        </w:tc>
        <w:tc>
          <w:tcPr>
            <w:tcW w:w="708" w:type="dxa"/>
            <w:tcBorders>
              <w:top w:val="nil"/>
              <w:left w:val="nil"/>
              <w:bottom w:val="nil"/>
              <w:right w:val="nil"/>
            </w:tcBorders>
            <w:noWrap/>
            <w:vAlign w:val="center"/>
            <w:hideMark/>
          </w:tcPr>
          <w:p w14:paraId="18249651" w14:textId="7EA0D25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4EA76A6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07A9EE7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5FDB953C" w14:textId="77777777" w:rsidTr="005E1E78">
        <w:trPr>
          <w:trHeight w:val="290"/>
        </w:trPr>
        <w:tc>
          <w:tcPr>
            <w:tcW w:w="1276" w:type="dxa"/>
            <w:tcBorders>
              <w:top w:val="nil"/>
              <w:left w:val="nil"/>
              <w:bottom w:val="nil"/>
              <w:right w:val="nil"/>
            </w:tcBorders>
            <w:noWrap/>
            <w:vAlign w:val="bottom"/>
            <w:hideMark/>
          </w:tcPr>
          <w:p w14:paraId="50CB033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7463503"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Apenes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lucidula</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13EBDD36" w14:textId="0A67CEE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Ap.lu</w:t>
            </w:r>
          </w:p>
        </w:tc>
        <w:tc>
          <w:tcPr>
            <w:tcW w:w="708" w:type="dxa"/>
            <w:tcBorders>
              <w:top w:val="nil"/>
              <w:left w:val="nil"/>
              <w:bottom w:val="nil"/>
              <w:right w:val="nil"/>
            </w:tcBorders>
            <w:noWrap/>
            <w:vAlign w:val="center"/>
            <w:hideMark/>
          </w:tcPr>
          <w:p w14:paraId="7B6C6F21" w14:textId="2E29C80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09F04A4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c>
          <w:tcPr>
            <w:tcW w:w="992" w:type="dxa"/>
            <w:tcBorders>
              <w:top w:val="nil"/>
              <w:left w:val="nil"/>
              <w:bottom w:val="nil"/>
              <w:right w:val="nil"/>
            </w:tcBorders>
            <w:vAlign w:val="center"/>
            <w:hideMark/>
          </w:tcPr>
          <w:p w14:paraId="625EB1C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2B749FD4" w14:textId="77777777" w:rsidTr="005E1E78">
        <w:trPr>
          <w:trHeight w:val="290"/>
        </w:trPr>
        <w:tc>
          <w:tcPr>
            <w:tcW w:w="1276" w:type="dxa"/>
            <w:tcBorders>
              <w:top w:val="nil"/>
              <w:left w:val="nil"/>
              <w:bottom w:val="nil"/>
              <w:right w:val="nil"/>
            </w:tcBorders>
            <w:noWrap/>
            <w:vAlign w:val="bottom"/>
            <w:hideMark/>
          </w:tcPr>
          <w:p w14:paraId="05F90800"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Galeritini</w:t>
            </w:r>
            <w:proofErr w:type="spellEnd"/>
          </w:p>
        </w:tc>
        <w:tc>
          <w:tcPr>
            <w:tcW w:w="4253" w:type="dxa"/>
            <w:tcBorders>
              <w:top w:val="nil"/>
              <w:left w:val="nil"/>
              <w:bottom w:val="nil"/>
              <w:right w:val="nil"/>
            </w:tcBorders>
            <w:noWrap/>
            <w:vAlign w:val="center"/>
            <w:hideMark/>
          </w:tcPr>
          <w:p w14:paraId="3DB49C60"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142202E4"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54DFE770" w14:textId="416328D3"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2CBEA85A"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94D576B" w14:textId="77777777" w:rsidR="00936D23" w:rsidRPr="008B2F05" w:rsidRDefault="00936D23" w:rsidP="00936D23">
            <w:pPr>
              <w:jc w:val="right"/>
              <w:rPr>
                <w:rFonts w:eastAsia="Times New Roman"/>
                <w:kern w:val="0"/>
                <w14:ligatures w14:val="none"/>
              </w:rPr>
            </w:pPr>
          </w:p>
        </w:tc>
      </w:tr>
      <w:tr w:rsidR="00936D23" w:rsidRPr="008B2F05" w14:paraId="756544AE" w14:textId="77777777" w:rsidTr="005E1E78">
        <w:trPr>
          <w:trHeight w:val="290"/>
        </w:trPr>
        <w:tc>
          <w:tcPr>
            <w:tcW w:w="1276" w:type="dxa"/>
            <w:tcBorders>
              <w:top w:val="nil"/>
              <w:left w:val="nil"/>
              <w:bottom w:val="single" w:sz="4" w:space="0" w:color="auto"/>
              <w:right w:val="nil"/>
            </w:tcBorders>
            <w:noWrap/>
            <w:vAlign w:val="bottom"/>
            <w:hideMark/>
          </w:tcPr>
          <w:p w14:paraId="34245904" w14:textId="77777777" w:rsidR="00936D23" w:rsidRPr="008B2F05" w:rsidRDefault="00936D23" w:rsidP="00936D23">
            <w:pPr>
              <w:jc w:val="right"/>
              <w:rPr>
                <w:rFonts w:eastAsia="Times New Roman"/>
                <w:kern w:val="0"/>
                <w14:ligatures w14:val="none"/>
              </w:rPr>
            </w:pPr>
          </w:p>
        </w:tc>
        <w:tc>
          <w:tcPr>
            <w:tcW w:w="4253" w:type="dxa"/>
            <w:tcBorders>
              <w:top w:val="nil"/>
              <w:left w:val="nil"/>
              <w:bottom w:val="single" w:sz="4" w:space="0" w:color="auto"/>
              <w:right w:val="nil"/>
            </w:tcBorders>
            <w:noWrap/>
            <w:vAlign w:val="center"/>
            <w:hideMark/>
          </w:tcPr>
          <w:p w14:paraId="7177AF7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Galerita</w:t>
            </w:r>
            <w:proofErr w:type="spellEnd"/>
            <w:r w:rsidRPr="008B2F05">
              <w:rPr>
                <w:rFonts w:eastAsia="Times New Roman"/>
                <w:i/>
                <w:iCs/>
                <w:color w:val="000000"/>
                <w:kern w:val="0"/>
                <w:sz w:val="22"/>
                <w:szCs w:val="22"/>
                <w14:ligatures w14:val="none"/>
              </w:rPr>
              <w:t xml:space="preserve"> bicolor </w:t>
            </w:r>
            <w:r w:rsidRPr="008B2F05">
              <w:rPr>
                <w:rFonts w:eastAsia="Times New Roman"/>
                <w:color w:val="000000"/>
                <w:kern w:val="0"/>
                <w:sz w:val="22"/>
                <w:szCs w:val="22"/>
                <w14:ligatures w14:val="none"/>
              </w:rPr>
              <w:t>(Drury, 1773)</w:t>
            </w:r>
          </w:p>
        </w:tc>
        <w:tc>
          <w:tcPr>
            <w:tcW w:w="992" w:type="dxa"/>
            <w:tcBorders>
              <w:top w:val="nil"/>
              <w:left w:val="nil"/>
              <w:bottom w:val="single" w:sz="4" w:space="0" w:color="auto"/>
              <w:right w:val="nil"/>
            </w:tcBorders>
          </w:tcPr>
          <w:p w14:paraId="3127333F" w14:textId="4B7A27F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Ga.bi</w:t>
            </w:r>
          </w:p>
        </w:tc>
        <w:tc>
          <w:tcPr>
            <w:tcW w:w="708" w:type="dxa"/>
            <w:tcBorders>
              <w:top w:val="nil"/>
              <w:left w:val="nil"/>
              <w:bottom w:val="single" w:sz="4" w:space="0" w:color="auto"/>
              <w:right w:val="nil"/>
            </w:tcBorders>
            <w:noWrap/>
            <w:vAlign w:val="center"/>
            <w:hideMark/>
          </w:tcPr>
          <w:p w14:paraId="179441BA" w14:textId="049DB4A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single" w:sz="4" w:space="0" w:color="auto"/>
              <w:right w:val="nil"/>
            </w:tcBorders>
            <w:noWrap/>
            <w:vAlign w:val="center"/>
            <w:hideMark/>
          </w:tcPr>
          <w:p w14:paraId="2DAA450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single" w:sz="4" w:space="0" w:color="auto"/>
              <w:right w:val="nil"/>
            </w:tcBorders>
            <w:vAlign w:val="center"/>
            <w:hideMark/>
          </w:tcPr>
          <w:p w14:paraId="7826E9D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6FFE0ACE" w14:textId="77777777" w:rsidTr="005E1E78">
        <w:trPr>
          <w:trHeight w:val="300"/>
        </w:trPr>
        <w:tc>
          <w:tcPr>
            <w:tcW w:w="1276" w:type="dxa"/>
            <w:tcBorders>
              <w:top w:val="single" w:sz="4" w:space="0" w:color="auto"/>
              <w:left w:val="nil"/>
              <w:bottom w:val="single" w:sz="4" w:space="0" w:color="auto"/>
              <w:right w:val="nil"/>
            </w:tcBorders>
            <w:noWrap/>
            <w:vAlign w:val="bottom"/>
            <w:hideMark/>
          </w:tcPr>
          <w:p w14:paraId="4908CBAF"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Total</w:t>
            </w:r>
          </w:p>
        </w:tc>
        <w:tc>
          <w:tcPr>
            <w:tcW w:w="4253" w:type="dxa"/>
            <w:tcBorders>
              <w:top w:val="single" w:sz="4" w:space="0" w:color="auto"/>
              <w:left w:val="nil"/>
              <w:bottom w:val="single" w:sz="4" w:space="0" w:color="auto"/>
              <w:right w:val="nil"/>
            </w:tcBorders>
            <w:noWrap/>
            <w:vAlign w:val="center"/>
            <w:hideMark/>
          </w:tcPr>
          <w:p w14:paraId="717AD7CE"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 </w:t>
            </w:r>
          </w:p>
        </w:tc>
        <w:tc>
          <w:tcPr>
            <w:tcW w:w="992" w:type="dxa"/>
            <w:tcBorders>
              <w:top w:val="single" w:sz="4" w:space="0" w:color="auto"/>
              <w:left w:val="nil"/>
              <w:bottom w:val="single" w:sz="4" w:space="0" w:color="auto"/>
              <w:right w:val="nil"/>
            </w:tcBorders>
          </w:tcPr>
          <w:p w14:paraId="09A8601B" w14:textId="77777777" w:rsidR="00936D23" w:rsidRPr="008B2F05" w:rsidRDefault="00936D23" w:rsidP="00936D23">
            <w:pPr>
              <w:jc w:val="right"/>
              <w:rPr>
                <w:rFonts w:eastAsia="Times New Roman"/>
                <w:color w:val="000000"/>
                <w:kern w:val="0"/>
                <w:sz w:val="22"/>
                <w:szCs w:val="22"/>
                <w14:ligatures w14:val="none"/>
              </w:rPr>
            </w:pPr>
          </w:p>
        </w:tc>
        <w:tc>
          <w:tcPr>
            <w:tcW w:w="708" w:type="dxa"/>
            <w:tcBorders>
              <w:top w:val="single" w:sz="4" w:space="0" w:color="auto"/>
              <w:left w:val="nil"/>
              <w:bottom w:val="single" w:sz="4" w:space="0" w:color="auto"/>
              <w:right w:val="nil"/>
            </w:tcBorders>
            <w:noWrap/>
            <w:vAlign w:val="center"/>
            <w:hideMark/>
          </w:tcPr>
          <w:p w14:paraId="10B5F4DF" w14:textId="54778EA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934</w:t>
            </w:r>
          </w:p>
        </w:tc>
        <w:tc>
          <w:tcPr>
            <w:tcW w:w="851" w:type="dxa"/>
            <w:tcBorders>
              <w:top w:val="single" w:sz="4" w:space="0" w:color="auto"/>
              <w:left w:val="nil"/>
              <w:bottom w:val="single" w:sz="4" w:space="0" w:color="auto"/>
              <w:right w:val="nil"/>
            </w:tcBorders>
            <w:noWrap/>
            <w:vAlign w:val="center"/>
            <w:hideMark/>
          </w:tcPr>
          <w:p w14:paraId="2F7FCC6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603</w:t>
            </w:r>
          </w:p>
        </w:tc>
        <w:tc>
          <w:tcPr>
            <w:tcW w:w="992" w:type="dxa"/>
            <w:tcBorders>
              <w:top w:val="single" w:sz="4" w:space="0" w:color="auto"/>
              <w:left w:val="nil"/>
              <w:bottom w:val="single" w:sz="4" w:space="0" w:color="auto"/>
              <w:right w:val="nil"/>
            </w:tcBorders>
            <w:vAlign w:val="center"/>
            <w:hideMark/>
          </w:tcPr>
          <w:p w14:paraId="54D0760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1537</w:t>
            </w:r>
          </w:p>
        </w:tc>
      </w:tr>
    </w:tbl>
    <w:p w14:paraId="7FF16E74" w14:textId="77777777" w:rsidR="008B2F05" w:rsidRPr="008B2F05" w:rsidRDefault="008B2F05" w:rsidP="008B2F05">
      <w:pPr>
        <w:rPr>
          <w:sz w:val="24"/>
          <w:szCs w:val="24"/>
        </w:rPr>
      </w:pPr>
    </w:p>
    <w:p w14:paraId="524576C2" w14:textId="6C3832C4" w:rsidR="008B4052" w:rsidRDefault="00A735E2" w:rsidP="008517EC">
      <w:pPr>
        <w:ind w:firstLine="720"/>
        <w:rPr>
          <w:sz w:val="24"/>
          <w:szCs w:val="24"/>
        </w:rPr>
      </w:pPr>
      <w:r>
        <w:rPr>
          <w:sz w:val="24"/>
          <w:szCs w:val="24"/>
        </w:rPr>
        <w:t>The principal components analysis (PCA) of the eight numerical traits generated a set of axes, of which the first four axes together explained 8</w:t>
      </w:r>
      <w:r w:rsidR="00D2779B">
        <w:rPr>
          <w:sz w:val="24"/>
          <w:szCs w:val="24"/>
        </w:rPr>
        <w:t>9</w:t>
      </w:r>
      <w:r>
        <w:rPr>
          <w:sz w:val="24"/>
          <w:szCs w:val="24"/>
        </w:rPr>
        <w:t>% of the variance</w:t>
      </w:r>
      <w:r w:rsidR="00745DBB">
        <w:rPr>
          <w:sz w:val="24"/>
          <w:szCs w:val="24"/>
        </w:rPr>
        <w:t xml:space="preserve"> (Table S____)</w:t>
      </w:r>
      <w:r>
        <w:rPr>
          <w:sz w:val="24"/>
          <w:szCs w:val="24"/>
        </w:rPr>
        <w:t>. The first PC axis (3</w:t>
      </w:r>
      <w:r w:rsidR="00743BF8">
        <w:rPr>
          <w:sz w:val="24"/>
          <w:szCs w:val="24"/>
        </w:rPr>
        <w:t>9</w:t>
      </w:r>
      <w:r>
        <w:rPr>
          <w:sz w:val="24"/>
          <w:szCs w:val="24"/>
        </w:rPr>
        <w:t xml:space="preserve">% of the variance) was associated with </w:t>
      </w:r>
      <w:r w:rsidR="00415347">
        <w:rPr>
          <w:sz w:val="24"/>
          <w:szCs w:val="24"/>
        </w:rPr>
        <w:t xml:space="preserve">proportionally </w:t>
      </w:r>
      <w:r w:rsidR="00891C66">
        <w:rPr>
          <w:sz w:val="24"/>
          <w:szCs w:val="24"/>
        </w:rPr>
        <w:t xml:space="preserve">shorter antennae, </w:t>
      </w:r>
      <w:r w:rsidR="00E6332E">
        <w:rPr>
          <w:sz w:val="24"/>
          <w:szCs w:val="24"/>
        </w:rPr>
        <w:t>shorter rear legs</w:t>
      </w:r>
      <w:r w:rsidR="00D4655B">
        <w:rPr>
          <w:sz w:val="24"/>
          <w:szCs w:val="24"/>
        </w:rPr>
        <w:t xml:space="preserve">, and </w:t>
      </w:r>
      <w:r w:rsidR="00E6332E">
        <w:rPr>
          <w:sz w:val="24"/>
          <w:szCs w:val="24"/>
        </w:rPr>
        <w:t>wider pronotum</w:t>
      </w:r>
      <w:r w:rsidR="003B0379">
        <w:rPr>
          <w:sz w:val="24"/>
          <w:szCs w:val="24"/>
        </w:rPr>
        <w:t xml:space="preserve"> (Figure S___)</w:t>
      </w:r>
      <w:r w:rsidR="00D4655B">
        <w:rPr>
          <w:sz w:val="24"/>
          <w:szCs w:val="24"/>
        </w:rPr>
        <w:t>.</w:t>
      </w:r>
      <w:r w:rsidR="006049E9">
        <w:rPr>
          <w:sz w:val="24"/>
          <w:szCs w:val="24"/>
        </w:rPr>
        <w:t xml:space="preserve"> The second axis (</w:t>
      </w:r>
      <w:r w:rsidR="00915980">
        <w:rPr>
          <w:sz w:val="24"/>
          <w:szCs w:val="24"/>
        </w:rPr>
        <w:t xml:space="preserve">26% of the variance) </w:t>
      </w:r>
      <w:r w:rsidR="00C00042">
        <w:rPr>
          <w:sz w:val="24"/>
          <w:szCs w:val="24"/>
        </w:rPr>
        <w:t xml:space="preserve">was associated with </w:t>
      </w:r>
      <w:r w:rsidR="00AE6406">
        <w:rPr>
          <w:sz w:val="24"/>
          <w:szCs w:val="24"/>
        </w:rPr>
        <w:t xml:space="preserve">proportionally longer eyes, </w:t>
      </w:r>
      <w:r w:rsidR="007723B0">
        <w:rPr>
          <w:sz w:val="24"/>
          <w:szCs w:val="24"/>
        </w:rPr>
        <w:t>higher eye protrusion, and shorter body length. The third</w:t>
      </w:r>
      <w:r w:rsidR="00F42E81">
        <w:rPr>
          <w:sz w:val="24"/>
          <w:szCs w:val="24"/>
        </w:rPr>
        <w:t xml:space="preserve"> axis (</w:t>
      </w:r>
      <w:r w:rsidR="00554767">
        <w:rPr>
          <w:sz w:val="24"/>
          <w:szCs w:val="24"/>
        </w:rPr>
        <w:t>14% of the variance)</w:t>
      </w:r>
      <w:r w:rsidR="005D1AFD">
        <w:rPr>
          <w:sz w:val="24"/>
          <w:szCs w:val="24"/>
        </w:rPr>
        <w:t xml:space="preserve"> was associated with</w:t>
      </w:r>
      <w:r w:rsidR="00DC4818">
        <w:rPr>
          <w:sz w:val="24"/>
          <w:szCs w:val="24"/>
        </w:rPr>
        <w:t xml:space="preserve"> proportionally shorter rear trochanter and</w:t>
      </w:r>
      <w:r w:rsidR="005D1AFD">
        <w:rPr>
          <w:sz w:val="24"/>
          <w:szCs w:val="24"/>
        </w:rPr>
        <w:t xml:space="preserve"> wider abdomen</w:t>
      </w:r>
      <w:r w:rsidR="003B0379">
        <w:rPr>
          <w:sz w:val="24"/>
          <w:szCs w:val="24"/>
        </w:rPr>
        <w:t xml:space="preserve"> (Figure S____)</w:t>
      </w:r>
      <w:r w:rsidR="005D1AFD">
        <w:rPr>
          <w:sz w:val="24"/>
          <w:szCs w:val="24"/>
        </w:rPr>
        <w:t>. The fourth axis (</w:t>
      </w:r>
      <w:r w:rsidR="007F30B9">
        <w:rPr>
          <w:sz w:val="24"/>
          <w:szCs w:val="24"/>
        </w:rPr>
        <w:t xml:space="preserve">11% of the variance) was associated with proportionally wider abdomen and </w:t>
      </w:r>
      <w:r w:rsidR="00895735">
        <w:rPr>
          <w:sz w:val="24"/>
          <w:szCs w:val="24"/>
        </w:rPr>
        <w:t>longer body length.</w:t>
      </w:r>
    </w:p>
    <w:p w14:paraId="13A71467" w14:textId="77777777" w:rsidR="00D643ED" w:rsidRDefault="00D643ED" w:rsidP="00E34238">
      <w:pPr>
        <w:rPr>
          <w:sz w:val="24"/>
          <w:szCs w:val="24"/>
        </w:rPr>
      </w:pPr>
    </w:p>
    <w:p w14:paraId="56E47FA9" w14:textId="77777777" w:rsidR="00D643ED" w:rsidRDefault="00D643ED" w:rsidP="00E34238">
      <w:pPr>
        <w:rPr>
          <w:sz w:val="24"/>
          <w:szCs w:val="24"/>
        </w:rPr>
      </w:pPr>
    </w:p>
    <w:p w14:paraId="4EAB1EFC" w14:textId="62271CAA" w:rsidR="00BD10E1" w:rsidRDefault="00724236" w:rsidP="00E34238">
      <w:pPr>
        <w:rPr>
          <w:sz w:val="24"/>
          <w:szCs w:val="24"/>
        </w:rPr>
      </w:pPr>
      <w:r>
        <w:rPr>
          <w:sz w:val="24"/>
          <w:szCs w:val="24"/>
        </w:rPr>
        <w:tab/>
      </w:r>
      <w:commentRangeStart w:id="48"/>
      <w:r w:rsidR="007A28C7">
        <w:rPr>
          <w:sz w:val="24"/>
          <w:szCs w:val="24"/>
        </w:rPr>
        <w:t>K</w:t>
      </w:r>
      <w:r w:rsidR="00991267">
        <w:rPr>
          <w:sz w:val="24"/>
          <w:szCs w:val="24"/>
        </w:rPr>
        <w:t xml:space="preserve">ey </w:t>
      </w:r>
      <w:r w:rsidR="00B7764E">
        <w:rPr>
          <w:sz w:val="24"/>
          <w:szCs w:val="24"/>
        </w:rPr>
        <w:t xml:space="preserve">PC </w:t>
      </w:r>
      <w:r w:rsidR="00991267">
        <w:rPr>
          <w:sz w:val="24"/>
          <w:szCs w:val="24"/>
        </w:rPr>
        <w:t xml:space="preserve">axes of morphological </w:t>
      </w:r>
      <w:r w:rsidR="00B7764E">
        <w:rPr>
          <w:sz w:val="24"/>
          <w:szCs w:val="24"/>
        </w:rPr>
        <w:t>trait</w:t>
      </w:r>
      <w:commentRangeEnd w:id="48"/>
      <w:r w:rsidR="006E1BD4">
        <w:rPr>
          <w:rStyle w:val="CommentReference"/>
        </w:rPr>
        <w:commentReference w:id="48"/>
      </w:r>
      <w:r w:rsidR="00B7764E">
        <w:rPr>
          <w:sz w:val="24"/>
          <w:szCs w:val="24"/>
        </w:rPr>
        <w:t xml:space="preserve"> </w:t>
      </w:r>
      <w:r w:rsidR="00991267">
        <w:rPr>
          <w:sz w:val="24"/>
          <w:szCs w:val="24"/>
        </w:rPr>
        <w:t>variation</w:t>
      </w:r>
      <w:r w:rsidR="002C49DE">
        <w:rPr>
          <w:sz w:val="24"/>
          <w:szCs w:val="24"/>
        </w:rPr>
        <w:t xml:space="preserve"> </w:t>
      </w:r>
      <w:r w:rsidR="005D557B">
        <w:rPr>
          <w:sz w:val="24"/>
          <w:szCs w:val="24"/>
        </w:rPr>
        <w:t>showed differences</w:t>
      </w:r>
      <w:r w:rsidR="00372BFE">
        <w:rPr>
          <w:sz w:val="24"/>
          <w:szCs w:val="24"/>
        </w:rPr>
        <w:t xml:space="preserve"> among treatments</w:t>
      </w:r>
      <w:r w:rsidR="00A1373A">
        <w:rPr>
          <w:sz w:val="24"/>
          <w:szCs w:val="24"/>
        </w:rPr>
        <w:t xml:space="preserve"> (Tables 4-5)</w:t>
      </w:r>
      <w:r w:rsidR="007A28C7">
        <w:rPr>
          <w:sz w:val="24"/>
          <w:szCs w:val="24"/>
        </w:rPr>
        <w:t>, but functional alpha-diversity was similar among forest management treatments and across years</w:t>
      </w:r>
      <w:r w:rsidR="00372BFE">
        <w:rPr>
          <w:sz w:val="24"/>
          <w:szCs w:val="24"/>
        </w:rPr>
        <w:t>.</w:t>
      </w:r>
      <w:r w:rsidR="00051B10">
        <w:rPr>
          <w:sz w:val="24"/>
          <w:szCs w:val="24"/>
        </w:rPr>
        <w:t xml:space="preserve"> </w:t>
      </w:r>
      <w:r w:rsidR="009E72A3">
        <w:rPr>
          <w:sz w:val="24"/>
          <w:szCs w:val="24"/>
        </w:rPr>
        <w:t>S</w:t>
      </w:r>
      <w:r w:rsidR="00074F0E">
        <w:rPr>
          <w:sz w:val="24"/>
          <w:szCs w:val="24"/>
        </w:rPr>
        <w:t xml:space="preserve">alvaged plots </w:t>
      </w:r>
      <w:r w:rsidR="002521E9">
        <w:rPr>
          <w:sz w:val="24"/>
          <w:szCs w:val="24"/>
        </w:rPr>
        <w:t>had a high abundance of species</w:t>
      </w:r>
      <w:r w:rsidR="009E72A3">
        <w:rPr>
          <w:sz w:val="24"/>
          <w:szCs w:val="24"/>
        </w:rPr>
        <w:t xml:space="preserve"> with</w:t>
      </w:r>
      <w:r w:rsidR="00074F0E">
        <w:rPr>
          <w:sz w:val="24"/>
          <w:szCs w:val="24"/>
        </w:rPr>
        <w:t xml:space="preserve"> </w:t>
      </w:r>
      <w:r w:rsidR="00A145B1">
        <w:rPr>
          <w:sz w:val="24"/>
          <w:szCs w:val="24"/>
        </w:rPr>
        <w:t>lower values of PC</w:t>
      </w:r>
      <w:r w:rsidR="00606F99">
        <w:rPr>
          <w:sz w:val="24"/>
          <w:szCs w:val="24"/>
        </w:rPr>
        <w:t>1</w:t>
      </w:r>
      <w:r w:rsidR="00D71EDD">
        <w:rPr>
          <w:sz w:val="24"/>
          <w:szCs w:val="24"/>
        </w:rPr>
        <w:t xml:space="preserve"> relative to forest controls</w:t>
      </w:r>
      <w:r w:rsidR="00CD3012">
        <w:rPr>
          <w:sz w:val="24"/>
          <w:szCs w:val="24"/>
        </w:rPr>
        <w:t>,</w:t>
      </w:r>
      <w:r w:rsidR="00606F99">
        <w:rPr>
          <w:sz w:val="24"/>
          <w:szCs w:val="24"/>
        </w:rPr>
        <w:t xml:space="preserve"> </w:t>
      </w:r>
      <w:r w:rsidR="00727A6C">
        <w:rPr>
          <w:sz w:val="24"/>
          <w:szCs w:val="24"/>
        </w:rPr>
        <w:t>while</w:t>
      </w:r>
      <w:r w:rsidR="00D71EDD">
        <w:rPr>
          <w:sz w:val="24"/>
          <w:szCs w:val="24"/>
        </w:rPr>
        <w:t xml:space="preserve"> windthrow plots were intermediate</w:t>
      </w:r>
      <w:r w:rsidR="00165DCB">
        <w:rPr>
          <w:sz w:val="24"/>
          <w:szCs w:val="24"/>
        </w:rPr>
        <w:t>, as measured by the community-weighted mean</w:t>
      </w:r>
      <w:r w:rsidR="005C25BA">
        <w:rPr>
          <w:sz w:val="24"/>
          <w:szCs w:val="24"/>
        </w:rPr>
        <w:t xml:space="preserve"> (CWM) of PC1</w:t>
      </w:r>
      <w:r w:rsidR="00F36830">
        <w:rPr>
          <w:sz w:val="24"/>
          <w:szCs w:val="24"/>
        </w:rPr>
        <w:t xml:space="preserve">. </w:t>
      </w:r>
      <w:r w:rsidR="00B1201C">
        <w:rPr>
          <w:sz w:val="24"/>
          <w:szCs w:val="24"/>
        </w:rPr>
        <w:t xml:space="preserve">Thus species caught in salvaged plots tended to have a trait syndrome associated with </w:t>
      </w:r>
      <w:r w:rsidR="004D2996">
        <w:rPr>
          <w:sz w:val="24"/>
          <w:szCs w:val="24"/>
        </w:rPr>
        <w:t xml:space="preserve">longer rear trochanters, wider </w:t>
      </w:r>
      <w:proofErr w:type="spellStart"/>
      <w:r w:rsidR="004D2996">
        <w:rPr>
          <w:sz w:val="24"/>
          <w:szCs w:val="24"/>
        </w:rPr>
        <w:t>pronota</w:t>
      </w:r>
      <w:proofErr w:type="spellEnd"/>
      <w:r w:rsidR="004D2996">
        <w:rPr>
          <w:sz w:val="24"/>
          <w:szCs w:val="24"/>
        </w:rPr>
        <w:t>, and shorter legs, all proportional to body length.</w:t>
      </w:r>
      <w:r w:rsidR="005E1D09">
        <w:rPr>
          <w:sz w:val="24"/>
          <w:szCs w:val="24"/>
        </w:rPr>
        <w:t xml:space="preserve"> </w:t>
      </w:r>
      <w:r w:rsidR="00496E5B">
        <w:rPr>
          <w:sz w:val="24"/>
          <w:szCs w:val="24"/>
        </w:rPr>
        <w:t xml:space="preserve">Investigation of individual traits suggests that </w:t>
      </w:r>
      <w:r w:rsidR="00C92C43">
        <w:rPr>
          <w:sz w:val="24"/>
          <w:szCs w:val="24"/>
        </w:rPr>
        <w:t xml:space="preserve">rear trochanter length </w:t>
      </w:r>
      <w:r w:rsidR="001308F8">
        <w:rPr>
          <w:sz w:val="24"/>
          <w:szCs w:val="24"/>
        </w:rPr>
        <w:t xml:space="preserve">is </w:t>
      </w:r>
      <w:r w:rsidR="00A21554">
        <w:rPr>
          <w:sz w:val="24"/>
          <w:szCs w:val="24"/>
        </w:rPr>
        <w:t>the main contributor to this pattern</w:t>
      </w:r>
      <w:r w:rsidR="00A61883">
        <w:rPr>
          <w:sz w:val="24"/>
          <w:szCs w:val="24"/>
        </w:rPr>
        <w:t xml:space="preserve">, with species abundant in salvaged plots having </w:t>
      </w:r>
      <w:r w:rsidR="00F24DBB">
        <w:rPr>
          <w:sz w:val="24"/>
          <w:szCs w:val="24"/>
        </w:rPr>
        <w:t xml:space="preserve">proportionally </w:t>
      </w:r>
      <w:r w:rsidR="00A61883">
        <w:rPr>
          <w:sz w:val="24"/>
          <w:szCs w:val="24"/>
        </w:rPr>
        <w:t>longer rear trochanters</w:t>
      </w:r>
      <w:r w:rsidR="00A252A1">
        <w:rPr>
          <w:sz w:val="24"/>
          <w:szCs w:val="24"/>
        </w:rPr>
        <w:t xml:space="preserve"> (</w:t>
      </w:r>
      <w:r w:rsidR="00BD7E99">
        <w:rPr>
          <w:sz w:val="24"/>
          <w:szCs w:val="24"/>
        </w:rPr>
        <w:t xml:space="preserve">Fig. </w:t>
      </w:r>
      <w:r w:rsidR="004400FC">
        <w:rPr>
          <w:sz w:val="24"/>
          <w:szCs w:val="24"/>
        </w:rPr>
        <w:t>5</w:t>
      </w:r>
      <w:r w:rsidR="00C658E0">
        <w:rPr>
          <w:sz w:val="24"/>
          <w:szCs w:val="24"/>
        </w:rPr>
        <w:t>D</w:t>
      </w:r>
      <w:r w:rsidR="00BD7E99">
        <w:rPr>
          <w:sz w:val="24"/>
          <w:szCs w:val="24"/>
        </w:rPr>
        <w:t>)</w:t>
      </w:r>
      <w:r w:rsidR="00A21554">
        <w:rPr>
          <w:sz w:val="24"/>
          <w:szCs w:val="24"/>
        </w:rPr>
        <w:t xml:space="preserve">. </w:t>
      </w:r>
      <w:r w:rsidR="00572429">
        <w:rPr>
          <w:sz w:val="24"/>
          <w:szCs w:val="24"/>
        </w:rPr>
        <w:t xml:space="preserve">Salvaged plots also </w:t>
      </w:r>
      <w:r w:rsidR="00165DCB">
        <w:rPr>
          <w:sz w:val="24"/>
          <w:szCs w:val="24"/>
        </w:rPr>
        <w:t xml:space="preserve">had a </w:t>
      </w:r>
      <w:r w:rsidR="005C25BA">
        <w:rPr>
          <w:sz w:val="24"/>
          <w:szCs w:val="24"/>
        </w:rPr>
        <w:t>lower CWM of</w:t>
      </w:r>
      <w:r w:rsidR="003058FD">
        <w:rPr>
          <w:sz w:val="24"/>
          <w:szCs w:val="24"/>
        </w:rPr>
        <w:t xml:space="preserve"> PC2</w:t>
      </w:r>
      <w:r w:rsidR="00B52B74">
        <w:rPr>
          <w:sz w:val="24"/>
          <w:szCs w:val="24"/>
        </w:rPr>
        <w:t xml:space="preserve"> </w:t>
      </w:r>
      <w:r w:rsidR="00BD5460">
        <w:rPr>
          <w:sz w:val="24"/>
          <w:szCs w:val="24"/>
        </w:rPr>
        <w:t xml:space="preserve">than </w:t>
      </w:r>
      <w:r w:rsidR="003E44E9">
        <w:rPr>
          <w:sz w:val="24"/>
          <w:szCs w:val="24"/>
        </w:rPr>
        <w:t>windthrow</w:t>
      </w:r>
      <w:ins w:id="49" w:author="Perry, Kayla" w:date="2025-09-24T10:16:00Z" w16du:dateUtc="2025-09-24T14:16:00Z">
        <w:r w:rsidR="0015712A">
          <w:rPr>
            <w:sz w:val="24"/>
            <w:szCs w:val="24"/>
          </w:rPr>
          <w:t xml:space="preserve"> or forest</w:t>
        </w:r>
      </w:ins>
      <w:r w:rsidR="00D61F48">
        <w:rPr>
          <w:sz w:val="24"/>
          <w:szCs w:val="24"/>
        </w:rPr>
        <w:t xml:space="preserve"> plots</w:t>
      </w:r>
      <w:del w:id="50" w:author="Perry, Kayla" w:date="2025-09-24T10:16:00Z" w16du:dateUtc="2025-09-24T14:16:00Z">
        <w:r w:rsidR="003E44E9" w:rsidDel="0015712A">
          <w:rPr>
            <w:sz w:val="24"/>
            <w:szCs w:val="24"/>
          </w:rPr>
          <w:delText xml:space="preserve"> or </w:delText>
        </w:r>
        <w:r w:rsidR="00BD5460" w:rsidDel="0015712A">
          <w:rPr>
            <w:sz w:val="24"/>
            <w:szCs w:val="24"/>
          </w:rPr>
          <w:delText>forest controls</w:delText>
        </w:r>
      </w:del>
      <w:r w:rsidR="00BE73DC">
        <w:rPr>
          <w:sz w:val="24"/>
          <w:szCs w:val="24"/>
        </w:rPr>
        <w:t xml:space="preserve">. </w:t>
      </w:r>
      <w:r w:rsidR="00222966">
        <w:rPr>
          <w:sz w:val="24"/>
          <w:szCs w:val="24"/>
        </w:rPr>
        <w:t>Thus,</w:t>
      </w:r>
      <w:r w:rsidR="00BE73DC">
        <w:rPr>
          <w:sz w:val="24"/>
          <w:szCs w:val="24"/>
        </w:rPr>
        <w:t xml:space="preserve"> salvaged plots had </w:t>
      </w:r>
      <w:r w:rsidR="00687F00">
        <w:rPr>
          <w:sz w:val="24"/>
          <w:szCs w:val="24"/>
        </w:rPr>
        <w:t xml:space="preserve">a high abundance of species </w:t>
      </w:r>
      <w:r w:rsidR="00A11F07">
        <w:rPr>
          <w:sz w:val="24"/>
          <w:szCs w:val="24"/>
        </w:rPr>
        <w:t>with a trait syndrome associated with</w:t>
      </w:r>
      <w:r w:rsidR="00800ADE">
        <w:rPr>
          <w:sz w:val="24"/>
          <w:szCs w:val="24"/>
        </w:rPr>
        <w:t xml:space="preserve"> </w:t>
      </w:r>
      <w:r w:rsidR="00687F00">
        <w:rPr>
          <w:sz w:val="24"/>
          <w:szCs w:val="24"/>
        </w:rPr>
        <w:t>smaller body lengths</w:t>
      </w:r>
      <w:r w:rsidR="00E47BD4">
        <w:rPr>
          <w:sz w:val="24"/>
          <w:szCs w:val="24"/>
        </w:rPr>
        <w:t xml:space="preserve"> and</w:t>
      </w:r>
      <w:r w:rsidR="00687F00">
        <w:rPr>
          <w:sz w:val="24"/>
          <w:szCs w:val="24"/>
        </w:rPr>
        <w:t xml:space="preserve"> proportionally longer eyes</w:t>
      </w:r>
      <w:r w:rsidR="00BD5460">
        <w:rPr>
          <w:sz w:val="24"/>
          <w:szCs w:val="24"/>
        </w:rPr>
        <w:t>.</w:t>
      </w:r>
      <w:r w:rsidR="009571B2">
        <w:rPr>
          <w:sz w:val="24"/>
          <w:szCs w:val="24"/>
        </w:rPr>
        <w:t xml:space="preserve"> </w:t>
      </w:r>
      <w:r w:rsidR="00750245">
        <w:rPr>
          <w:sz w:val="24"/>
          <w:szCs w:val="24"/>
        </w:rPr>
        <w:t xml:space="preserve">Supporting this </w:t>
      </w:r>
      <w:ins w:id="51" w:author="Perry, Kayla" w:date="2025-09-24T10:17:00Z" w16du:dateUtc="2025-09-24T14:17:00Z">
        <w:r w:rsidR="0015712A">
          <w:rPr>
            <w:sz w:val="24"/>
            <w:szCs w:val="24"/>
          </w:rPr>
          <w:t>pattern</w:t>
        </w:r>
      </w:ins>
      <w:del w:id="52" w:author="Perry, Kayla" w:date="2025-09-24T10:17:00Z" w16du:dateUtc="2025-09-24T14:17:00Z">
        <w:r w:rsidR="00750245" w:rsidDel="006D0E99">
          <w:rPr>
            <w:sz w:val="24"/>
            <w:szCs w:val="24"/>
          </w:rPr>
          <w:delText>trend</w:delText>
        </w:r>
      </w:del>
      <w:r w:rsidR="00750245">
        <w:rPr>
          <w:sz w:val="24"/>
          <w:szCs w:val="24"/>
        </w:rPr>
        <w:t xml:space="preserve">, we found that </w:t>
      </w:r>
      <w:r w:rsidR="00B314F7">
        <w:rPr>
          <w:sz w:val="24"/>
          <w:szCs w:val="24"/>
        </w:rPr>
        <w:t>mean body length</w:t>
      </w:r>
      <w:r w:rsidR="00E5635D">
        <w:rPr>
          <w:sz w:val="24"/>
          <w:szCs w:val="24"/>
        </w:rPr>
        <w:t xml:space="preserve"> was </w:t>
      </w:r>
      <w:r w:rsidR="0083645C">
        <w:rPr>
          <w:sz w:val="24"/>
          <w:szCs w:val="24"/>
        </w:rPr>
        <w:t>lowest for beetles caught in salvaged plots</w:t>
      </w:r>
      <w:r w:rsidR="00D03DF9">
        <w:rPr>
          <w:sz w:val="24"/>
          <w:szCs w:val="24"/>
        </w:rPr>
        <w:t>, with windthrow intermediate</w:t>
      </w:r>
      <w:r w:rsidR="006947AA">
        <w:rPr>
          <w:sz w:val="24"/>
          <w:szCs w:val="24"/>
        </w:rPr>
        <w:t xml:space="preserve"> (Fig. 5A)</w:t>
      </w:r>
      <w:r w:rsidR="00D03DF9">
        <w:rPr>
          <w:sz w:val="24"/>
          <w:szCs w:val="24"/>
        </w:rPr>
        <w:t>.</w:t>
      </w:r>
      <w:r w:rsidR="00363732">
        <w:rPr>
          <w:sz w:val="24"/>
          <w:szCs w:val="24"/>
        </w:rPr>
        <w:t xml:space="preserve"> </w:t>
      </w:r>
      <w:commentRangeStart w:id="53"/>
      <w:commentRangeStart w:id="54"/>
      <w:r w:rsidR="00AD51BF">
        <w:rPr>
          <w:sz w:val="24"/>
          <w:szCs w:val="24"/>
        </w:rPr>
        <w:t xml:space="preserve">The </w:t>
      </w:r>
      <w:r w:rsidR="00E12BA6">
        <w:rPr>
          <w:sz w:val="24"/>
          <w:szCs w:val="24"/>
        </w:rPr>
        <w:t xml:space="preserve">eye length as a fraction of body length was greatest for beetles caught in </w:t>
      </w:r>
      <w:r w:rsidR="00BA17F5">
        <w:rPr>
          <w:sz w:val="24"/>
          <w:szCs w:val="24"/>
        </w:rPr>
        <w:t>salvaged plots</w:t>
      </w:r>
      <w:r w:rsidR="006947AA">
        <w:rPr>
          <w:sz w:val="24"/>
          <w:szCs w:val="24"/>
        </w:rPr>
        <w:t xml:space="preserve"> (Fig. 5C)</w:t>
      </w:r>
      <w:r w:rsidR="00BA17F5">
        <w:rPr>
          <w:sz w:val="24"/>
          <w:szCs w:val="24"/>
        </w:rPr>
        <w:t>.</w:t>
      </w:r>
      <w:r w:rsidR="0063560D">
        <w:rPr>
          <w:sz w:val="24"/>
          <w:szCs w:val="24"/>
        </w:rPr>
        <w:t xml:space="preserve"> </w:t>
      </w:r>
      <w:r w:rsidR="00AA7328">
        <w:rPr>
          <w:sz w:val="24"/>
          <w:szCs w:val="24"/>
        </w:rPr>
        <w:t xml:space="preserve">Finally, salvaged plots had </w:t>
      </w:r>
      <w:r w:rsidR="0018114D">
        <w:rPr>
          <w:sz w:val="24"/>
          <w:szCs w:val="24"/>
        </w:rPr>
        <w:t xml:space="preserve">a </w:t>
      </w:r>
      <w:r w:rsidR="0018114D">
        <w:rPr>
          <w:sz w:val="24"/>
          <w:szCs w:val="24"/>
        </w:rPr>
        <w:lastRenderedPageBreak/>
        <w:t xml:space="preserve">lower CWM of </w:t>
      </w:r>
      <w:r w:rsidR="00D17E1A">
        <w:rPr>
          <w:sz w:val="24"/>
          <w:szCs w:val="24"/>
        </w:rPr>
        <w:t>PC3 t</w:t>
      </w:r>
      <w:r w:rsidR="0018114D">
        <w:rPr>
          <w:sz w:val="24"/>
          <w:szCs w:val="24"/>
        </w:rPr>
        <w:t xml:space="preserve">han forest </w:t>
      </w:r>
      <w:ins w:id="55" w:author="Perry, Kayla" w:date="2025-09-24T10:18:00Z" w16du:dateUtc="2025-09-24T14:18:00Z">
        <w:r w:rsidR="007E7DB5">
          <w:rPr>
            <w:sz w:val="24"/>
            <w:szCs w:val="24"/>
          </w:rPr>
          <w:t>plots</w:t>
        </w:r>
      </w:ins>
      <w:del w:id="56" w:author="Perry, Kayla" w:date="2025-09-24T10:18:00Z" w16du:dateUtc="2025-09-24T14:18:00Z">
        <w:r w:rsidR="0018114D" w:rsidDel="007E7DB5">
          <w:rPr>
            <w:sz w:val="24"/>
            <w:szCs w:val="24"/>
          </w:rPr>
          <w:delText>controls</w:delText>
        </w:r>
      </w:del>
      <w:r w:rsidR="0018114D">
        <w:rPr>
          <w:sz w:val="24"/>
          <w:szCs w:val="24"/>
        </w:rPr>
        <w:t xml:space="preserve">, indicating </w:t>
      </w:r>
      <w:r w:rsidR="00AB4F23">
        <w:rPr>
          <w:sz w:val="24"/>
          <w:szCs w:val="24"/>
        </w:rPr>
        <w:t xml:space="preserve">beetle species </w:t>
      </w:r>
      <w:r w:rsidR="00715778">
        <w:rPr>
          <w:sz w:val="24"/>
          <w:szCs w:val="24"/>
        </w:rPr>
        <w:t xml:space="preserve">with </w:t>
      </w:r>
      <w:r w:rsidR="00AB4F23">
        <w:rPr>
          <w:sz w:val="24"/>
          <w:szCs w:val="24"/>
        </w:rPr>
        <w:t>more elongated eyes</w:t>
      </w:r>
      <w:commentRangeEnd w:id="53"/>
      <w:r w:rsidR="00C00E82">
        <w:rPr>
          <w:rStyle w:val="CommentReference"/>
        </w:rPr>
        <w:commentReference w:id="53"/>
      </w:r>
      <w:commentRangeEnd w:id="54"/>
      <w:r w:rsidR="00DF1046">
        <w:rPr>
          <w:rStyle w:val="CommentReference"/>
        </w:rPr>
        <w:commentReference w:id="54"/>
      </w:r>
      <w:r w:rsidR="00715778">
        <w:rPr>
          <w:sz w:val="24"/>
          <w:szCs w:val="24"/>
        </w:rPr>
        <w:t xml:space="preserve"> </w:t>
      </w:r>
      <w:r w:rsidR="00A2442A">
        <w:rPr>
          <w:sz w:val="24"/>
          <w:szCs w:val="24"/>
        </w:rPr>
        <w:t xml:space="preserve">(i.e., </w:t>
      </w:r>
      <w:r w:rsidR="00AB4F23">
        <w:rPr>
          <w:sz w:val="24"/>
          <w:szCs w:val="24"/>
        </w:rPr>
        <w:t>lower</w:t>
      </w:r>
      <w:r w:rsidR="00A2442A">
        <w:rPr>
          <w:sz w:val="24"/>
          <w:szCs w:val="24"/>
        </w:rPr>
        <w:t xml:space="preserve"> </w:t>
      </w:r>
      <w:r w:rsidR="00FC1F9A">
        <w:rPr>
          <w:sz w:val="24"/>
          <w:szCs w:val="24"/>
        </w:rPr>
        <w:t>[</w:t>
      </w:r>
      <w:r w:rsidR="00A2442A">
        <w:rPr>
          <w:sz w:val="24"/>
          <w:szCs w:val="24"/>
        </w:rPr>
        <w:t>eye protrusion / eye length</w:t>
      </w:r>
      <w:r w:rsidR="00FC1F9A">
        <w:rPr>
          <w:sz w:val="24"/>
          <w:szCs w:val="24"/>
        </w:rPr>
        <w:t>]</w:t>
      </w:r>
      <w:r w:rsidR="00A2442A">
        <w:rPr>
          <w:sz w:val="24"/>
          <w:szCs w:val="24"/>
        </w:rPr>
        <w:t xml:space="preserve"> ratio) and wider abdomens</w:t>
      </w:r>
      <w:r w:rsidR="003D710A">
        <w:rPr>
          <w:sz w:val="24"/>
          <w:szCs w:val="24"/>
        </w:rPr>
        <w:t>.</w:t>
      </w:r>
      <w:r w:rsidR="00731A2B">
        <w:rPr>
          <w:sz w:val="24"/>
          <w:szCs w:val="24"/>
        </w:rPr>
        <w:t xml:space="preserve"> </w:t>
      </w:r>
      <w:r w:rsidR="002A5E8B">
        <w:rPr>
          <w:sz w:val="24"/>
          <w:szCs w:val="24"/>
        </w:rPr>
        <w:t>Eye</w:t>
      </w:r>
      <w:r w:rsidR="00E43D91">
        <w:rPr>
          <w:sz w:val="24"/>
          <w:szCs w:val="24"/>
        </w:rPr>
        <w:t xml:space="preserve"> shape was the primary driver of this pattern, rather than </w:t>
      </w:r>
      <w:r w:rsidR="002C35C4">
        <w:rPr>
          <w:sz w:val="24"/>
          <w:szCs w:val="24"/>
        </w:rPr>
        <w:t>abdomen width</w:t>
      </w:r>
      <w:r w:rsidR="003426AF">
        <w:rPr>
          <w:sz w:val="24"/>
          <w:szCs w:val="24"/>
        </w:rPr>
        <w:t xml:space="preserve"> </w:t>
      </w:r>
      <w:r w:rsidR="007A2C70">
        <w:rPr>
          <w:sz w:val="24"/>
          <w:szCs w:val="24"/>
        </w:rPr>
        <w:t>(</w:t>
      </w:r>
      <w:r w:rsidR="0022164F">
        <w:rPr>
          <w:sz w:val="24"/>
          <w:szCs w:val="24"/>
        </w:rPr>
        <w:t>Table 4</w:t>
      </w:r>
      <w:r w:rsidR="007A2C70">
        <w:rPr>
          <w:sz w:val="24"/>
          <w:szCs w:val="24"/>
        </w:rPr>
        <w:t>)</w:t>
      </w:r>
      <w:r w:rsidR="002C35C4">
        <w:rPr>
          <w:sz w:val="24"/>
          <w:szCs w:val="24"/>
        </w:rPr>
        <w:t>.</w:t>
      </w:r>
    </w:p>
    <w:p w14:paraId="72E64BC7" w14:textId="77777777" w:rsidR="007C1E70" w:rsidRDefault="007C1E70" w:rsidP="00E34238">
      <w:pPr>
        <w:rPr>
          <w:sz w:val="24"/>
          <w:szCs w:val="24"/>
        </w:rPr>
      </w:pPr>
    </w:p>
    <w:p w14:paraId="29A617B7" w14:textId="42D97E43" w:rsidR="00BD2EEC" w:rsidRDefault="00FD7483" w:rsidP="00F34DE3">
      <w:pPr>
        <w:rPr>
          <w:sz w:val="24"/>
          <w:szCs w:val="24"/>
        </w:rPr>
      </w:pPr>
      <w:r>
        <w:rPr>
          <w:sz w:val="24"/>
          <w:szCs w:val="24"/>
        </w:rPr>
        <w:tab/>
      </w:r>
      <w:r w:rsidR="00886CAF">
        <w:rPr>
          <w:sz w:val="24"/>
          <w:szCs w:val="24"/>
        </w:rPr>
        <w:t>Two CWM traits showed significant patterns of change between years</w:t>
      </w:r>
      <w:r w:rsidR="00BA6961">
        <w:rPr>
          <w:sz w:val="24"/>
          <w:szCs w:val="24"/>
        </w:rPr>
        <w:t xml:space="preserve">. </w:t>
      </w:r>
      <w:r w:rsidR="00FC1F9A">
        <w:rPr>
          <w:sz w:val="24"/>
          <w:szCs w:val="24"/>
        </w:rPr>
        <w:t xml:space="preserve">The </w:t>
      </w:r>
      <w:r w:rsidR="00F0305B">
        <w:rPr>
          <w:sz w:val="24"/>
          <w:szCs w:val="24"/>
        </w:rPr>
        <w:t xml:space="preserve">CWM </w:t>
      </w:r>
      <w:r w:rsidR="00FC1F9A">
        <w:rPr>
          <w:sz w:val="24"/>
          <w:szCs w:val="24"/>
        </w:rPr>
        <w:t xml:space="preserve">[antenna length / rear leg length] ratio </w:t>
      </w:r>
      <w:r w:rsidR="00F0305B">
        <w:rPr>
          <w:sz w:val="24"/>
          <w:szCs w:val="24"/>
        </w:rPr>
        <w:t>decreased from 2015 to 2022</w:t>
      </w:r>
      <w:r w:rsidR="00B76ED3">
        <w:rPr>
          <w:sz w:val="24"/>
          <w:szCs w:val="24"/>
        </w:rPr>
        <w:t xml:space="preserve">, indicating that species with </w:t>
      </w:r>
      <w:r w:rsidR="007B1CC7">
        <w:rPr>
          <w:sz w:val="24"/>
          <w:szCs w:val="24"/>
        </w:rPr>
        <w:t xml:space="preserve">long antenna relative to their </w:t>
      </w:r>
      <w:r w:rsidR="00DB4B8F">
        <w:rPr>
          <w:sz w:val="24"/>
          <w:szCs w:val="24"/>
        </w:rPr>
        <w:t xml:space="preserve">rear </w:t>
      </w:r>
      <w:r w:rsidR="007B1CC7">
        <w:rPr>
          <w:sz w:val="24"/>
          <w:szCs w:val="24"/>
        </w:rPr>
        <w:t xml:space="preserve">legs </w:t>
      </w:r>
      <w:r w:rsidR="00DB4B8F">
        <w:rPr>
          <w:sz w:val="24"/>
          <w:szCs w:val="24"/>
        </w:rPr>
        <w:t>were more common in 2015 than in 2022.</w:t>
      </w:r>
      <w:del w:id="57" w:author="Perry, Kayla" w:date="2025-09-24T10:53:00Z" w16du:dateUtc="2025-09-24T14:53:00Z">
        <w:r w:rsidR="007106A2" w:rsidDel="00037646">
          <w:rPr>
            <w:sz w:val="24"/>
            <w:szCs w:val="24"/>
          </w:rPr>
          <w:delText xml:space="preserve"> </w:delText>
        </w:r>
        <w:r w:rsidR="00FD6DF9" w:rsidDel="00037646">
          <w:rPr>
            <w:sz w:val="24"/>
            <w:szCs w:val="24"/>
          </w:rPr>
          <w:delText xml:space="preserve">This is consistent with a </w:delText>
        </w:r>
        <w:r w:rsidR="00C92D04" w:rsidDel="00037646">
          <w:rPr>
            <w:sz w:val="24"/>
            <w:szCs w:val="24"/>
          </w:rPr>
          <w:delText>marginally significant</w:delText>
        </w:r>
        <w:r w:rsidR="00FD6DF9" w:rsidDel="00037646">
          <w:rPr>
            <w:sz w:val="24"/>
            <w:szCs w:val="24"/>
          </w:rPr>
          <w:delText xml:space="preserve"> trend of</w:delText>
        </w:r>
        <w:commentRangeStart w:id="58"/>
        <w:r w:rsidR="00FD6DF9" w:rsidDel="00037646">
          <w:rPr>
            <w:sz w:val="24"/>
            <w:szCs w:val="24"/>
          </w:rPr>
          <w:delText xml:space="preserve"> decreased </w:delText>
        </w:r>
        <w:r w:rsidR="00B22327" w:rsidDel="00037646">
          <w:rPr>
            <w:sz w:val="24"/>
            <w:szCs w:val="24"/>
          </w:rPr>
          <w:delText>CWM antenna length in 2022</w:delText>
        </w:r>
        <w:commentRangeEnd w:id="58"/>
        <w:r w:rsidR="007E7A05" w:rsidDel="00037646">
          <w:rPr>
            <w:rStyle w:val="CommentReference"/>
          </w:rPr>
          <w:commentReference w:id="58"/>
        </w:r>
        <w:r w:rsidR="00146D6F" w:rsidDel="00037646">
          <w:rPr>
            <w:sz w:val="24"/>
            <w:szCs w:val="24"/>
          </w:rPr>
          <w:delText>, especially in salvaged plots</w:delText>
        </w:r>
      </w:del>
      <w:r w:rsidR="00146D6F">
        <w:rPr>
          <w:sz w:val="24"/>
          <w:szCs w:val="24"/>
        </w:rPr>
        <w:t xml:space="preserve"> (Fig. 5E</w:t>
      </w:r>
      <w:r w:rsidR="00A1373A">
        <w:rPr>
          <w:sz w:val="24"/>
          <w:szCs w:val="24"/>
        </w:rPr>
        <w:t>, Table 4</w:t>
      </w:r>
      <w:r w:rsidR="00146D6F">
        <w:rPr>
          <w:sz w:val="24"/>
          <w:szCs w:val="24"/>
        </w:rPr>
        <w:t>).</w:t>
      </w:r>
      <w:r w:rsidR="002F2243">
        <w:rPr>
          <w:sz w:val="24"/>
          <w:szCs w:val="24"/>
        </w:rPr>
        <w:t xml:space="preserve"> </w:t>
      </w:r>
      <w:r w:rsidR="004F7791">
        <w:rPr>
          <w:sz w:val="24"/>
          <w:szCs w:val="24"/>
        </w:rPr>
        <w:t xml:space="preserve">Finally, </w:t>
      </w:r>
      <w:r w:rsidR="0039516C">
        <w:rPr>
          <w:sz w:val="24"/>
          <w:szCs w:val="24"/>
        </w:rPr>
        <w:t xml:space="preserve">the CWM flight capability of ground beetles showed a significant interaction between treatment and year. </w:t>
      </w:r>
      <w:r w:rsidR="002130D5">
        <w:rPr>
          <w:sz w:val="24"/>
          <w:szCs w:val="24"/>
        </w:rPr>
        <w:t xml:space="preserve">Species capable of flight </w:t>
      </w:r>
      <w:r w:rsidR="00944F05">
        <w:rPr>
          <w:sz w:val="24"/>
          <w:szCs w:val="24"/>
        </w:rPr>
        <w:t>were more common in salvaged plots than windthrow or undisturbed forest in 2015, but this pattern</w:t>
      </w:r>
      <w:r w:rsidR="008137A4">
        <w:rPr>
          <w:sz w:val="24"/>
          <w:szCs w:val="24"/>
        </w:rPr>
        <w:t xml:space="preserve"> largely disappeared by 2022</w:t>
      </w:r>
      <w:r w:rsidR="00EB3CEE">
        <w:rPr>
          <w:sz w:val="24"/>
          <w:szCs w:val="24"/>
        </w:rPr>
        <w:t xml:space="preserve"> (</w:t>
      </w:r>
      <w:r w:rsidR="002F2243">
        <w:rPr>
          <w:sz w:val="24"/>
          <w:szCs w:val="24"/>
        </w:rPr>
        <w:t xml:space="preserve">Fig. 5B, </w:t>
      </w:r>
      <w:r w:rsidR="00EB3CEE">
        <w:rPr>
          <w:sz w:val="24"/>
          <w:szCs w:val="24"/>
        </w:rPr>
        <w:t>Tables 4-5)</w:t>
      </w:r>
      <w:r w:rsidR="008137A4">
        <w:rPr>
          <w:sz w:val="24"/>
          <w:szCs w:val="24"/>
        </w:rPr>
        <w:t>.</w:t>
      </w:r>
    </w:p>
    <w:p w14:paraId="3BCE5BD0" w14:textId="77777777" w:rsidR="00345628" w:rsidRDefault="00345628" w:rsidP="00F34DE3">
      <w:pPr>
        <w:rPr>
          <w:sz w:val="24"/>
          <w:szCs w:val="24"/>
        </w:rPr>
      </w:pPr>
    </w:p>
    <w:p w14:paraId="1E280F37" w14:textId="77777777" w:rsidR="00F1754D" w:rsidRDefault="00F1754D" w:rsidP="00F34DE3">
      <w:pPr>
        <w:rPr>
          <w:sz w:val="24"/>
          <w:szCs w:val="24"/>
        </w:rPr>
      </w:pPr>
    </w:p>
    <w:p w14:paraId="0AA83CD6" w14:textId="13BF61CF" w:rsidR="00464BF1" w:rsidRDefault="00E97FFA" w:rsidP="00F34DE3">
      <w:pPr>
        <w:rPr>
          <w:sz w:val="24"/>
          <w:szCs w:val="24"/>
        </w:rPr>
      </w:pPr>
      <w:r w:rsidRPr="0098594F">
        <w:rPr>
          <w:noProof/>
          <w:sz w:val="24"/>
          <w:szCs w:val="24"/>
        </w:rPr>
        <w:drawing>
          <wp:inline distT="0" distB="0" distL="0" distR="0" wp14:anchorId="3017F155" wp14:editId="4B6BB0AF">
            <wp:extent cx="5943600" cy="5645785"/>
            <wp:effectExtent l="0" t="0" r="0" b="0"/>
            <wp:docPr id="18303924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244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5645785"/>
                    </a:xfrm>
                    <a:prstGeom prst="rect">
                      <a:avLst/>
                    </a:prstGeom>
                  </pic:spPr>
                </pic:pic>
              </a:graphicData>
            </a:graphic>
          </wp:inline>
        </w:drawing>
      </w:r>
    </w:p>
    <w:p w14:paraId="45860A5A" w14:textId="77777777" w:rsidR="00B42230" w:rsidRDefault="00B42230" w:rsidP="00F34DE3">
      <w:pPr>
        <w:rPr>
          <w:sz w:val="24"/>
          <w:szCs w:val="24"/>
        </w:rPr>
      </w:pPr>
    </w:p>
    <w:p w14:paraId="071B4826" w14:textId="0076C7A6" w:rsidR="00E65376" w:rsidRDefault="00464BF1" w:rsidP="00F34DE3">
      <w:pPr>
        <w:rPr>
          <w:sz w:val="24"/>
          <w:szCs w:val="24"/>
        </w:rPr>
      </w:pPr>
      <w:commentRangeStart w:id="59"/>
      <w:commentRangeStart w:id="60"/>
      <w:commentRangeStart w:id="61"/>
      <w:r w:rsidRPr="00B7432E">
        <w:rPr>
          <w:b/>
          <w:bCs/>
          <w:sz w:val="24"/>
          <w:szCs w:val="24"/>
        </w:rPr>
        <w:t xml:space="preserve">Figure </w:t>
      </w:r>
      <w:r w:rsidR="001108F5">
        <w:rPr>
          <w:b/>
          <w:bCs/>
          <w:sz w:val="24"/>
          <w:szCs w:val="24"/>
        </w:rPr>
        <w:t>5</w:t>
      </w:r>
      <w:r w:rsidRPr="00B7432E">
        <w:rPr>
          <w:b/>
          <w:bCs/>
          <w:sz w:val="24"/>
          <w:szCs w:val="24"/>
        </w:rPr>
        <w:t>.</w:t>
      </w:r>
      <w:r>
        <w:rPr>
          <w:sz w:val="24"/>
          <w:szCs w:val="24"/>
        </w:rPr>
        <w:t xml:space="preserve"> </w:t>
      </w:r>
      <w:commentRangeEnd w:id="59"/>
      <w:r w:rsidR="00C84BCB">
        <w:rPr>
          <w:rStyle w:val="CommentReference"/>
        </w:rPr>
        <w:commentReference w:id="59"/>
      </w:r>
      <w:commentRangeEnd w:id="60"/>
      <w:r w:rsidR="00C0356C">
        <w:rPr>
          <w:rStyle w:val="CommentReference"/>
        </w:rPr>
        <w:commentReference w:id="60"/>
      </w:r>
      <w:commentRangeEnd w:id="61"/>
      <w:r w:rsidR="00CD30E6">
        <w:rPr>
          <w:rStyle w:val="CommentReference"/>
        </w:rPr>
        <w:commentReference w:id="61"/>
      </w:r>
      <w:r w:rsidR="00BD50B5">
        <w:rPr>
          <w:sz w:val="24"/>
          <w:szCs w:val="24"/>
        </w:rPr>
        <w:t>Community-weighted mean</w:t>
      </w:r>
      <w:r w:rsidR="002A7A2A">
        <w:rPr>
          <w:sz w:val="24"/>
          <w:szCs w:val="24"/>
        </w:rPr>
        <w:t xml:space="preserve"> (CWM)</w:t>
      </w:r>
      <w:r w:rsidR="00BD50B5">
        <w:rPr>
          <w:sz w:val="24"/>
          <w:szCs w:val="24"/>
        </w:rPr>
        <w:t xml:space="preserve"> </w:t>
      </w:r>
      <w:r w:rsidR="00E65376">
        <w:rPr>
          <w:sz w:val="24"/>
          <w:szCs w:val="24"/>
        </w:rPr>
        <w:t>traits of ground beetles collected in windthrow, salvaged, and undisturbed forest plots in 2015 and 2022</w:t>
      </w:r>
      <w:r w:rsidR="00FE4D0D">
        <w:rPr>
          <w:sz w:val="24"/>
          <w:szCs w:val="24"/>
        </w:rPr>
        <w:t xml:space="preserve">. </w:t>
      </w:r>
      <w:r w:rsidR="000E03CE">
        <w:rPr>
          <w:sz w:val="24"/>
          <w:szCs w:val="24"/>
        </w:rPr>
        <w:t>Circular points are observations from 2015, while triangles are ob</w:t>
      </w:r>
      <w:r w:rsidR="003C32BF">
        <w:rPr>
          <w:sz w:val="24"/>
          <w:szCs w:val="24"/>
        </w:rPr>
        <w:t xml:space="preserve">servations from 2022. </w:t>
      </w:r>
      <w:r w:rsidR="009B6D1C">
        <w:rPr>
          <w:sz w:val="24"/>
          <w:szCs w:val="24"/>
        </w:rPr>
        <w:t xml:space="preserve">Sample size is 6 plots for </w:t>
      </w:r>
      <w:r w:rsidR="00A702A3">
        <w:rPr>
          <w:sz w:val="24"/>
          <w:szCs w:val="24"/>
        </w:rPr>
        <w:t xml:space="preserve">windthrow, 6 plots for salvaged, and 12 plots for undisturbed forest. </w:t>
      </w:r>
      <w:r w:rsidR="00FE4D0D">
        <w:rPr>
          <w:sz w:val="24"/>
          <w:szCs w:val="24"/>
        </w:rPr>
        <w:t xml:space="preserve">(A) </w:t>
      </w:r>
      <w:r w:rsidR="006D63C3">
        <w:rPr>
          <w:sz w:val="24"/>
          <w:szCs w:val="24"/>
        </w:rPr>
        <w:t>CWM b</w:t>
      </w:r>
      <w:r w:rsidR="00FE4D0D">
        <w:rPr>
          <w:sz w:val="24"/>
          <w:szCs w:val="24"/>
        </w:rPr>
        <w:t>ody length, measured as the sum of head length, pronotum length, and elytron length</w:t>
      </w:r>
      <w:r w:rsidR="009B6D1C">
        <w:rPr>
          <w:sz w:val="24"/>
          <w:szCs w:val="24"/>
        </w:rPr>
        <w:t xml:space="preserve">. (B) </w:t>
      </w:r>
      <w:r w:rsidR="00E049C3">
        <w:rPr>
          <w:sz w:val="24"/>
          <w:szCs w:val="24"/>
        </w:rPr>
        <w:t>CWM flight capability</w:t>
      </w:r>
      <w:r w:rsidR="00AE45EE">
        <w:rPr>
          <w:sz w:val="24"/>
          <w:szCs w:val="24"/>
        </w:rPr>
        <w:t>, as indicated in the literature</w:t>
      </w:r>
      <w:r w:rsidR="00954CD6">
        <w:rPr>
          <w:sz w:val="24"/>
          <w:szCs w:val="24"/>
        </w:rPr>
        <w:t xml:space="preserve"> </w:t>
      </w:r>
      <w:r w:rsidR="00954CD6">
        <w:rPr>
          <w:sz w:val="24"/>
          <w:szCs w:val="24"/>
        </w:rPr>
        <w:fldChar w:fldCharType="begin"/>
      </w:r>
      <w:r w:rsidR="00954CD6">
        <w:rPr>
          <w:sz w:val="24"/>
          <w:szCs w:val="24"/>
        </w:rPr>
        <w:instrText xml:space="preserve"> ADDIN ZOTERO_ITEM CSL_CITATION {"citationID":"3aMbqUiD","properties":{"formattedCitation":"(Larochelle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954CD6">
        <w:rPr>
          <w:sz w:val="24"/>
          <w:szCs w:val="24"/>
        </w:rPr>
        <w:fldChar w:fldCharType="separate"/>
      </w:r>
      <w:r w:rsidR="00954CD6" w:rsidRPr="00954CD6">
        <w:rPr>
          <w:kern w:val="0"/>
          <w:sz w:val="24"/>
        </w:rPr>
        <w:t>(Larochelle and Larivière 2003)</w:t>
      </w:r>
      <w:r w:rsidR="00954CD6">
        <w:rPr>
          <w:sz w:val="24"/>
          <w:szCs w:val="24"/>
        </w:rPr>
        <w:fldChar w:fldCharType="end"/>
      </w:r>
      <w:r w:rsidR="00AE45EE">
        <w:rPr>
          <w:sz w:val="24"/>
          <w:szCs w:val="24"/>
        </w:rPr>
        <w:t xml:space="preserve">. </w:t>
      </w:r>
      <w:r w:rsidR="003C32BF">
        <w:rPr>
          <w:sz w:val="24"/>
          <w:szCs w:val="24"/>
        </w:rPr>
        <w:t>Values closer to 1 in</w:t>
      </w:r>
      <w:r w:rsidR="005C23E9">
        <w:rPr>
          <w:sz w:val="24"/>
          <w:szCs w:val="24"/>
        </w:rPr>
        <w:t xml:space="preserve">dicate </w:t>
      </w:r>
      <w:r w:rsidR="00654B67">
        <w:rPr>
          <w:sz w:val="24"/>
          <w:szCs w:val="24"/>
        </w:rPr>
        <w:t>that a higher proportion of individuals c</w:t>
      </w:r>
      <w:r w:rsidR="00E87875">
        <w:rPr>
          <w:sz w:val="24"/>
          <w:szCs w:val="24"/>
        </w:rPr>
        <w:t>ollected</w:t>
      </w:r>
      <w:r w:rsidR="00654B67">
        <w:rPr>
          <w:sz w:val="24"/>
          <w:szCs w:val="24"/>
        </w:rPr>
        <w:t xml:space="preserve"> </w:t>
      </w:r>
      <w:r w:rsidR="00E87875">
        <w:rPr>
          <w:sz w:val="24"/>
          <w:szCs w:val="24"/>
        </w:rPr>
        <w:t>were identified as flight-</w:t>
      </w:r>
      <w:r w:rsidR="00954CD6">
        <w:rPr>
          <w:sz w:val="24"/>
          <w:szCs w:val="24"/>
        </w:rPr>
        <w:t>capable species</w:t>
      </w:r>
      <w:r w:rsidR="005C23E9">
        <w:rPr>
          <w:sz w:val="24"/>
          <w:szCs w:val="24"/>
        </w:rPr>
        <w:t xml:space="preserve">. </w:t>
      </w:r>
      <w:r w:rsidR="00AE45EE">
        <w:rPr>
          <w:sz w:val="24"/>
          <w:szCs w:val="24"/>
        </w:rPr>
        <w:t xml:space="preserve">(C) </w:t>
      </w:r>
      <w:r w:rsidR="006D63C3">
        <w:rPr>
          <w:sz w:val="24"/>
          <w:szCs w:val="24"/>
        </w:rPr>
        <w:t>CWM e</w:t>
      </w:r>
      <w:r w:rsidR="00AE45EE">
        <w:rPr>
          <w:sz w:val="24"/>
          <w:szCs w:val="24"/>
        </w:rPr>
        <w:t>ye length (</w:t>
      </w:r>
      <w:r w:rsidR="001F204D">
        <w:rPr>
          <w:sz w:val="24"/>
          <w:szCs w:val="24"/>
        </w:rPr>
        <w:t>posterior to anterior edge</w:t>
      </w:r>
      <w:r w:rsidR="002A7A2A">
        <w:rPr>
          <w:sz w:val="24"/>
          <w:szCs w:val="24"/>
        </w:rPr>
        <w:t xml:space="preserve"> of eye</w:t>
      </w:r>
      <w:r w:rsidR="001F204D">
        <w:rPr>
          <w:sz w:val="24"/>
          <w:szCs w:val="24"/>
        </w:rPr>
        <w:t xml:space="preserve">) </w:t>
      </w:r>
      <w:r w:rsidR="00794001">
        <w:rPr>
          <w:sz w:val="24"/>
          <w:szCs w:val="24"/>
        </w:rPr>
        <w:t>standardized to body length</w:t>
      </w:r>
      <w:r w:rsidR="001F204D">
        <w:rPr>
          <w:sz w:val="24"/>
          <w:szCs w:val="24"/>
        </w:rPr>
        <w:t xml:space="preserve">. (D) </w:t>
      </w:r>
      <w:r w:rsidR="006D63C3">
        <w:rPr>
          <w:sz w:val="24"/>
          <w:szCs w:val="24"/>
        </w:rPr>
        <w:t>CWM m</w:t>
      </w:r>
      <w:r w:rsidR="001F204D">
        <w:rPr>
          <w:sz w:val="24"/>
          <w:szCs w:val="24"/>
        </w:rPr>
        <w:t>eta-trochanter length</w:t>
      </w:r>
      <w:r w:rsidR="00794001">
        <w:rPr>
          <w:sz w:val="24"/>
          <w:szCs w:val="24"/>
        </w:rPr>
        <w:t xml:space="preserve"> standardized to body length. (E) </w:t>
      </w:r>
      <w:r w:rsidR="006D63C3">
        <w:rPr>
          <w:sz w:val="24"/>
          <w:szCs w:val="24"/>
        </w:rPr>
        <w:t>CWM a</w:t>
      </w:r>
      <w:r w:rsidR="00794001">
        <w:rPr>
          <w:sz w:val="24"/>
          <w:szCs w:val="24"/>
        </w:rPr>
        <w:t xml:space="preserve">ntenna length standardized to body length. (F) </w:t>
      </w:r>
      <w:r w:rsidR="006D63C3">
        <w:rPr>
          <w:sz w:val="24"/>
          <w:szCs w:val="24"/>
        </w:rPr>
        <w:t xml:space="preserve">CWM </w:t>
      </w:r>
      <w:commentRangeStart w:id="62"/>
      <w:r w:rsidR="006638E1">
        <w:rPr>
          <w:sz w:val="24"/>
          <w:szCs w:val="24"/>
        </w:rPr>
        <w:t>water affinity</w:t>
      </w:r>
      <w:commentRangeEnd w:id="62"/>
      <w:r w:rsidR="0090719B">
        <w:rPr>
          <w:rStyle w:val="CommentReference"/>
        </w:rPr>
        <w:commentReference w:id="62"/>
      </w:r>
      <w:r w:rsidR="006638E1">
        <w:rPr>
          <w:sz w:val="24"/>
          <w:szCs w:val="24"/>
        </w:rPr>
        <w:t xml:space="preserve">, as </w:t>
      </w:r>
      <w:r w:rsidR="00954CD6">
        <w:rPr>
          <w:sz w:val="24"/>
          <w:szCs w:val="24"/>
        </w:rPr>
        <w:t xml:space="preserve">indicated in the literature. Values closer to 1 </w:t>
      </w:r>
      <w:r w:rsidR="00432D88">
        <w:rPr>
          <w:sz w:val="24"/>
          <w:szCs w:val="24"/>
        </w:rPr>
        <w:t xml:space="preserve">indicate </w:t>
      </w:r>
      <w:r w:rsidR="00E87875">
        <w:rPr>
          <w:sz w:val="24"/>
          <w:szCs w:val="24"/>
        </w:rPr>
        <w:t xml:space="preserve">that a higher proportion of individuals collected </w:t>
      </w:r>
      <w:r w:rsidR="00596451">
        <w:rPr>
          <w:sz w:val="24"/>
          <w:szCs w:val="24"/>
        </w:rPr>
        <w:t>belonged to species which prefer</w:t>
      </w:r>
      <w:r w:rsidR="00D23E04">
        <w:rPr>
          <w:sz w:val="24"/>
          <w:szCs w:val="24"/>
        </w:rPr>
        <w:t xml:space="preserve"> </w:t>
      </w:r>
      <w:r w:rsidR="008B7EB5">
        <w:rPr>
          <w:sz w:val="24"/>
          <w:szCs w:val="24"/>
        </w:rPr>
        <w:t xml:space="preserve">wet soil or live near </w:t>
      </w:r>
      <w:r w:rsidR="00A13EAC">
        <w:rPr>
          <w:sz w:val="24"/>
          <w:szCs w:val="24"/>
        </w:rPr>
        <w:t>water</w:t>
      </w:r>
      <w:r w:rsidR="00D23E04">
        <w:rPr>
          <w:sz w:val="24"/>
          <w:szCs w:val="24"/>
        </w:rPr>
        <w:t>.</w:t>
      </w:r>
      <w:r w:rsidR="002A33FD">
        <w:rPr>
          <w:sz w:val="24"/>
          <w:szCs w:val="24"/>
        </w:rPr>
        <w:t xml:space="preserve"> </w:t>
      </w:r>
      <w:r w:rsidR="00825D7F">
        <w:rPr>
          <w:sz w:val="24"/>
          <w:szCs w:val="24"/>
        </w:rPr>
        <w:t xml:space="preserve">A significant effect of </w:t>
      </w:r>
      <w:r w:rsidR="001B2D93">
        <w:rPr>
          <w:sz w:val="24"/>
          <w:szCs w:val="24"/>
        </w:rPr>
        <w:t xml:space="preserve">forest management </w:t>
      </w:r>
      <w:r w:rsidR="00825D7F">
        <w:rPr>
          <w:sz w:val="24"/>
          <w:szCs w:val="24"/>
        </w:rPr>
        <w:t xml:space="preserve">treatment was found </w:t>
      </w:r>
      <w:r w:rsidR="00B26E3A">
        <w:rPr>
          <w:sz w:val="24"/>
          <w:szCs w:val="24"/>
        </w:rPr>
        <w:t xml:space="preserve">for A-D, while </w:t>
      </w:r>
      <w:r w:rsidR="001B2D93">
        <w:rPr>
          <w:sz w:val="24"/>
          <w:szCs w:val="24"/>
        </w:rPr>
        <w:t>no significant effects were found for E-F.</w:t>
      </w:r>
    </w:p>
    <w:p w14:paraId="6BE6B676" w14:textId="77777777" w:rsidR="00BD2EEC" w:rsidRDefault="00BD2EEC" w:rsidP="00F34DE3">
      <w:pPr>
        <w:rPr>
          <w:sz w:val="24"/>
          <w:szCs w:val="24"/>
        </w:rPr>
      </w:pPr>
    </w:p>
    <w:p w14:paraId="549EC19A" w14:textId="2DAD89FF" w:rsidR="00F34DE3" w:rsidRDefault="00F34DE3" w:rsidP="00F34DE3">
      <w:pPr>
        <w:rPr>
          <w:sz w:val="24"/>
          <w:szCs w:val="24"/>
        </w:rPr>
      </w:pPr>
      <w:r w:rsidRPr="0032352A">
        <w:rPr>
          <w:b/>
          <w:bCs/>
          <w:sz w:val="24"/>
          <w:szCs w:val="24"/>
        </w:rPr>
        <w:t>Table</w:t>
      </w:r>
      <w:r w:rsidR="007D436B">
        <w:rPr>
          <w:b/>
          <w:bCs/>
          <w:sz w:val="24"/>
          <w:szCs w:val="24"/>
        </w:rPr>
        <w:t xml:space="preserve"> </w:t>
      </w:r>
      <w:r w:rsidR="00045500">
        <w:rPr>
          <w:b/>
          <w:bCs/>
          <w:sz w:val="24"/>
          <w:szCs w:val="24"/>
        </w:rPr>
        <w:t>3</w:t>
      </w:r>
      <w:r w:rsidRPr="0032352A">
        <w:rPr>
          <w:b/>
          <w:bCs/>
          <w:sz w:val="24"/>
          <w:szCs w:val="24"/>
        </w:rPr>
        <w:t>.</w:t>
      </w:r>
      <w:r>
        <w:rPr>
          <w:sz w:val="24"/>
          <w:szCs w:val="24"/>
        </w:rPr>
        <w:t xml:space="preserve"> </w:t>
      </w:r>
      <w:r w:rsidR="00E23C3C">
        <w:rPr>
          <w:sz w:val="24"/>
          <w:szCs w:val="24"/>
        </w:rPr>
        <w:t xml:space="preserve">Main effects of </w:t>
      </w:r>
      <w:r w:rsidR="00F65281">
        <w:rPr>
          <w:sz w:val="24"/>
          <w:szCs w:val="24"/>
        </w:rPr>
        <w:t>forest management treatments</w:t>
      </w:r>
      <w:r w:rsidR="00310A25">
        <w:rPr>
          <w:sz w:val="24"/>
          <w:szCs w:val="24"/>
        </w:rPr>
        <w:t xml:space="preserve"> (</w:t>
      </w:r>
      <w:r w:rsidR="006C72EB">
        <w:rPr>
          <w:sz w:val="24"/>
          <w:szCs w:val="24"/>
        </w:rPr>
        <w:t>windthrow, salvaged, undisturbed forest)</w:t>
      </w:r>
      <w:r w:rsidR="00F65281">
        <w:rPr>
          <w:sz w:val="24"/>
          <w:szCs w:val="24"/>
        </w:rPr>
        <w:t xml:space="preserve"> and year</w:t>
      </w:r>
      <w:r w:rsidR="00310A25">
        <w:rPr>
          <w:sz w:val="24"/>
          <w:szCs w:val="24"/>
        </w:rPr>
        <w:t xml:space="preserve"> (2015, 2022)</w:t>
      </w:r>
      <w:r w:rsidR="00F65281">
        <w:rPr>
          <w:sz w:val="24"/>
          <w:szCs w:val="24"/>
        </w:rPr>
        <w:t xml:space="preserve"> on activity-</w:t>
      </w:r>
      <w:del w:id="63" w:author="Perry, Kayla" w:date="2025-09-24T11:06:00Z" w16du:dateUtc="2025-09-24T15:06:00Z">
        <w:r w:rsidR="00F65281" w:rsidDel="00F9564A">
          <w:rPr>
            <w:sz w:val="24"/>
            <w:szCs w:val="24"/>
          </w:rPr>
          <w:delText xml:space="preserve"> </w:delText>
        </w:r>
      </w:del>
      <w:r w:rsidR="00F65281">
        <w:rPr>
          <w:sz w:val="24"/>
          <w:szCs w:val="24"/>
        </w:rPr>
        <w:t>abundance, species richness, species diversity</w:t>
      </w:r>
      <w:r w:rsidR="00DC5E83">
        <w:rPr>
          <w:sz w:val="24"/>
          <w:szCs w:val="24"/>
        </w:rPr>
        <w:t>, community-weighted means (CWM) for individual traits, and functional diversity</w:t>
      </w:r>
      <w:r w:rsidR="00310A25">
        <w:rPr>
          <w:sz w:val="24"/>
          <w:szCs w:val="24"/>
        </w:rPr>
        <w:t xml:space="preserve"> for ground beetles collected at </w:t>
      </w:r>
      <w:proofErr w:type="spellStart"/>
      <w:r w:rsidR="00310A25">
        <w:rPr>
          <w:sz w:val="24"/>
          <w:szCs w:val="24"/>
        </w:rPr>
        <w:t>Powdermill</w:t>
      </w:r>
      <w:proofErr w:type="spellEnd"/>
      <w:r w:rsidR="00310A25">
        <w:rPr>
          <w:sz w:val="24"/>
          <w:szCs w:val="24"/>
        </w:rPr>
        <w:t xml:space="preserve"> Nature Reserve Rector, Westmoreland County, Pennsylvania, USA</w:t>
      </w:r>
      <w:r w:rsidR="00DC5E83">
        <w:rPr>
          <w:sz w:val="24"/>
          <w:szCs w:val="24"/>
        </w:rPr>
        <w:t xml:space="preserve">. </w:t>
      </w:r>
      <w:r w:rsidR="009C7D6B">
        <w:rPr>
          <w:sz w:val="24"/>
          <w:szCs w:val="24"/>
        </w:rPr>
        <w:t>The model type colum</w:t>
      </w:r>
      <w:r w:rsidR="002A649D">
        <w:rPr>
          <w:sz w:val="24"/>
          <w:szCs w:val="24"/>
        </w:rPr>
        <w:t xml:space="preserve">n indicates if the model was a standard linear model (LM), a linear mixed-effects model with </w:t>
      </w:r>
      <w:r w:rsidR="0005245D">
        <w:rPr>
          <w:sz w:val="24"/>
          <w:szCs w:val="24"/>
        </w:rPr>
        <w:t>t</w:t>
      </w:r>
      <w:r w:rsidR="00661B19">
        <w:rPr>
          <w:sz w:val="24"/>
          <w:szCs w:val="24"/>
        </w:rPr>
        <w:t xml:space="preserve">ransect </w:t>
      </w:r>
      <w:r w:rsidR="0005245D">
        <w:rPr>
          <w:sz w:val="24"/>
          <w:szCs w:val="24"/>
        </w:rPr>
        <w:t xml:space="preserve">included </w:t>
      </w:r>
      <w:r w:rsidR="00661B19">
        <w:rPr>
          <w:sz w:val="24"/>
          <w:szCs w:val="24"/>
        </w:rPr>
        <w:t>as a random effect (LMM), or a generalized linear model with Poisson errors (GLM</w:t>
      </w:r>
      <w:r w:rsidR="0005245D">
        <w:rPr>
          <w:sz w:val="24"/>
          <w:szCs w:val="24"/>
        </w:rPr>
        <w:t>).</w:t>
      </w:r>
      <w:r w:rsidR="00B24881">
        <w:rPr>
          <w:sz w:val="24"/>
          <w:szCs w:val="24"/>
        </w:rPr>
        <w:t xml:space="preserve"> </w:t>
      </w:r>
      <w:r w:rsidR="00DA7B08">
        <w:rPr>
          <w:sz w:val="24"/>
          <w:szCs w:val="24"/>
        </w:rPr>
        <w:t xml:space="preserve">Dashed indicate that the p-value was above 0.05. </w:t>
      </w:r>
      <w:r w:rsidR="0038205F">
        <w:rPr>
          <w:sz w:val="24"/>
          <w:szCs w:val="24"/>
        </w:rPr>
        <w:t xml:space="preserve">Beetles were collected between 27 May to 17 August, 2015, and from 1 June to </w:t>
      </w:r>
      <w:commentRangeStart w:id="64"/>
      <w:commentRangeStart w:id="65"/>
      <w:commentRangeEnd w:id="64"/>
      <w:r w:rsidR="0038205F">
        <w:rPr>
          <w:rStyle w:val="CommentReference"/>
        </w:rPr>
        <w:commentReference w:id="64"/>
      </w:r>
      <w:commentRangeEnd w:id="65"/>
      <w:r w:rsidR="0038205F">
        <w:rPr>
          <w:rStyle w:val="CommentReference"/>
        </w:rPr>
        <w:commentReference w:id="65"/>
      </w:r>
      <w:r w:rsidR="0038205F">
        <w:rPr>
          <w:sz w:val="24"/>
          <w:szCs w:val="24"/>
        </w:rPr>
        <w:t>23 August, 2022.</w:t>
      </w:r>
    </w:p>
    <w:p w14:paraId="46803CAD" w14:textId="77777777" w:rsidR="00661B19" w:rsidRDefault="00661B19" w:rsidP="00F34DE3">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EE4E40" w:rsidRPr="005D3FF5" w14:paraId="4EDF1085" w14:textId="408173C4" w:rsidTr="00EE4E40">
        <w:trPr>
          <w:trHeight w:val="333"/>
        </w:trPr>
        <w:tc>
          <w:tcPr>
            <w:tcW w:w="1701" w:type="dxa"/>
            <w:tcBorders>
              <w:top w:val="single" w:sz="4" w:space="0" w:color="auto"/>
              <w:bottom w:val="nil"/>
            </w:tcBorders>
          </w:tcPr>
          <w:p w14:paraId="337F9E2F" w14:textId="6B168D62" w:rsidR="00EE4E40" w:rsidRPr="005D3FF5" w:rsidRDefault="00EE4E40" w:rsidP="00B239E0">
            <w:pPr>
              <w:rPr>
                <w:spacing w:val="0"/>
                <w:sz w:val="20"/>
              </w:rPr>
            </w:pPr>
            <w:bookmarkStart w:id="66" w:name="_Hlk207132687"/>
            <w:r w:rsidRPr="005D3FF5">
              <w:rPr>
                <w:spacing w:val="0"/>
                <w:sz w:val="20"/>
              </w:rPr>
              <w:t>Response variable</w:t>
            </w:r>
          </w:p>
        </w:tc>
        <w:tc>
          <w:tcPr>
            <w:tcW w:w="426" w:type="dxa"/>
            <w:tcBorders>
              <w:top w:val="single" w:sz="4" w:space="0" w:color="auto"/>
              <w:bottom w:val="nil"/>
            </w:tcBorders>
          </w:tcPr>
          <w:p w14:paraId="34B31631" w14:textId="77777777" w:rsidR="00EE4E40" w:rsidRPr="005D3FF5" w:rsidRDefault="00EE4E40" w:rsidP="00F43889"/>
        </w:tc>
        <w:tc>
          <w:tcPr>
            <w:tcW w:w="992" w:type="dxa"/>
            <w:tcBorders>
              <w:top w:val="single" w:sz="4" w:space="0" w:color="auto"/>
              <w:bottom w:val="nil"/>
            </w:tcBorders>
          </w:tcPr>
          <w:p w14:paraId="7784790B" w14:textId="11F665FB" w:rsidR="00EE4E40" w:rsidRPr="005D3FF5" w:rsidRDefault="00EE4E40" w:rsidP="00F43889">
            <w:pPr>
              <w:rPr>
                <w:spacing w:val="0"/>
                <w:sz w:val="20"/>
              </w:rPr>
            </w:pPr>
            <w:r w:rsidRPr="005D3FF5">
              <w:rPr>
                <w:spacing w:val="0"/>
                <w:sz w:val="20"/>
              </w:rPr>
              <w:t xml:space="preserve">Model </w:t>
            </w:r>
          </w:p>
          <w:p w14:paraId="54379F46" w14:textId="30249E59" w:rsidR="00EE4E40" w:rsidRPr="005D3FF5" w:rsidRDefault="00EE4E40" w:rsidP="00F43889">
            <w:pPr>
              <w:rPr>
                <w:spacing w:val="0"/>
                <w:sz w:val="20"/>
              </w:rPr>
            </w:pPr>
            <w:r w:rsidRPr="005D3FF5">
              <w:rPr>
                <w:spacing w:val="0"/>
                <w:sz w:val="20"/>
              </w:rPr>
              <w:t>type</w:t>
            </w:r>
          </w:p>
        </w:tc>
        <w:tc>
          <w:tcPr>
            <w:tcW w:w="2126" w:type="dxa"/>
            <w:gridSpan w:val="2"/>
            <w:tcBorders>
              <w:top w:val="single" w:sz="4" w:space="0" w:color="auto"/>
              <w:bottom w:val="nil"/>
            </w:tcBorders>
          </w:tcPr>
          <w:p w14:paraId="18388BF3" w14:textId="77777777" w:rsidR="00EE4E40" w:rsidRPr="005D3FF5" w:rsidRDefault="00EE4E40" w:rsidP="00B239E0">
            <w:pPr>
              <w:rPr>
                <w:spacing w:val="0"/>
                <w:sz w:val="20"/>
              </w:rPr>
            </w:pPr>
            <w:r w:rsidRPr="005D3FF5">
              <w:rPr>
                <w:spacing w:val="0"/>
                <w:sz w:val="20"/>
              </w:rPr>
              <w:t xml:space="preserve">Treatment </w:t>
            </w:r>
          </w:p>
          <w:p w14:paraId="039120C6" w14:textId="447109C5" w:rsidR="00EE4E40" w:rsidRPr="005D3FF5" w:rsidRDefault="00EE4E40" w:rsidP="00B239E0">
            <w:pPr>
              <w:rPr>
                <w:spacing w:val="0"/>
                <w:sz w:val="20"/>
              </w:rPr>
            </w:pPr>
            <w:r w:rsidRPr="005D3FF5">
              <w:rPr>
                <w:spacing w:val="0"/>
                <w:sz w:val="20"/>
              </w:rPr>
              <w:t>(</w:t>
            </w:r>
            <w:r w:rsidR="00F83E4B">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18DC19C0" w14:textId="41536AF8" w:rsidR="00EE4E40" w:rsidRPr="005D3FF5" w:rsidRDefault="00EE4E40" w:rsidP="00B239E0">
            <w:pPr>
              <w:rPr>
                <w:spacing w:val="0"/>
                <w:sz w:val="20"/>
              </w:rPr>
            </w:pPr>
            <w:r w:rsidRPr="005D3FF5">
              <w:rPr>
                <w:spacing w:val="0"/>
                <w:sz w:val="20"/>
              </w:rPr>
              <w:t>Year (2015, 2022)</w:t>
            </w:r>
          </w:p>
        </w:tc>
        <w:tc>
          <w:tcPr>
            <w:tcW w:w="1563" w:type="dxa"/>
            <w:gridSpan w:val="2"/>
            <w:tcBorders>
              <w:top w:val="single" w:sz="4" w:space="0" w:color="auto"/>
              <w:bottom w:val="nil"/>
            </w:tcBorders>
          </w:tcPr>
          <w:p w14:paraId="41430C55" w14:textId="3AE01CCF" w:rsidR="00EE4E40" w:rsidRPr="005D3FF5" w:rsidRDefault="00EE4E40" w:rsidP="00B239E0">
            <w:pPr>
              <w:rPr>
                <w:spacing w:val="0"/>
                <w:sz w:val="20"/>
              </w:rPr>
            </w:pPr>
            <w:r w:rsidRPr="005D3FF5">
              <w:rPr>
                <w:spacing w:val="0"/>
                <w:sz w:val="20"/>
              </w:rPr>
              <w:t>Treatment*Year interaction</w:t>
            </w:r>
          </w:p>
        </w:tc>
      </w:tr>
      <w:tr w:rsidR="00EE4E40" w:rsidRPr="005D3FF5" w14:paraId="46201D94" w14:textId="1E793512" w:rsidTr="00EE4E40">
        <w:trPr>
          <w:trHeight w:val="333"/>
        </w:trPr>
        <w:tc>
          <w:tcPr>
            <w:tcW w:w="1701" w:type="dxa"/>
            <w:tcBorders>
              <w:top w:val="nil"/>
              <w:bottom w:val="nil"/>
            </w:tcBorders>
          </w:tcPr>
          <w:p w14:paraId="4060AB36" w14:textId="77777777" w:rsidR="00EE4E40" w:rsidRPr="005D3FF5" w:rsidRDefault="00EE4E40" w:rsidP="00B239E0">
            <w:pPr>
              <w:rPr>
                <w:spacing w:val="0"/>
                <w:sz w:val="20"/>
              </w:rPr>
            </w:pPr>
          </w:p>
        </w:tc>
        <w:tc>
          <w:tcPr>
            <w:tcW w:w="426" w:type="dxa"/>
            <w:tcBorders>
              <w:top w:val="nil"/>
              <w:bottom w:val="nil"/>
            </w:tcBorders>
          </w:tcPr>
          <w:p w14:paraId="25EA2BED" w14:textId="77777777" w:rsidR="00EE4E40" w:rsidRPr="005D3FF5" w:rsidRDefault="00EE4E40" w:rsidP="00F43889"/>
        </w:tc>
        <w:tc>
          <w:tcPr>
            <w:tcW w:w="992" w:type="dxa"/>
            <w:tcBorders>
              <w:top w:val="nil"/>
              <w:bottom w:val="nil"/>
            </w:tcBorders>
          </w:tcPr>
          <w:p w14:paraId="0A01A892" w14:textId="08F12376" w:rsidR="00EE4E40" w:rsidRPr="005D3FF5" w:rsidRDefault="00EE4E40" w:rsidP="00F43889">
            <w:pPr>
              <w:rPr>
                <w:spacing w:val="0"/>
                <w:sz w:val="20"/>
              </w:rPr>
            </w:pPr>
          </w:p>
        </w:tc>
        <w:tc>
          <w:tcPr>
            <w:tcW w:w="2126" w:type="dxa"/>
            <w:gridSpan w:val="2"/>
            <w:tcBorders>
              <w:top w:val="nil"/>
              <w:bottom w:val="nil"/>
            </w:tcBorders>
          </w:tcPr>
          <w:p w14:paraId="7CACA56E" w14:textId="77777777" w:rsidR="00EE4E40" w:rsidRPr="005D3FF5" w:rsidRDefault="00EE4E40" w:rsidP="00B239E0">
            <w:pPr>
              <w:rPr>
                <w:spacing w:val="0"/>
                <w:sz w:val="20"/>
              </w:rPr>
            </w:pPr>
          </w:p>
        </w:tc>
        <w:tc>
          <w:tcPr>
            <w:tcW w:w="2127" w:type="dxa"/>
            <w:gridSpan w:val="2"/>
            <w:tcBorders>
              <w:top w:val="nil"/>
              <w:bottom w:val="nil"/>
            </w:tcBorders>
          </w:tcPr>
          <w:p w14:paraId="0653563D" w14:textId="77777777" w:rsidR="00EE4E40" w:rsidRPr="005D3FF5" w:rsidRDefault="00EE4E40" w:rsidP="00B239E0">
            <w:pPr>
              <w:rPr>
                <w:spacing w:val="0"/>
                <w:sz w:val="20"/>
              </w:rPr>
            </w:pPr>
          </w:p>
        </w:tc>
        <w:tc>
          <w:tcPr>
            <w:tcW w:w="992" w:type="dxa"/>
            <w:tcBorders>
              <w:top w:val="nil"/>
              <w:bottom w:val="nil"/>
            </w:tcBorders>
          </w:tcPr>
          <w:p w14:paraId="752FFB52" w14:textId="77777777" w:rsidR="00EE4E40" w:rsidRPr="005D3FF5" w:rsidRDefault="00EE4E40" w:rsidP="00B239E0">
            <w:pPr>
              <w:rPr>
                <w:spacing w:val="0"/>
                <w:sz w:val="20"/>
              </w:rPr>
            </w:pPr>
          </w:p>
        </w:tc>
        <w:tc>
          <w:tcPr>
            <w:tcW w:w="571" w:type="dxa"/>
            <w:tcBorders>
              <w:top w:val="nil"/>
              <w:bottom w:val="nil"/>
            </w:tcBorders>
          </w:tcPr>
          <w:p w14:paraId="2AF5BD32" w14:textId="77777777" w:rsidR="00EE4E40" w:rsidRPr="005D3FF5" w:rsidRDefault="00EE4E40" w:rsidP="00B239E0">
            <w:pPr>
              <w:rPr>
                <w:spacing w:val="0"/>
                <w:sz w:val="20"/>
              </w:rPr>
            </w:pPr>
          </w:p>
        </w:tc>
      </w:tr>
      <w:tr w:rsidR="00EE4E40" w:rsidRPr="005D3FF5" w14:paraId="1ED29345" w14:textId="3FFD5AB3" w:rsidTr="00EE4E40">
        <w:trPr>
          <w:trHeight w:val="333"/>
        </w:trPr>
        <w:tc>
          <w:tcPr>
            <w:tcW w:w="1701" w:type="dxa"/>
            <w:tcBorders>
              <w:top w:val="nil"/>
              <w:bottom w:val="single" w:sz="4" w:space="0" w:color="auto"/>
            </w:tcBorders>
          </w:tcPr>
          <w:p w14:paraId="1106D2D5" w14:textId="77777777" w:rsidR="00EE4E40" w:rsidRPr="005D3FF5" w:rsidRDefault="00EE4E40" w:rsidP="00596D6A">
            <w:pPr>
              <w:rPr>
                <w:spacing w:val="0"/>
                <w:sz w:val="20"/>
              </w:rPr>
            </w:pPr>
          </w:p>
        </w:tc>
        <w:tc>
          <w:tcPr>
            <w:tcW w:w="426" w:type="dxa"/>
            <w:tcBorders>
              <w:top w:val="nil"/>
              <w:bottom w:val="single" w:sz="4" w:space="0" w:color="auto"/>
            </w:tcBorders>
          </w:tcPr>
          <w:p w14:paraId="47760B0D" w14:textId="77777777" w:rsidR="00EE4E40" w:rsidRPr="005D3FF5" w:rsidRDefault="00EE4E40" w:rsidP="00596D6A">
            <w:pPr>
              <w:rPr>
                <w:color w:val="000000" w:themeColor="text1"/>
              </w:rPr>
            </w:pPr>
          </w:p>
        </w:tc>
        <w:tc>
          <w:tcPr>
            <w:tcW w:w="992" w:type="dxa"/>
            <w:tcBorders>
              <w:top w:val="nil"/>
              <w:bottom w:val="single" w:sz="4" w:space="0" w:color="auto"/>
            </w:tcBorders>
          </w:tcPr>
          <w:p w14:paraId="739FB1BF" w14:textId="2D022C9B" w:rsidR="00EE4E40" w:rsidRPr="005D3FF5" w:rsidRDefault="00EE4E40" w:rsidP="00596D6A">
            <w:pPr>
              <w:rPr>
                <w:color w:val="000000" w:themeColor="text1"/>
                <w:spacing w:val="0"/>
                <w:sz w:val="20"/>
              </w:rPr>
            </w:pPr>
            <w:commentRangeStart w:id="67"/>
          </w:p>
        </w:tc>
        <w:tc>
          <w:tcPr>
            <w:tcW w:w="1134" w:type="dxa"/>
            <w:tcBorders>
              <w:top w:val="nil"/>
              <w:bottom w:val="single" w:sz="4" w:space="0" w:color="auto"/>
            </w:tcBorders>
          </w:tcPr>
          <w:p w14:paraId="32FEDFE8" w14:textId="4A712D47" w:rsidR="00EE4E40" w:rsidRPr="005D3FF5" w:rsidRDefault="00EE4E40" w:rsidP="00596D6A">
            <w:pPr>
              <w:rPr>
                <w:color w:val="000000" w:themeColor="text1"/>
                <w:spacing w:val="0"/>
                <w:sz w:val="20"/>
              </w:rPr>
            </w:pPr>
            <w:r>
              <w:rPr>
                <w:color w:val="000000" w:themeColor="text1"/>
                <w:spacing w:val="0"/>
                <w:sz w:val="20"/>
              </w:rPr>
              <w:t>Statistic</w:t>
            </w:r>
            <w:commentRangeEnd w:id="67"/>
            <w:r w:rsidR="00BD5D09">
              <w:rPr>
                <w:rStyle w:val="CommentReference"/>
                <w:spacing w:val="0"/>
              </w:rPr>
              <w:commentReference w:id="67"/>
            </w:r>
          </w:p>
        </w:tc>
        <w:tc>
          <w:tcPr>
            <w:tcW w:w="992" w:type="dxa"/>
            <w:tcBorders>
              <w:top w:val="nil"/>
              <w:bottom w:val="single" w:sz="4" w:space="0" w:color="auto"/>
            </w:tcBorders>
          </w:tcPr>
          <w:p w14:paraId="76E0A131" w14:textId="2655D84C" w:rsidR="00EE4E40" w:rsidRPr="005D3FF5" w:rsidRDefault="00EE4E40" w:rsidP="00596D6A">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2294D3CE" w14:textId="4C132E33" w:rsidR="00EE4E40" w:rsidRPr="005D3FF5" w:rsidRDefault="00EE4E40" w:rsidP="00596D6A">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428E5B2E" w14:textId="77046AEC" w:rsidR="00EE4E40" w:rsidRPr="005D3FF5" w:rsidRDefault="00EE4E40" w:rsidP="00596D6A">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3C661959" w14:textId="1A995C83" w:rsidR="00EE4E40" w:rsidRPr="005D3FF5" w:rsidRDefault="00EE4E40" w:rsidP="00596D6A">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758D4A2F" w14:textId="1DCC2EC9" w:rsidR="00EE4E40" w:rsidRPr="005D3FF5" w:rsidRDefault="00EE4E40" w:rsidP="00596D6A">
            <w:pPr>
              <w:rPr>
                <w:color w:val="000000" w:themeColor="text1"/>
                <w:spacing w:val="0"/>
                <w:sz w:val="20"/>
              </w:rPr>
            </w:pPr>
            <w:r w:rsidRPr="005D3FF5">
              <w:rPr>
                <w:color w:val="000000" w:themeColor="text1"/>
                <w:spacing w:val="0"/>
                <w:sz w:val="20"/>
              </w:rPr>
              <w:t>p</w:t>
            </w:r>
          </w:p>
        </w:tc>
      </w:tr>
      <w:bookmarkEnd w:id="66"/>
      <w:tr w:rsidR="00EE4E40" w:rsidRPr="005D3FF5" w14:paraId="08C3B19B" w14:textId="1EC6CDB7" w:rsidTr="00EE4E40">
        <w:trPr>
          <w:trHeight w:val="64"/>
        </w:trPr>
        <w:tc>
          <w:tcPr>
            <w:tcW w:w="1701" w:type="dxa"/>
            <w:tcBorders>
              <w:top w:val="single" w:sz="4" w:space="0" w:color="auto"/>
            </w:tcBorders>
          </w:tcPr>
          <w:p w14:paraId="2CEDC921" w14:textId="77777777" w:rsidR="00EE4E40" w:rsidRPr="005D3FF5" w:rsidRDefault="00EE4E40" w:rsidP="00596D6A">
            <w:pPr>
              <w:rPr>
                <w:spacing w:val="0"/>
                <w:sz w:val="20"/>
              </w:rPr>
            </w:pPr>
          </w:p>
        </w:tc>
        <w:tc>
          <w:tcPr>
            <w:tcW w:w="426" w:type="dxa"/>
            <w:tcBorders>
              <w:top w:val="single" w:sz="4" w:space="0" w:color="auto"/>
            </w:tcBorders>
          </w:tcPr>
          <w:p w14:paraId="5D3D92A1" w14:textId="77777777" w:rsidR="00EE4E40" w:rsidRPr="005D3FF5" w:rsidRDefault="00EE4E40" w:rsidP="00596D6A">
            <w:pPr>
              <w:rPr>
                <w:color w:val="000000" w:themeColor="text1"/>
              </w:rPr>
            </w:pPr>
          </w:p>
        </w:tc>
        <w:tc>
          <w:tcPr>
            <w:tcW w:w="992" w:type="dxa"/>
            <w:tcBorders>
              <w:top w:val="single" w:sz="4" w:space="0" w:color="auto"/>
            </w:tcBorders>
          </w:tcPr>
          <w:p w14:paraId="049069CA" w14:textId="2F25EE8E" w:rsidR="00EE4E40" w:rsidRPr="005D3FF5" w:rsidRDefault="00EE4E40" w:rsidP="00596D6A">
            <w:pPr>
              <w:rPr>
                <w:color w:val="000000" w:themeColor="text1"/>
                <w:spacing w:val="0"/>
                <w:sz w:val="20"/>
              </w:rPr>
            </w:pPr>
          </w:p>
        </w:tc>
        <w:tc>
          <w:tcPr>
            <w:tcW w:w="1134" w:type="dxa"/>
            <w:tcBorders>
              <w:top w:val="single" w:sz="4" w:space="0" w:color="auto"/>
            </w:tcBorders>
          </w:tcPr>
          <w:p w14:paraId="33D2EA86" w14:textId="2F199C5D" w:rsidR="00EE4E40" w:rsidRPr="005D3FF5" w:rsidRDefault="00EE4E40" w:rsidP="00596D6A">
            <w:pPr>
              <w:rPr>
                <w:color w:val="000000" w:themeColor="text1"/>
                <w:spacing w:val="0"/>
                <w:sz w:val="20"/>
              </w:rPr>
            </w:pPr>
          </w:p>
        </w:tc>
        <w:tc>
          <w:tcPr>
            <w:tcW w:w="992" w:type="dxa"/>
            <w:tcBorders>
              <w:top w:val="single" w:sz="4" w:space="0" w:color="auto"/>
            </w:tcBorders>
          </w:tcPr>
          <w:p w14:paraId="5B623A4A" w14:textId="3ED2B0BC" w:rsidR="00EE4E40" w:rsidRPr="005D3FF5" w:rsidRDefault="00EE4E40" w:rsidP="00596D6A">
            <w:pPr>
              <w:rPr>
                <w:color w:val="000000" w:themeColor="text1"/>
                <w:spacing w:val="0"/>
                <w:sz w:val="20"/>
              </w:rPr>
            </w:pPr>
          </w:p>
        </w:tc>
        <w:tc>
          <w:tcPr>
            <w:tcW w:w="993" w:type="dxa"/>
            <w:tcBorders>
              <w:top w:val="single" w:sz="4" w:space="0" w:color="auto"/>
            </w:tcBorders>
          </w:tcPr>
          <w:p w14:paraId="6262FCF3" w14:textId="77777777" w:rsidR="00EE4E40" w:rsidRPr="005D3FF5" w:rsidRDefault="00EE4E40" w:rsidP="00596D6A">
            <w:pPr>
              <w:rPr>
                <w:color w:val="000000" w:themeColor="text1"/>
                <w:spacing w:val="0"/>
                <w:sz w:val="20"/>
              </w:rPr>
            </w:pPr>
          </w:p>
        </w:tc>
        <w:tc>
          <w:tcPr>
            <w:tcW w:w="1134" w:type="dxa"/>
            <w:tcBorders>
              <w:top w:val="single" w:sz="4" w:space="0" w:color="auto"/>
            </w:tcBorders>
          </w:tcPr>
          <w:p w14:paraId="0A8EEED7" w14:textId="77777777" w:rsidR="00EE4E40" w:rsidRPr="005D3FF5" w:rsidRDefault="00EE4E40" w:rsidP="00596D6A">
            <w:pPr>
              <w:rPr>
                <w:color w:val="000000" w:themeColor="text1"/>
                <w:spacing w:val="0"/>
                <w:sz w:val="20"/>
              </w:rPr>
            </w:pPr>
          </w:p>
        </w:tc>
        <w:tc>
          <w:tcPr>
            <w:tcW w:w="992" w:type="dxa"/>
            <w:tcBorders>
              <w:top w:val="single" w:sz="4" w:space="0" w:color="auto"/>
            </w:tcBorders>
          </w:tcPr>
          <w:p w14:paraId="72F733C7" w14:textId="77777777" w:rsidR="00EE4E40" w:rsidRPr="005D3FF5" w:rsidRDefault="00EE4E40" w:rsidP="00596D6A">
            <w:pPr>
              <w:rPr>
                <w:color w:val="000000" w:themeColor="text1"/>
                <w:spacing w:val="0"/>
                <w:sz w:val="20"/>
              </w:rPr>
            </w:pPr>
          </w:p>
        </w:tc>
        <w:tc>
          <w:tcPr>
            <w:tcW w:w="571" w:type="dxa"/>
            <w:tcBorders>
              <w:top w:val="single" w:sz="4" w:space="0" w:color="auto"/>
            </w:tcBorders>
          </w:tcPr>
          <w:p w14:paraId="4BCEB5E1" w14:textId="77777777" w:rsidR="00EE4E40" w:rsidRPr="005D3FF5" w:rsidRDefault="00EE4E40" w:rsidP="00596D6A">
            <w:pPr>
              <w:rPr>
                <w:color w:val="000000" w:themeColor="text1"/>
                <w:spacing w:val="0"/>
                <w:sz w:val="20"/>
              </w:rPr>
            </w:pPr>
          </w:p>
        </w:tc>
      </w:tr>
      <w:tr w:rsidR="00EE4E40" w:rsidRPr="005D3FF5" w14:paraId="6ABE5206" w14:textId="3FB58EA7" w:rsidTr="00EE4E40">
        <w:tc>
          <w:tcPr>
            <w:tcW w:w="1701" w:type="dxa"/>
          </w:tcPr>
          <w:p w14:paraId="5E89AE68" w14:textId="4050D850" w:rsidR="00EE4E40" w:rsidRPr="005D3FF5" w:rsidRDefault="00EE4E40" w:rsidP="00596D6A">
            <w:pPr>
              <w:rPr>
                <w:spacing w:val="0"/>
                <w:sz w:val="20"/>
              </w:rPr>
            </w:pPr>
            <w:r w:rsidRPr="005D3FF5">
              <w:rPr>
                <w:spacing w:val="0"/>
                <w:sz w:val="20"/>
              </w:rPr>
              <w:t>Total activity-abundance</w:t>
            </w:r>
          </w:p>
        </w:tc>
        <w:tc>
          <w:tcPr>
            <w:tcW w:w="426" w:type="dxa"/>
          </w:tcPr>
          <w:p w14:paraId="3B73F212" w14:textId="77777777" w:rsidR="00EE4E40" w:rsidRPr="005D3FF5" w:rsidRDefault="00EE4E40" w:rsidP="00596D6A">
            <w:pPr>
              <w:rPr>
                <w:color w:val="000000" w:themeColor="text1"/>
              </w:rPr>
            </w:pPr>
          </w:p>
        </w:tc>
        <w:tc>
          <w:tcPr>
            <w:tcW w:w="992" w:type="dxa"/>
          </w:tcPr>
          <w:p w14:paraId="6652CA05" w14:textId="5E714BC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6B14F013" w14:textId="717B8FD0"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5.</w:t>
            </w:r>
            <w:r w:rsidR="00286E25">
              <w:rPr>
                <w:b/>
                <w:bCs/>
                <w:color w:val="000000" w:themeColor="text1"/>
                <w:spacing w:val="0"/>
                <w:sz w:val="20"/>
              </w:rPr>
              <w:t>7</w:t>
            </w:r>
          </w:p>
        </w:tc>
        <w:tc>
          <w:tcPr>
            <w:tcW w:w="992" w:type="dxa"/>
          </w:tcPr>
          <w:p w14:paraId="4B7A8955" w14:textId="1C40AFFE" w:rsidR="00EE4E40" w:rsidRPr="005D3FF5" w:rsidRDefault="00EE4E40" w:rsidP="00596D6A">
            <w:pPr>
              <w:rPr>
                <w:b/>
                <w:bCs/>
                <w:color w:val="000000" w:themeColor="text1"/>
                <w:spacing w:val="0"/>
                <w:sz w:val="20"/>
              </w:rPr>
            </w:pPr>
            <w:r w:rsidRPr="005D3FF5">
              <w:rPr>
                <w:b/>
                <w:bCs/>
                <w:color w:val="000000" w:themeColor="text1"/>
                <w:spacing w:val="0"/>
                <w:sz w:val="20"/>
              </w:rPr>
              <w:t>0.007</w:t>
            </w:r>
          </w:p>
        </w:tc>
        <w:tc>
          <w:tcPr>
            <w:tcW w:w="993" w:type="dxa"/>
          </w:tcPr>
          <w:p w14:paraId="117C6889" w14:textId="174148E1" w:rsidR="00EE4E40" w:rsidRPr="005D3FF5" w:rsidRDefault="00EE4E40" w:rsidP="00596D6A">
            <w:pPr>
              <w:rPr>
                <w:color w:val="000000" w:themeColor="text1"/>
                <w:spacing w:val="0"/>
                <w:sz w:val="20"/>
              </w:rPr>
            </w:pPr>
            <w:r w:rsidRPr="005D3FF5">
              <w:rPr>
                <w:color w:val="000000" w:themeColor="text1"/>
                <w:spacing w:val="0"/>
                <w:sz w:val="20"/>
              </w:rPr>
              <w:t>F=1.</w:t>
            </w:r>
            <w:r w:rsidR="00286E25">
              <w:rPr>
                <w:color w:val="000000" w:themeColor="text1"/>
                <w:spacing w:val="0"/>
                <w:sz w:val="20"/>
              </w:rPr>
              <w:t>9</w:t>
            </w:r>
          </w:p>
        </w:tc>
        <w:tc>
          <w:tcPr>
            <w:tcW w:w="1134" w:type="dxa"/>
          </w:tcPr>
          <w:p w14:paraId="347B7BF2" w14:textId="393681D1"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22CDC3A3" w14:textId="4E78AB2D" w:rsidR="00EE4E40" w:rsidRPr="005D3FF5" w:rsidRDefault="00EE4E40" w:rsidP="00596D6A">
            <w:pPr>
              <w:rPr>
                <w:b/>
                <w:bCs/>
                <w:color w:val="000000" w:themeColor="text1"/>
                <w:spacing w:val="0"/>
                <w:sz w:val="20"/>
              </w:rPr>
            </w:pPr>
            <w:r w:rsidRPr="005D3FF5">
              <w:rPr>
                <w:b/>
                <w:bCs/>
                <w:color w:val="000000" w:themeColor="text1"/>
                <w:spacing w:val="0"/>
                <w:sz w:val="20"/>
              </w:rPr>
              <w:t>F=4.</w:t>
            </w:r>
            <w:r w:rsidR="00286E25">
              <w:rPr>
                <w:b/>
                <w:bCs/>
                <w:color w:val="000000" w:themeColor="text1"/>
                <w:spacing w:val="0"/>
                <w:sz w:val="20"/>
              </w:rPr>
              <w:t>5</w:t>
            </w:r>
          </w:p>
        </w:tc>
        <w:tc>
          <w:tcPr>
            <w:tcW w:w="571" w:type="dxa"/>
          </w:tcPr>
          <w:p w14:paraId="332E7E27" w14:textId="54B7E28A" w:rsidR="00EE4E40" w:rsidRPr="005D3FF5" w:rsidRDefault="00EE4E40" w:rsidP="00596D6A">
            <w:pPr>
              <w:rPr>
                <w:b/>
                <w:bCs/>
                <w:color w:val="000000" w:themeColor="text1"/>
                <w:spacing w:val="0"/>
                <w:sz w:val="20"/>
              </w:rPr>
            </w:pPr>
            <w:r w:rsidRPr="005D3FF5">
              <w:rPr>
                <w:b/>
                <w:bCs/>
                <w:color w:val="000000" w:themeColor="text1"/>
                <w:spacing w:val="0"/>
                <w:sz w:val="20"/>
              </w:rPr>
              <w:t>0.01</w:t>
            </w:r>
            <w:r>
              <w:rPr>
                <w:b/>
                <w:bCs/>
                <w:color w:val="000000" w:themeColor="text1"/>
                <w:spacing w:val="0"/>
                <w:sz w:val="20"/>
              </w:rPr>
              <w:t>8</w:t>
            </w:r>
          </w:p>
        </w:tc>
      </w:tr>
      <w:tr w:rsidR="00EE4E40" w:rsidRPr="005D3FF5" w14:paraId="6BB17A9A" w14:textId="383910D2" w:rsidTr="00EE4E40">
        <w:tc>
          <w:tcPr>
            <w:tcW w:w="1701" w:type="dxa"/>
          </w:tcPr>
          <w:p w14:paraId="31EAC877" w14:textId="69357CFE" w:rsidR="00EE4E40" w:rsidRPr="005D3FF5" w:rsidRDefault="00EE4E40" w:rsidP="00596D6A">
            <w:pPr>
              <w:rPr>
                <w:spacing w:val="0"/>
                <w:sz w:val="20"/>
              </w:rPr>
            </w:pPr>
            <w:r w:rsidRPr="005D3FF5">
              <w:rPr>
                <w:spacing w:val="0"/>
                <w:sz w:val="20"/>
              </w:rPr>
              <w:t xml:space="preserve">Activity abundance of open-habitat </w:t>
            </w:r>
            <w:r w:rsidR="00DA7B08">
              <w:rPr>
                <w:spacing w:val="0"/>
                <w:sz w:val="20"/>
              </w:rPr>
              <w:t>or</w:t>
            </w:r>
            <w:r w:rsidRPr="005D3FF5">
              <w:rPr>
                <w:spacing w:val="0"/>
                <w:sz w:val="20"/>
              </w:rPr>
              <w:t xml:space="preserve"> </w:t>
            </w:r>
            <w:r w:rsidR="00EA015A">
              <w:rPr>
                <w:spacing w:val="0"/>
                <w:sz w:val="20"/>
              </w:rPr>
              <w:t>habitat-generalist</w:t>
            </w:r>
            <w:r w:rsidRPr="005D3FF5">
              <w:rPr>
                <w:spacing w:val="0"/>
                <w:sz w:val="20"/>
              </w:rPr>
              <w:t xml:space="preserve"> species</w:t>
            </w:r>
          </w:p>
        </w:tc>
        <w:tc>
          <w:tcPr>
            <w:tcW w:w="426" w:type="dxa"/>
          </w:tcPr>
          <w:p w14:paraId="4A3684EA" w14:textId="77777777" w:rsidR="00EE4E40" w:rsidRPr="005D3FF5" w:rsidRDefault="00EE4E40" w:rsidP="00596D6A">
            <w:pPr>
              <w:rPr>
                <w:color w:val="000000" w:themeColor="text1"/>
              </w:rPr>
            </w:pPr>
          </w:p>
        </w:tc>
        <w:tc>
          <w:tcPr>
            <w:tcW w:w="992" w:type="dxa"/>
          </w:tcPr>
          <w:p w14:paraId="6B6DE9FD" w14:textId="694D014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2975FAB" w14:textId="72DE43C5" w:rsidR="00EE4E40" w:rsidRPr="005D3FF5" w:rsidRDefault="00EE4E40" w:rsidP="00596D6A">
            <w:pPr>
              <w:rPr>
                <w:b/>
                <w:bCs/>
                <w:color w:val="000000" w:themeColor="text1"/>
                <w:spacing w:val="0"/>
                <w:sz w:val="20"/>
              </w:rPr>
            </w:pPr>
            <w:r w:rsidRPr="005D3FF5">
              <w:rPr>
                <w:b/>
                <w:bCs/>
                <w:color w:val="000000" w:themeColor="text1"/>
                <w:spacing w:val="0"/>
                <w:sz w:val="20"/>
              </w:rPr>
              <w:t>F=3.6</w:t>
            </w:r>
          </w:p>
        </w:tc>
        <w:tc>
          <w:tcPr>
            <w:tcW w:w="992" w:type="dxa"/>
          </w:tcPr>
          <w:p w14:paraId="7A43DCB9" w14:textId="0CB874A6" w:rsidR="00EE4E40" w:rsidRPr="005D3FF5" w:rsidRDefault="00EE4E40" w:rsidP="00596D6A">
            <w:pPr>
              <w:rPr>
                <w:b/>
                <w:bCs/>
                <w:color w:val="000000" w:themeColor="text1"/>
                <w:spacing w:val="0"/>
                <w:sz w:val="20"/>
              </w:rPr>
            </w:pPr>
            <w:r w:rsidRPr="005D3FF5">
              <w:rPr>
                <w:b/>
                <w:bCs/>
                <w:color w:val="000000" w:themeColor="text1"/>
                <w:spacing w:val="0"/>
                <w:sz w:val="20"/>
              </w:rPr>
              <w:t>0.037</w:t>
            </w:r>
          </w:p>
        </w:tc>
        <w:tc>
          <w:tcPr>
            <w:tcW w:w="993" w:type="dxa"/>
          </w:tcPr>
          <w:p w14:paraId="399AA864" w14:textId="649CDFA6" w:rsidR="00EE4E40" w:rsidRPr="005D3FF5" w:rsidRDefault="00EE4E40" w:rsidP="00596D6A">
            <w:pPr>
              <w:rPr>
                <w:color w:val="000000" w:themeColor="text1"/>
                <w:spacing w:val="0"/>
                <w:sz w:val="20"/>
              </w:rPr>
            </w:pPr>
            <w:r w:rsidRPr="005D3FF5">
              <w:rPr>
                <w:color w:val="000000" w:themeColor="text1"/>
                <w:spacing w:val="0"/>
                <w:sz w:val="20"/>
              </w:rPr>
              <w:t>F=0.0</w:t>
            </w:r>
            <w:r w:rsidR="007D6214">
              <w:rPr>
                <w:color w:val="000000" w:themeColor="text1"/>
                <w:spacing w:val="0"/>
                <w:sz w:val="20"/>
              </w:rPr>
              <w:t>1</w:t>
            </w:r>
          </w:p>
        </w:tc>
        <w:tc>
          <w:tcPr>
            <w:tcW w:w="1134" w:type="dxa"/>
          </w:tcPr>
          <w:p w14:paraId="5C934A40" w14:textId="55861EAB"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6C6CC449" w14:textId="231B4E77" w:rsidR="00EE4E40" w:rsidRPr="005D3FF5" w:rsidRDefault="00EE4E40" w:rsidP="00596D6A">
            <w:pPr>
              <w:rPr>
                <w:color w:val="000000" w:themeColor="text1"/>
                <w:spacing w:val="0"/>
                <w:sz w:val="20"/>
              </w:rPr>
            </w:pPr>
            <w:r w:rsidRPr="005D3FF5">
              <w:rPr>
                <w:color w:val="000000" w:themeColor="text1"/>
                <w:spacing w:val="0"/>
                <w:sz w:val="20"/>
              </w:rPr>
              <w:t>F=2.4</w:t>
            </w:r>
          </w:p>
        </w:tc>
        <w:tc>
          <w:tcPr>
            <w:tcW w:w="571" w:type="dxa"/>
          </w:tcPr>
          <w:p w14:paraId="00472C79" w14:textId="712A12AA" w:rsidR="00EE4E40" w:rsidRPr="005D3FF5" w:rsidRDefault="004D6FAF" w:rsidP="00596D6A">
            <w:pPr>
              <w:rPr>
                <w:color w:val="000000" w:themeColor="text1"/>
                <w:spacing w:val="0"/>
                <w:sz w:val="20"/>
              </w:rPr>
            </w:pPr>
            <w:r>
              <w:rPr>
                <w:color w:val="000000" w:themeColor="text1"/>
                <w:spacing w:val="0"/>
                <w:sz w:val="20"/>
              </w:rPr>
              <w:t>-</w:t>
            </w:r>
          </w:p>
        </w:tc>
      </w:tr>
      <w:tr w:rsidR="00EE4E40" w:rsidRPr="005D3FF5" w14:paraId="6EE4C238" w14:textId="5E90F89C" w:rsidTr="00EE4E40">
        <w:tc>
          <w:tcPr>
            <w:tcW w:w="1701" w:type="dxa"/>
          </w:tcPr>
          <w:p w14:paraId="1ABC7FFD" w14:textId="19BB77AB" w:rsidR="00EE4E40" w:rsidRPr="005D3FF5" w:rsidRDefault="00EE4E40" w:rsidP="00596D6A">
            <w:pPr>
              <w:rPr>
                <w:spacing w:val="0"/>
                <w:sz w:val="20"/>
              </w:rPr>
            </w:pPr>
            <w:r w:rsidRPr="005D3FF5">
              <w:rPr>
                <w:spacing w:val="0"/>
                <w:sz w:val="20"/>
              </w:rPr>
              <w:t>Activity abundance of forest-specialist species</w:t>
            </w:r>
          </w:p>
        </w:tc>
        <w:tc>
          <w:tcPr>
            <w:tcW w:w="426" w:type="dxa"/>
          </w:tcPr>
          <w:p w14:paraId="7F918CD2" w14:textId="77777777" w:rsidR="00EE4E40" w:rsidRPr="005D3FF5" w:rsidRDefault="00EE4E40" w:rsidP="00596D6A">
            <w:pPr>
              <w:rPr>
                <w:color w:val="000000" w:themeColor="text1"/>
              </w:rPr>
            </w:pPr>
          </w:p>
        </w:tc>
        <w:tc>
          <w:tcPr>
            <w:tcW w:w="992" w:type="dxa"/>
          </w:tcPr>
          <w:p w14:paraId="49B9234C" w14:textId="328DA8C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5FCC9A91" w14:textId="1F8ED679" w:rsidR="00EE4E40" w:rsidRPr="005D3FF5" w:rsidRDefault="00EE4E40" w:rsidP="00596D6A">
            <w:pPr>
              <w:rPr>
                <w:color w:val="000000" w:themeColor="text1"/>
                <w:spacing w:val="0"/>
                <w:sz w:val="20"/>
              </w:rPr>
            </w:pPr>
            <w:r w:rsidRPr="005D3FF5">
              <w:rPr>
                <w:color w:val="000000" w:themeColor="text1"/>
                <w:spacing w:val="0"/>
                <w:sz w:val="20"/>
              </w:rPr>
              <w:t>F=0.7</w:t>
            </w:r>
          </w:p>
        </w:tc>
        <w:tc>
          <w:tcPr>
            <w:tcW w:w="992" w:type="dxa"/>
          </w:tcPr>
          <w:p w14:paraId="4C86C089" w14:textId="61612355" w:rsidR="00EE4E40" w:rsidRPr="005D3FF5" w:rsidRDefault="004D6FAF" w:rsidP="00596D6A">
            <w:pPr>
              <w:rPr>
                <w:color w:val="000000" w:themeColor="text1"/>
                <w:spacing w:val="0"/>
                <w:sz w:val="20"/>
              </w:rPr>
            </w:pPr>
            <w:r>
              <w:rPr>
                <w:color w:val="000000" w:themeColor="text1"/>
                <w:spacing w:val="0"/>
                <w:sz w:val="20"/>
              </w:rPr>
              <w:t>-</w:t>
            </w:r>
          </w:p>
        </w:tc>
        <w:tc>
          <w:tcPr>
            <w:tcW w:w="993" w:type="dxa"/>
          </w:tcPr>
          <w:p w14:paraId="6F26F215" w14:textId="2D07FF8B" w:rsidR="00EE4E40" w:rsidRPr="005D3FF5" w:rsidRDefault="00EE4E40" w:rsidP="00596D6A">
            <w:pPr>
              <w:rPr>
                <w:color w:val="000000" w:themeColor="text1"/>
                <w:spacing w:val="0"/>
                <w:sz w:val="20"/>
              </w:rPr>
            </w:pPr>
            <w:r w:rsidRPr="005D3FF5">
              <w:rPr>
                <w:color w:val="000000" w:themeColor="text1"/>
                <w:spacing w:val="0"/>
                <w:sz w:val="20"/>
              </w:rPr>
              <w:t>F=3.</w:t>
            </w:r>
            <w:r w:rsidR="007D6214">
              <w:rPr>
                <w:color w:val="000000" w:themeColor="text1"/>
                <w:spacing w:val="0"/>
                <w:sz w:val="20"/>
              </w:rPr>
              <w:t>4</w:t>
            </w:r>
          </w:p>
        </w:tc>
        <w:tc>
          <w:tcPr>
            <w:tcW w:w="1134" w:type="dxa"/>
          </w:tcPr>
          <w:p w14:paraId="64E0E342" w14:textId="0CDE2EF6"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7FC1B4B4" w14:textId="42538490" w:rsidR="00EE4E40" w:rsidRPr="005D3FF5" w:rsidRDefault="00EE4E40" w:rsidP="00596D6A">
            <w:pPr>
              <w:rPr>
                <w:color w:val="000000" w:themeColor="text1"/>
                <w:spacing w:val="0"/>
                <w:sz w:val="20"/>
              </w:rPr>
            </w:pPr>
            <w:r w:rsidRPr="005D3FF5">
              <w:rPr>
                <w:color w:val="000000" w:themeColor="text1"/>
                <w:spacing w:val="0"/>
                <w:sz w:val="20"/>
              </w:rPr>
              <w:t>F=2.7</w:t>
            </w:r>
          </w:p>
        </w:tc>
        <w:tc>
          <w:tcPr>
            <w:tcW w:w="571" w:type="dxa"/>
          </w:tcPr>
          <w:p w14:paraId="7A9E72BA" w14:textId="4DC84930" w:rsidR="00EE4E40" w:rsidRPr="005D3FF5" w:rsidRDefault="004D6FAF" w:rsidP="00596D6A">
            <w:pPr>
              <w:rPr>
                <w:color w:val="000000" w:themeColor="text1"/>
                <w:spacing w:val="0"/>
                <w:sz w:val="20"/>
              </w:rPr>
            </w:pPr>
            <w:r>
              <w:rPr>
                <w:color w:val="000000" w:themeColor="text1"/>
                <w:spacing w:val="0"/>
                <w:sz w:val="20"/>
              </w:rPr>
              <w:t>-</w:t>
            </w:r>
          </w:p>
        </w:tc>
      </w:tr>
      <w:tr w:rsidR="00EE4E40" w:rsidRPr="005D3FF5" w14:paraId="7FE1B909" w14:textId="1BE2E75A" w:rsidTr="00EE4E40">
        <w:tc>
          <w:tcPr>
            <w:tcW w:w="1701" w:type="dxa"/>
          </w:tcPr>
          <w:p w14:paraId="786F785A" w14:textId="160C131C" w:rsidR="00EE4E40" w:rsidRPr="005D3FF5" w:rsidRDefault="00EE4E40" w:rsidP="00596D6A">
            <w:pPr>
              <w:rPr>
                <w:spacing w:val="0"/>
                <w:sz w:val="20"/>
              </w:rPr>
            </w:pPr>
            <w:r w:rsidRPr="005D3FF5">
              <w:rPr>
                <w:spacing w:val="0"/>
                <w:sz w:val="20"/>
              </w:rPr>
              <w:t>Species richness</w:t>
            </w:r>
          </w:p>
        </w:tc>
        <w:tc>
          <w:tcPr>
            <w:tcW w:w="426" w:type="dxa"/>
          </w:tcPr>
          <w:p w14:paraId="00BEDF60" w14:textId="77777777" w:rsidR="00EE4E40" w:rsidRPr="005D3FF5" w:rsidRDefault="00EE4E40" w:rsidP="00596D6A">
            <w:pPr>
              <w:rPr>
                <w:color w:val="000000" w:themeColor="text1"/>
              </w:rPr>
            </w:pPr>
          </w:p>
        </w:tc>
        <w:tc>
          <w:tcPr>
            <w:tcW w:w="992" w:type="dxa"/>
          </w:tcPr>
          <w:p w14:paraId="3D435014" w14:textId="32E11A68" w:rsidR="00EE4E40" w:rsidRPr="005D3FF5" w:rsidRDefault="00EE4E40" w:rsidP="00596D6A">
            <w:pPr>
              <w:rPr>
                <w:color w:val="000000" w:themeColor="text1"/>
                <w:spacing w:val="0"/>
                <w:sz w:val="20"/>
              </w:rPr>
            </w:pPr>
            <w:r w:rsidRPr="005D3FF5">
              <w:rPr>
                <w:color w:val="000000" w:themeColor="text1"/>
                <w:spacing w:val="0"/>
                <w:sz w:val="20"/>
              </w:rPr>
              <w:t>GLM</w:t>
            </w:r>
          </w:p>
        </w:tc>
        <w:tc>
          <w:tcPr>
            <w:tcW w:w="1134" w:type="dxa"/>
          </w:tcPr>
          <w:p w14:paraId="5C18D491" w14:textId="06D8975F" w:rsidR="00EE4E40" w:rsidRPr="005D3FF5" w:rsidRDefault="00EE4E40" w:rsidP="00596D6A">
            <w:pPr>
              <w:rPr>
                <w:b/>
                <w:bCs/>
                <w:color w:val="000000" w:themeColor="text1"/>
                <w:spacing w:val="0"/>
                <w:sz w:val="20"/>
              </w:rPr>
            </w:pPr>
            <w:r w:rsidRPr="005D3FF5">
              <w:rPr>
                <w:b/>
                <w:bCs/>
                <w:color w:val="000000" w:themeColor="text1"/>
                <w:spacing w:val="0"/>
                <w:sz w:val="20"/>
              </w:rPr>
              <w:t>X</w:t>
            </w:r>
            <w:r w:rsidRPr="005D3FF5">
              <w:rPr>
                <w:b/>
                <w:bCs/>
                <w:color w:val="000000" w:themeColor="text1"/>
                <w:spacing w:val="0"/>
                <w:sz w:val="20"/>
                <w:vertAlign w:val="superscript"/>
              </w:rPr>
              <w:t>2</w:t>
            </w:r>
            <w:r w:rsidRPr="005D3FF5">
              <w:rPr>
                <w:b/>
                <w:bCs/>
                <w:color w:val="000000" w:themeColor="text1"/>
                <w:spacing w:val="0"/>
                <w:sz w:val="20"/>
              </w:rPr>
              <w:t>=11.</w:t>
            </w:r>
            <w:r w:rsidR="007D6214">
              <w:rPr>
                <w:b/>
                <w:bCs/>
                <w:color w:val="000000" w:themeColor="text1"/>
                <w:spacing w:val="0"/>
                <w:sz w:val="20"/>
              </w:rPr>
              <w:t>5</w:t>
            </w:r>
          </w:p>
        </w:tc>
        <w:tc>
          <w:tcPr>
            <w:tcW w:w="992" w:type="dxa"/>
          </w:tcPr>
          <w:p w14:paraId="676917F8" w14:textId="35357B2E" w:rsidR="00EE4E40" w:rsidRPr="005D3FF5" w:rsidRDefault="00EE4E40" w:rsidP="00596D6A">
            <w:pPr>
              <w:rPr>
                <w:b/>
                <w:bCs/>
                <w:color w:val="000000" w:themeColor="text1"/>
                <w:spacing w:val="0"/>
                <w:sz w:val="20"/>
              </w:rPr>
            </w:pPr>
            <w:r w:rsidRPr="005D3FF5">
              <w:rPr>
                <w:b/>
                <w:bCs/>
                <w:color w:val="000000" w:themeColor="text1"/>
                <w:spacing w:val="0"/>
                <w:sz w:val="20"/>
              </w:rPr>
              <w:t>0.003</w:t>
            </w:r>
          </w:p>
        </w:tc>
        <w:tc>
          <w:tcPr>
            <w:tcW w:w="993" w:type="dxa"/>
          </w:tcPr>
          <w:p w14:paraId="04C2604E" w14:textId="65946B58"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=2.2</w:t>
            </w:r>
          </w:p>
        </w:tc>
        <w:tc>
          <w:tcPr>
            <w:tcW w:w="1134" w:type="dxa"/>
          </w:tcPr>
          <w:p w14:paraId="0409669B" w14:textId="048250FB"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01AB4D1F" w14:textId="11A9870A"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=3.</w:t>
            </w:r>
            <w:r w:rsidR="007D6214">
              <w:rPr>
                <w:color w:val="000000" w:themeColor="text1"/>
                <w:spacing w:val="0"/>
                <w:sz w:val="20"/>
              </w:rPr>
              <w:t>2</w:t>
            </w:r>
          </w:p>
        </w:tc>
        <w:tc>
          <w:tcPr>
            <w:tcW w:w="571" w:type="dxa"/>
          </w:tcPr>
          <w:p w14:paraId="6AD22150" w14:textId="64CD7822" w:rsidR="00EE4E40" w:rsidRPr="005D3FF5" w:rsidRDefault="004D6FAF" w:rsidP="00596D6A">
            <w:pPr>
              <w:rPr>
                <w:color w:val="000000" w:themeColor="text1"/>
                <w:spacing w:val="0"/>
                <w:sz w:val="20"/>
              </w:rPr>
            </w:pPr>
            <w:r>
              <w:rPr>
                <w:color w:val="000000" w:themeColor="text1"/>
                <w:spacing w:val="0"/>
                <w:sz w:val="20"/>
              </w:rPr>
              <w:t>-</w:t>
            </w:r>
          </w:p>
        </w:tc>
      </w:tr>
      <w:tr w:rsidR="00EE4E40" w:rsidRPr="005D3FF5" w14:paraId="47AE22EB" w14:textId="1537D417" w:rsidTr="00EE4E40">
        <w:tc>
          <w:tcPr>
            <w:tcW w:w="1701" w:type="dxa"/>
          </w:tcPr>
          <w:p w14:paraId="3F350412" w14:textId="29F813AF" w:rsidR="00EE4E40" w:rsidRPr="005D3FF5" w:rsidRDefault="00EE4E40" w:rsidP="00596D6A">
            <w:pPr>
              <w:rPr>
                <w:spacing w:val="0"/>
                <w:sz w:val="20"/>
              </w:rPr>
            </w:pPr>
            <w:r w:rsidRPr="005D3FF5">
              <w:rPr>
                <w:spacing w:val="0"/>
                <w:sz w:val="20"/>
              </w:rPr>
              <w:t>Shannon diversity</w:t>
            </w:r>
          </w:p>
        </w:tc>
        <w:tc>
          <w:tcPr>
            <w:tcW w:w="426" w:type="dxa"/>
          </w:tcPr>
          <w:p w14:paraId="2F3009A7" w14:textId="77777777" w:rsidR="00EE4E40" w:rsidRPr="005D3FF5" w:rsidRDefault="00EE4E40" w:rsidP="00596D6A">
            <w:pPr>
              <w:rPr>
                <w:color w:val="000000" w:themeColor="text1"/>
              </w:rPr>
            </w:pPr>
          </w:p>
        </w:tc>
        <w:tc>
          <w:tcPr>
            <w:tcW w:w="992" w:type="dxa"/>
          </w:tcPr>
          <w:p w14:paraId="09BD91AF" w14:textId="01478117"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16067FC" w14:textId="28A883A6"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00286E25">
              <w:rPr>
                <w:color w:val="000000" w:themeColor="text1"/>
                <w:spacing w:val="0"/>
                <w:sz w:val="20"/>
              </w:rPr>
              <w:t>1.0</w:t>
            </w:r>
          </w:p>
        </w:tc>
        <w:tc>
          <w:tcPr>
            <w:tcW w:w="992" w:type="dxa"/>
          </w:tcPr>
          <w:p w14:paraId="6FEA03D2" w14:textId="7ADA7B2D" w:rsidR="00EE4E40" w:rsidRPr="005D3FF5" w:rsidRDefault="004D6FAF" w:rsidP="00596D6A">
            <w:pPr>
              <w:rPr>
                <w:color w:val="000000" w:themeColor="text1"/>
                <w:spacing w:val="0"/>
                <w:sz w:val="20"/>
              </w:rPr>
            </w:pPr>
            <w:r>
              <w:rPr>
                <w:color w:val="000000" w:themeColor="text1"/>
                <w:spacing w:val="0"/>
                <w:sz w:val="20"/>
              </w:rPr>
              <w:t>-</w:t>
            </w:r>
          </w:p>
        </w:tc>
        <w:tc>
          <w:tcPr>
            <w:tcW w:w="993" w:type="dxa"/>
          </w:tcPr>
          <w:p w14:paraId="7876750B" w14:textId="4AF9053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1.3</w:t>
            </w:r>
          </w:p>
        </w:tc>
        <w:tc>
          <w:tcPr>
            <w:tcW w:w="1134" w:type="dxa"/>
          </w:tcPr>
          <w:p w14:paraId="2A0F37CF" w14:textId="63B6B02E"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3FCFC32B" w14:textId="5CE9997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w:t>
            </w:r>
          </w:p>
        </w:tc>
        <w:tc>
          <w:tcPr>
            <w:tcW w:w="571" w:type="dxa"/>
          </w:tcPr>
          <w:p w14:paraId="19D02DE1" w14:textId="5B4F3878" w:rsidR="00EE4E40" w:rsidRPr="005D3FF5" w:rsidRDefault="004D6FAF" w:rsidP="00596D6A">
            <w:pPr>
              <w:rPr>
                <w:color w:val="000000" w:themeColor="text1"/>
                <w:spacing w:val="0"/>
                <w:sz w:val="20"/>
              </w:rPr>
            </w:pPr>
            <w:r>
              <w:rPr>
                <w:color w:val="000000" w:themeColor="text1"/>
                <w:spacing w:val="0"/>
                <w:sz w:val="20"/>
              </w:rPr>
              <w:t>-</w:t>
            </w:r>
          </w:p>
        </w:tc>
      </w:tr>
      <w:tr w:rsidR="00EE4E40" w:rsidRPr="005D3FF5" w14:paraId="1947CF17" w14:textId="20945FB6" w:rsidTr="00EE4E40">
        <w:tc>
          <w:tcPr>
            <w:tcW w:w="1701" w:type="dxa"/>
          </w:tcPr>
          <w:p w14:paraId="39F1D021" w14:textId="761344D8" w:rsidR="00EE4E40" w:rsidRPr="005D3FF5" w:rsidRDefault="00EE4E40" w:rsidP="00596D6A">
            <w:pPr>
              <w:rPr>
                <w:spacing w:val="0"/>
                <w:sz w:val="20"/>
              </w:rPr>
            </w:pPr>
            <w:r w:rsidRPr="005D3FF5">
              <w:rPr>
                <w:spacing w:val="0"/>
                <w:sz w:val="20"/>
              </w:rPr>
              <w:t xml:space="preserve">Functional alpha-diversity </w:t>
            </w:r>
          </w:p>
        </w:tc>
        <w:tc>
          <w:tcPr>
            <w:tcW w:w="426" w:type="dxa"/>
          </w:tcPr>
          <w:p w14:paraId="2F2DEE74" w14:textId="77777777" w:rsidR="00EE4E40" w:rsidRPr="005D3FF5" w:rsidRDefault="00EE4E40" w:rsidP="00596D6A">
            <w:pPr>
              <w:rPr>
                <w:color w:val="000000" w:themeColor="text1"/>
              </w:rPr>
            </w:pPr>
          </w:p>
        </w:tc>
        <w:tc>
          <w:tcPr>
            <w:tcW w:w="992" w:type="dxa"/>
          </w:tcPr>
          <w:p w14:paraId="5D3D919D" w14:textId="43BC7053"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1CF239E" w14:textId="08FF4E5B" w:rsidR="00EE4E40" w:rsidRPr="005D3FF5" w:rsidRDefault="00286E25" w:rsidP="00596D6A">
            <w:pPr>
              <w:rPr>
                <w:color w:val="000000" w:themeColor="text1"/>
                <w:spacing w:val="0"/>
                <w:sz w:val="20"/>
              </w:rPr>
            </w:pPr>
            <w:r>
              <w:rPr>
                <w:color w:val="000000" w:themeColor="text1"/>
                <w:spacing w:val="0"/>
                <w:sz w:val="20"/>
              </w:rPr>
              <w:t>F=</w:t>
            </w:r>
            <w:r w:rsidR="00D65B9E" w:rsidRPr="00D65B9E">
              <w:rPr>
                <w:color w:val="000000" w:themeColor="text1"/>
                <w:spacing w:val="0"/>
                <w:sz w:val="20"/>
              </w:rPr>
              <w:t xml:space="preserve">0.4 </w:t>
            </w:r>
          </w:p>
        </w:tc>
        <w:tc>
          <w:tcPr>
            <w:tcW w:w="992" w:type="dxa"/>
          </w:tcPr>
          <w:p w14:paraId="0CCA632C" w14:textId="67C8115A" w:rsidR="00EE4E40" w:rsidRPr="005D3FF5" w:rsidRDefault="00710B39" w:rsidP="00596D6A">
            <w:pPr>
              <w:rPr>
                <w:color w:val="000000" w:themeColor="text1"/>
                <w:spacing w:val="0"/>
                <w:sz w:val="20"/>
              </w:rPr>
            </w:pPr>
            <w:r>
              <w:rPr>
                <w:color w:val="000000" w:themeColor="text1"/>
                <w:spacing w:val="0"/>
                <w:sz w:val="20"/>
              </w:rPr>
              <w:t>-</w:t>
            </w:r>
          </w:p>
        </w:tc>
        <w:tc>
          <w:tcPr>
            <w:tcW w:w="993" w:type="dxa"/>
          </w:tcPr>
          <w:p w14:paraId="6C1EE122" w14:textId="717AE56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w:t>
            </w:r>
            <w:r w:rsidR="00B16E6E">
              <w:rPr>
                <w:color w:val="000000" w:themeColor="text1"/>
                <w:spacing w:val="0"/>
                <w:sz w:val="20"/>
              </w:rPr>
              <w:t>001</w:t>
            </w:r>
          </w:p>
        </w:tc>
        <w:tc>
          <w:tcPr>
            <w:tcW w:w="1134" w:type="dxa"/>
          </w:tcPr>
          <w:p w14:paraId="4A8E04F0" w14:textId="3F660A6C" w:rsidR="00EE4E40" w:rsidRPr="005D3FF5" w:rsidRDefault="00710B39" w:rsidP="00596D6A">
            <w:pPr>
              <w:rPr>
                <w:color w:val="000000" w:themeColor="text1"/>
                <w:spacing w:val="0"/>
                <w:sz w:val="20"/>
              </w:rPr>
            </w:pPr>
            <w:r>
              <w:rPr>
                <w:color w:val="000000" w:themeColor="text1"/>
                <w:spacing w:val="0"/>
                <w:sz w:val="20"/>
              </w:rPr>
              <w:t>-</w:t>
            </w:r>
          </w:p>
        </w:tc>
        <w:tc>
          <w:tcPr>
            <w:tcW w:w="992" w:type="dxa"/>
          </w:tcPr>
          <w:p w14:paraId="3026B6BA" w14:textId="2078A3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w:t>
            </w:r>
            <w:r w:rsidR="00B16E6E">
              <w:rPr>
                <w:color w:val="000000" w:themeColor="text1"/>
                <w:spacing w:val="0"/>
                <w:sz w:val="20"/>
              </w:rPr>
              <w:t>5</w:t>
            </w:r>
          </w:p>
        </w:tc>
        <w:tc>
          <w:tcPr>
            <w:tcW w:w="571" w:type="dxa"/>
          </w:tcPr>
          <w:p w14:paraId="772896AA" w14:textId="5307FC5A" w:rsidR="00EE4E40" w:rsidRPr="005D3FF5" w:rsidRDefault="00710B39" w:rsidP="00596D6A">
            <w:pPr>
              <w:rPr>
                <w:color w:val="000000" w:themeColor="text1"/>
                <w:spacing w:val="0"/>
                <w:sz w:val="20"/>
              </w:rPr>
            </w:pPr>
            <w:r>
              <w:rPr>
                <w:color w:val="000000" w:themeColor="text1"/>
                <w:spacing w:val="0"/>
                <w:sz w:val="20"/>
              </w:rPr>
              <w:t>-</w:t>
            </w:r>
          </w:p>
        </w:tc>
      </w:tr>
      <w:tr w:rsidR="00EE4E40" w:rsidRPr="005D3FF5" w14:paraId="3C596295" w14:textId="185930F3" w:rsidTr="00EE4E40">
        <w:tc>
          <w:tcPr>
            <w:tcW w:w="1701" w:type="dxa"/>
          </w:tcPr>
          <w:p w14:paraId="36E25098" w14:textId="3D538BE9" w:rsidR="00EE4E40" w:rsidRPr="005D3FF5" w:rsidRDefault="00EE4E40" w:rsidP="00596D6A">
            <w:pPr>
              <w:rPr>
                <w:spacing w:val="0"/>
                <w:sz w:val="20"/>
              </w:rPr>
            </w:pPr>
            <w:r w:rsidRPr="005D3FF5">
              <w:rPr>
                <w:spacing w:val="0"/>
                <w:sz w:val="20"/>
              </w:rPr>
              <w:t>Community-weighted mean (CWM) principal component (PC) 1</w:t>
            </w:r>
          </w:p>
        </w:tc>
        <w:tc>
          <w:tcPr>
            <w:tcW w:w="426" w:type="dxa"/>
          </w:tcPr>
          <w:p w14:paraId="36710A64" w14:textId="77777777" w:rsidR="00EE4E40" w:rsidRPr="005D3FF5" w:rsidRDefault="00EE4E40" w:rsidP="00596D6A">
            <w:pPr>
              <w:rPr>
                <w:color w:val="000000" w:themeColor="text1"/>
              </w:rPr>
            </w:pPr>
          </w:p>
        </w:tc>
        <w:tc>
          <w:tcPr>
            <w:tcW w:w="992" w:type="dxa"/>
          </w:tcPr>
          <w:p w14:paraId="2FE60103" w14:textId="25D34E56"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F87AE38" w14:textId="174B8727" w:rsidR="00EE4E40" w:rsidRPr="00A15B96" w:rsidRDefault="00A15B96" w:rsidP="00596D6A">
            <w:pPr>
              <w:rPr>
                <w:color w:val="000000" w:themeColor="text1"/>
                <w:spacing w:val="0"/>
                <w:sz w:val="20"/>
              </w:rPr>
            </w:pPr>
            <w:r w:rsidRPr="00A15B96">
              <w:rPr>
                <w:color w:val="000000" w:themeColor="text1"/>
                <w:spacing w:val="0"/>
                <w:sz w:val="20"/>
              </w:rPr>
              <w:t>F=</w:t>
            </w:r>
            <w:r w:rsidR="00FA2581">
              <w:rPr>
                <w:color w:val="000000" w:themeColor="text1"/>
                <w:spacing w:val="0"/>
                <w:sz w:val="20"/>
              </w:rPr>
              <w:t>0.2</w:t>
            </w:r>
          </w:p>
        </w:tc>
        <w:tc>
          <w:tcPr>
            <w:tcW w:w="992" w:type="dxa"/>
          </w:tcPr>
          <w:p w14:paraId="233AA17A" w14:textId="79487699" w:rsidR="00EE4E40" w:rsidRPr="00A15B96" w:rsidRDefault="00710B39" w:rsidP="00596D6A">
            <w:pPr>
              <w:rPr>
                <w:color w:val="000000" w:themeColor="text1"/>
                <w:spacing w:val="0"/>
                <w:sz w:val="20"/>
              </w:rPr>
            </w:pPr>
            <w:r>
              <w:rPr>
                <w:color w:val="000000" w:themeColor="text1"/>
                <w:spacing w:val="0"/>
                <w:sz w:val="20"/>
              </w:rPr>
              <w:t>-</w:t>
            </w:r>
          </w:p>
        </w:tc>
        <w:tc>
          <w:tcPr>
            <w:tcW w:w="993" w:type="dxa"/>
          </w:tcPr>
          <w:p w14:paraId="2240ED45" w14:textId="0AD205C9" w:rsidR="00EE4E40" w:rsidRPr="00A15B96" w:rsidRDefault="00FA2581" w:rsidP="00596D6A">
            <w:pPr>
              <w:rPr>
                <w:color w:val="000000" w:themeColor="text1"/>
                <w:spacing w:val="0"/>
                <w:sz w:val="20"/>
              </w:rPr>
            </w:pPr>
            <w:r>
              <w:rPr>
                <w:color w:val="000000" w:themeColor="text1"/>
                <w:spacing w:val="0"/>
                <w:sz w:val="20"/>
              </w:rPr>
              <w:t>F=1.5</w:t>
            </w:r>
          </w:p>
        </w:tc>
        <w:tc>
          <w:tcPr>
            <w:tcW w:w="1134" w:type="dxa"/>
          </w:tcPr>
          <w:p w14:paraId="2F2CE832" w14:textId="0F9C6D71" w:rsidR="00EE4E40" w:rsidRPr="00A15B96" w:rsidRDefault="00710B39" w:rsidP="00596D6A">
            <w:pPr>
              <w:rPr>
                <w:color w:val="000000" w:themeColor="text1"/>
                <w:spacing w:val="0"/>
                <w:sz w:val="20"/>
              </w:rPr>
            </w:pPr>
            <w:r>
              <w:rPr>
                <w:color w:val="000000" w:themeColor="text1"/>
                <w:spacing w:val="0"/>
                <w:sz w:val="20"/>
              </w:rPr>
              <w:t>-</w:t>
            </w:r>
          </w:p>
        </w:tc>
        <w:tc>
          <w:tcPr>
            <w:tcW w:w="992" w:type="dxa"/>
          </w:tcPr>
          <w:p w14:paraId="724F1765" w14:textId="660CC8E6" w:rsidR="00EE4E40" w:rsidRPr="00A15B96" w:rsidRDefault="00A623FB" w:rsidP="00596D6A">
            <w:pPr>
              <w:rPr>
                <w:color w:val="000000" w:themeColor="text1"/>
                <w:spacing w:val="0"/>
                <w:sz w:val="20"/>
              </w:rPr>
            </w:pPr>
            <w:r>
              <w:rPr>
                <w:color w:val="000000" w:themeColor="text1"/>
                <w:spacing w:val="0"/>
                <w:sz w:val="20"/>
              </w:rPr>
              <w:t>F=1.8</w:t>
            </w:r>
          </w:p>
        </w:tc>
        <w:tc>
          <w:tcPr>
            <w:tcW w:w="571" w:type="dxa"/>
          </w:tcPr>
          <w:p w14:paraId="30B7A6DB" w14:textId="6D9A2BEF" w:rsidR="00EE4E40" w:rsidRPr="00A15B96" w:rsidRDefault="00710B39" w:rsidP="00596D6A">
            <w:pPr>
              <w:rPr>
                <w:color w:val="000000" w:themeColor="text1"/>
                <w:spacing w:val="0"/>
                <w:sz w:val="20"/>
              </w:rPr>
            </w:pPr>
            <w:r>
              <w:rPr>
                <w:color w:val="000000" w:themeColor="text1"/>
                <w:spacing w:val="0"/>
                <w:sz w:val="20"/>
              </w:rPr>
              <w:t>-</w:t>
            </w:r>
          </w:p>
        </w:tc>
      </w:tr>
      <w:tr w:rsidR="00EE4E40" w:rsidRPr="00C76EC7" w14:paraId="4D9C4777" w14:textId="77777777" w:rsidTr="00EE4E40">
        <w:tc>
          <w:tcPr>
            <w:tcW w:w="1701" w:type="dxa"/>
          </w:tcPr>
          <w:p w14:paraId="14A5F815" w14:textId="714E55EC" w:rsidR="00EE4E40" w:rsidRPr="005D3FF5" w:rsidRDefault="00EE4E40" w:rsidP="00596D6A">
            <w:pPr>
              <w:rPr>
                <w:spacing w:val="0"/>
                <w:sz w:val="20"/>
              </w:rPr>
            </w:pPr>
            <w:r w:rsidRPr="005D3FF5">
              <w:rPr>
                <w:spacing w:val="0"/>
                <w:sz w:val="20"/>
              </w:rPr>
              <w:t>CWM  PC2</w:t>
            </w:r>
          </w:p>
        </w:tc>
        <w:tc>
          <w:tcPr>
            <w:tcW w:w="426" w:type="dxa"/>
          </w:tcPr>
          <w:p w14:paraId="7590BF09" w14:textId="77777777" w:rsidR="00EE4E40" w:rsidRPr="005D3FF5" w:rsidRDefault="00EE4E40" w:rsidP="00596D6A">
            <w:pPr>
              <w:rPr>
                <w:color w:val="000000" w:themeColor="text1"/>
              </w:rPr>
            </w:pPr>
          </w:p>
        </w:tc>
        <w:tc>
          <w:tcPr>
            <w:tcW w:w="992" w:type="dxa"/>
          </w:tcPr>
          <w:p w14:paraId="14449E62" w14:textId="7505AB7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77CD6CA" w14:textId="309DBF73" w:rsidR="00EE4E40" w:rsidRPr="00710B39" w:rsidRDefault="00C76EC7" w:rsidP="00596D6A">
            <w:pPr>
              <w:rPr>
                <w:b/>
                <w:bCs/>
                <w:color w:val="000000" w:themeColor="text1"/>
                <w:spacing w:val="0"/>
                <w:sz w:val="20"/>
              </w:rPr>
            </w:pPr>
            <w:r w:rsidRPr="00710B39">
              <w:rPr>
                <w:b/>
                <w:bCs/>
                <w:color w:val="000000" w:themeColor="text1"/>
                <w:spacing w:val="0"/>
                <w:sz w:val="20"/>
              </w:rPr>
              <w:t>F=</w:t>
            </w:r>
            <w:r w:rsidR="00B6484E" w:rsidRPr="00710B39">
              <w:rPr>
                <w:b/>
                <w:bCs/>
                <w:color w:val="000000" w:themeColor="text1"/>
                <w:spacing w:val="0"/>
                <w:sz w:val="20"/>
              </w:rPr>
              <w:t>12.2</w:t>
            </w:r>
          </w:p>
        </w:tc>
        <w:tc>
          <w:tcPr>
            <w:tcW w:w="992" w:type="dxa"/>
          </w:tcPr>
          <w:p w14:paraId="7B48DE44" w14:textId="18C11329" w:rsidR="00EE4E40" w:rsidRPr="00710B39" w:rsidRDefault="00B6484E" w:rsidP="00596D6A">
            <w:pPr>
              <w:rPr>
                <w:b/>
                <w:bCs/>
                <w:color w:val="000000" w:themeColor="text1"/>
                <w:spacing w:val="0"/>
                <w:sz w:val="20"/>
              </w:rPr>
            </w:pPr>
            <w:r w:rsidRPr="00710B39">
              <w:rPr>
                <w:b/>
                <w:bCs/>
                <w:color w:val="000000" w:themeColor="text1"/>
                <w:spacing w:val="0"/>
                <w:sz w:val="20"/>
              </w:rPr>
              <w:t>&lt;0.001</w:t>
            </w:r>
          </w:p>
        </w:tc>
        <w:tc>
          <w:tcPr>
            <w:tcW w:w="993" w:type="dxa"/>
          </w:tcPr>
          <w:p w14:paraId="3583E392" w14:textId="61F7205B" w:rsidR="00EE4E40" w:rsidRPr="00C76EC7" w:rsidRDefault="00B6484E" w:rsidP="00596D6A">
            <w:pPr>
              <w:rPr>
                <w:color w:val="000000" w:themeColor="text1"/>
                <w:spacing w:val="0"/>
                <w:sz w:val="20"/>
              </w:rPr>
            </w:pPr>
            <w:r>
              <w:rPr>
                <w:color w:val="000000" w:themeColor="text1"/>
                <w:spacing w:val="0"/>
                <w:sz w:val="20"/>
              </w:rPr>
              <w:t>F=</w:t>
            </w:r>
            <w:r w:rsidR="00543A4D">
              <w:rPr>
                <w:color w:val="000000" w:themeColor="text1"/>
                <w:spacing w:val="0"/>
                <w:sz w:val="20"/>
              </w:rPr>
              <w:t>1.3</w:t>
            </w:r>
            <w:r w:rsidR="00EE4E40" w:rsidRPr="00C76EC7">
              <w:rPr>
                <w:color w:val="000000" w:themeColor="text1"/>
                <w:spacing w:val="0"/>
                <w:sz w:val="20"/>
              </w:rPr>
              <w:t xml:space="preserve"> </w:t>
            </w:r>
          </w:p>
        </w:tc>
        <w:tc>
          <w:tcPr>
            <w:tcW w:w="1134" w:type="dxa"/>
          </w:tcPr>
          <w:p w14:paraId="1FBE1E19" w14:textId="2EEE160D" w:rsidR="00EE4E40" w:rsidRPr="00C76EC7" w:rsidRDefault="00710B39" w:rsidP="00596D6A">
            <w:pPr>
              <w:rPr>
                <w:color w:val="000000" w:themeColor="text1"/>
                <w:spacing w:val="0"/>
                <w:sz w:val="20"/>
              </w:rPr>
            </w:pPr>
            <w:r>
              <w:rPr>
                <w:color w:val="000000" w:themeColor="text1"/>
                <w:spacing w:val="0"/>
                <w:sz w:val="20"/>
              </w:rPr>
              <w:t>-</w:t>
            </w:r>
          </w:p>
        </w:tc>
        <w:tc>
          <w:tcPr>
            <w:tcW w:w="992" w:type="dxa"/>
          </w:tcPr>
          <w:p w14:paraId="5B95788D" w14:textId="21C4FAD7" w:rsidR="00EE4E40" w:rsidRPr="00C76EC7" w:rsidRDefault="00710B39" w:rsidP="00596D6A">
            <w:pPr>
              <w:rPr>
                <w:color w:val="000000" w:themeColor="text1"/>
                <w:spacing w:val="0"/>
                <w:sz w:val="20"/>
              </w:rPr>
            </w:pPr>
            <w:r>
              <w:rPr>
                <w:color w:val="000000" w:themeColor="text1"/>
                <w:spacing w:val="0"/>
                <w:sz w:val="20"/>
              </w:rPr>
              <w:t>F=</w:t>
            </w:r>
            <w:r w:rsidR="007B602C">
              <w:rPr>
                <w:color w:val="000000" w:themeColor="text1"/>
                <w:spacing w:val="0"/>
                <w:sz w:val="20"/>
              </w:rPr>
              <w:t>0.9</w:t>
            </w:r>
          </w:p>
        </w:tc>
        <w:tc>
          <w:tcPr>
            <w:tcW w:w="571" w:type="dxa"/>
          </w:tcPr>
          <w:p w14:paraId="103EA067" w14:textId="1CD7C2C2" w:rsidR="00EE4E40" w:rsidRPr="00C76EC7" w:rsidRDefault="007B602C" w:rsidP="00596D6A">
            <w:pPr>
              <w:rPr>
                <w:color w:val="000000" w:themeColor="text1"/>
                <w:spacing w:val="0"/>
                <w:sz w:val="20"/>
              </w:rPr>
            </w:pPr>
            <w:r>
              <w:rPr>
                <w:color w:val="000000" w:themeColor="text1"/>
                <w:spacing w:val="0"/>
                <w:sz w:val="20"/>
              </w:rPr>
              <w:t>-</w:t>
            </w:r>
          </w:p>
        </w:tc>
      </w:tr>
      <w:tr w:rsidR="00EE4E40" w:rsidRPr="00C76EC7" w14:paraId="587634D1" w14:textId="77777777" w:rsidTr="00EE4E40">
        <w:tc>
          <w:tcPr>
            <w:tcW w:w="1701" w:type="dxa"/>
          </w:tcPr>
          <w:p w14:paraId="6306E73D" w14:textId="053BF2CF" w:rsidR="00EE4E40" w:rsidRPr="005D3FF5" w:rsidRDefault="00EE4E40" w:rsidP="00596D6A">
            <w:pPr>
              <w:rPr>
                <w:spacing w:val="0"/>
                <w:sz w:val="20"/>
              </w:rPr>
            </w:pPr>
            <w:r w:rsidRPr="005D3FF5">
              <w:rPr>
                <w:spacing w:val="0"/>
                <w:sz w:val="20"/>
              </w:rPr>
              <w:t>CWM PC3</w:t>
            </w:r>
          </w:p>
        </w:tc>
        <w:tc>
          <w:tcPr>
            <w:tcW w:w="426" w:type="dxa"/>
          </w:tcPr>
          <w:p w14:paraId="2809162E" w14:textId="77777777" w:rsidR="00EE4E40" w:rsidRPr="005D3FF5" w:rsidRDefault="00EE4E40" w:rsidP="00596D6A">
            <w:pPr>
              <w:rPr>
                <w:color w:val="000000" w:themeColor="text1"/>
              </w:rPr>
            </w:pPr>
          </w:p>
        </w:tc>
        <w:tc>
          <w:tcPr>
            <w:tcW w:w="992" w:type="dxa"/>
          </w:tcPr>
          <w:p w14:paraId="67BFF627" w14:textId="08C927D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A532570" w14:textId="067BE9BF" w:rsidR="00EE4E40" w:rsidRPr="00F963FC" w:rsidRDefault="007B602C" w:rsidP="00596D6A">
            <w:pPr>
              <w:rPr>
                <w:b/>
                <w:bCs/>
                <w:color w:val="000000" w:themeColor="text1"/>
                <w:spacing w:val="0"/>
                <w:sz w:val="20"/>
              </w:rPr>
            </w:pPr>
            <w:r w:rsidRPr="00F963FC">
              <w:rPr>
                <w:b/>
                <w:bCs/>
                <w:color w:val="000000" w:themeColor="text1"/>
                <w:spacing w:val="0"/>
                <w:sz w:val="20"/>
              </w:rPr>
              <w:t>F=</w:t>
            </w:r>
            <w:r w:rsidR="00F963FC" w:rsidRPr="00F963FC">
              <w:rPr>
                <w:b/>
                <w:bCs/>
                <w:color w:val="000000" w:themeColor="text1"/>
                <w:spacing w:val="0"/>
                <w:sz w:val="20"/>
              </w:rPr>
              <w:t>7.3</w:t>
            </w:r>
          </w:p>
        </w:tc>
        <w:tc>
          <w:tcPr>
            <w:tcW w:w="992" w:type="dxa"/>
          </w:tcPr>
          <w:p w14:paraId="72D00969" w14:textId="5319D5B0" w:rsidR="00EE4E40" w:rsidRPr="00F963FC" w:rsidRDefault="00F963FC" w:rsidP="00596D6A">
            <w:pPr>
              <w:rPr>
                <w:b/>
                <w:bCs/>
                <w:color w:val="000000" w:themeColor="text1"/>
                <w:spacing w:val="0"/>
                <w:sz w:val="20"/>
              </w:rPr>
            </w:pPr>
            <w:r w:rsidRPr="00F963FC">
              <w:rPr>
                <w:b/>
                <w:bCs/>
                <w:color w:val="000000" w:themeColor="text1"/>
                <w:spacing w:val="0"/>
                <w:sz w:val="20"/>
              </w:rPr>
              <w:t>0.002</w:t>
            </w:r>
          </w:p>
        </w:tc>
        <w:tc>
          <w:tcPr>
            <w:tcW w:w="993" w:type="dxa"/>
          </w:tcPr>
          <w:p w14:paraId="3205E52D" w14:textId="1853DB62" w:rsidR="00EE4E40" w:rsidRPr="00C76EC7" w:rsidRDefault="00AA05E1" w:rsidP="00596D6A">
            <w:pPr>
              <w:rPr>
                <w:color w:val="000000" w:themeColor="text1"/>
                <w:spacing w:val="0"/>
                <w:sz w:val="20"/>
              </w:rPr>
            </w:pPr>
            <w:r>
              <w:rPr>
                <w:color w:val="000000" w:themeColor="text1"/>
                <w:spacing w:val="0"/>
                <w:sz w:val="20"/>
              </w:rPr>
              <w:t>F=1.2</w:t>
            </w:r>
          </w:p>
        </w:tc>
        <w:tc>
          <w:tcPr>
            <w:tcW w:w="1134" w:type="dxa"/>
          </w:tcPr>
          <w:p w14:paraId="2735B5B5" w14:textId="6413F5D2" w:rsidR="00EE4E40" w:rsidRPr="00C76EC7" w:rsidRDefault="00AA05E1" w:rsidP="00596D6A">
            <w:pPr>
              <w:rPr>
                <w:color w:val="000000" w:themeColor="text1"/>
                <w:spacing w:val="0"/>
                <w:sz w:val="20"/>
              </w:rPr>
            </w:pPr>
            <w:r>
              <w:rPr>
                <w:color w:val="000000" w:themeColor="text1"/>
                <w:spacing w:val="0"/>
                <w:sz w:val="20"/>
              </w:rPr>
              <w:t>-</w:t>
            </w:r>
          </w:p>
        </w:tc>
        <w:tc>
          <w:tcPr>
            <w:tcW w:w="992" w:type="dxa"/>
          </w:tcPr>
          <w:p w14:paraId="5288A9BC" w14:textId="1C4C345A" w:rsidR="00EE4E40" w:rsidRPr="00C76EC7" w:rsidRDefault="00893058" w:rsidP="00596D6A">
            <w:pPr>
              <w:rPr>
                <w:color w:val="000000" w:themeColor="text1"/>
                <w:spacing w:val="0"/>
                <w:sz w:val="20"/>
              </w:rPr>
            </w:pPr>
            <w:r>
              <w:rPr>
                <w:color w:val="000000" w:themeColor="text1"/>
                <w:spacing w:val="0"/>
                <w:sz w:val="20"/>
              </w:rPr>
              <w:t>F=1.5</w:t>
            </w:r>
          </w:p>
        </w:tc>
        <w:tc>
          <w:tcPr>
            <w:tcW w:w="571" w:type="dxa"/>
          </w:tcPr>
          <w:p w14:paraId="5FE467FD" w14:textId="430C2C1F" w:rsidR="00EE4E40" w:rsidRPr="00C76EC7" w:rsidRDefault="00893058" w:rsidP="00596D6A">
            <w:pPr>
              <w:rPr>
                <w:color w:val="000000" w:themeColor="text1"/>
                <w:spacing w:val="0"/>
                <w:sz w:val="20"/>
              </w:rPr>
            </w:pPr>
            <w:r>
              <w:rPr>
                <w:color w:val="000000" w:themeColor="text1"/>
                <w:spacing w:val="0"/>
                <w:sz w:val="20"/>
              </w:rPr>
              <w:t>-</w:t>
            </w:r>
          </w:p>
        </w:tc>
      </w:tr>
      <w:tr w:rsidR="00EE4E40" w:rsidRPr="005D3FF5" w14:paraId="26CB142A" w14:textId="77777777" w:rsidTr="00EE4E40">
        <w:tc>
          <w:tcPr>
            <w:tcW w:w="1701" w:type="dxa"/>
          </w:tcPr>
          <w:p w14:paraId="435A414E" w14:textId="71B94547" w:rsidR="00EE4E40" w:rsidRPr="005D3FF5" w:rsidRDefault="00EE4E40" w:rsidP="00596D6A">
            <w:pPr>
              <w:rPr>
                <w:spacing w:val="0"/>
                <w:sz w:val="20"/>
              </w:rPr>
            </w:pPr>
            <w:r w:rsidRPr="005D3FF5">
              <w:rPr>
                <w:spacing w:val="0"/>
                <w:sz w:val="20"/>
              </w:rPr>
              <w:t>CWM  Body length</w:t>
            </w:r>
          </w:p>
        </w:tc>
        <w:tc>
          <w:tcPr>
            <w:tcW w:w="426" w:type="dxa"/>
          </w:tcPr>
          <w:p w14:paraId="5ACAB082" w14:textId="77777777" w:rsidR="00EE4E40" w:rsidRPr="005D3FF5" w:rsidRDefault="00EE4E40" w:rsidP="00596D6A">
            <w:pPr>
              <w:rPr>
                <w:color w:val="000000" w:themeColor="text1"/>
              </w:rPr>
            </w:pPr>
          </w:p>
        </w:tc>
        <w:tc>
          <w:tcPr>
            <w:tcW w:w="992" w:type="dxa"/>
          </w:tcPr>
          <w:p w14:paraId="1BFA4803" w14:textId="02BAFEB9"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6BA95635" w14:textId="54DAC684" w:rsidR="00EE4E40" w:rsidRPr="005D3FF5" w:rsidRDefault="00EE4E40" w:rsidP="00596D6A">
            <w:pPr>
              <w:rPr>
                <w:b/>
                <w:bCs/>
                <w:color w:val="000000" w:themeColor="text1"/>
                <w:spacing w:val="0"/>
                <w:sz w:val="20"/>
              </w:rPr>
            </w:pPr>
            <w:r w:rsidRPr="005D3FF5">
              <w:rPr>
                <w:b/>
                <w:bCs/>
                <w:color w:val="000000" w:themeColor="text1"/>
                <w:spacing w:val="0"/>
                <w:sz w:val="20"/>
              </w:rPr>
              <w:t>F=5.</w:t>
            </w:r>
            <w:r w:rsidR="00893058">
              <w:rPr>
                <w:b/>
                <w:bCs/>
                <w:color w:val="000000" w:themeColor="text1"/>
                <w:spacing w:val="0"/>
                <w:sz w:val="20"/>
              </w:rPr>
              <w:t>8</w:t>
            </w:r>
          </w:p>
        </w:tc>
        <w:tc>
          <w:tcPr>
            <w:tcW w:w="992" w:type="dxa"/>
          </w:tcPr>
          <w:p w14:paraId="5A5D1528" w14:textId="53046C3C" w:rsidR="00EE4E40" w:rsidRPr="005D3FF5" w:rsidRDefault="00EE4E40" w:rsidP="00596D6A">
            <w:pPr>
              <w:rPr>
                <w:b/>
                <w:bCs/>
                <w:color w:val="000000" w:themeColor="text1"/>
                <w:spacing w:val="0"/>
                <w:sz w:val="20"/>
              </w:rPr>
            </w:pPr>
            <w:r w:rsidRPr="005D3FF5">
              <w:rPr>
                <w:b/>
                <w:bCs/>
                <w:color w:val="000000" w:themeColor="text1"/>
                <w:spacing w:val="0"/>
                <w:sz w:val="20"/>
              </w:rPr>
              <w:t>0.006</w:t>
            </w:r>
          </w:p>
        </w:tc>
        <w:tc>
          <w:tcPr>
            <w:tcW w:w="993" w:type="dxa"/>
          </w:tcPr>
          <w:p w14:paraId="40017A92" w14:textId="2F2F2A45" w:rsidR="00EE4E40" w:rsidRPr="005D3FF5" w:rsidRDefault="00EE4E40" w:rsidP="00596D6A">
            <w:pPr>
              <w:rPr>
                <w:color w:val="000000" w:themeColor="text1"/>
                <w:spacing w:val="0"/>
                <w:sz w:val="20"/>
              </w:rPr>
            </w:pPr>
            <w:r w:rsidRPr="005D3FF5">
              <w:rPr>
                <w:color w:val="000000" w:themeColor="text1"/>
                <w:spacing w:val="0"/>
                <w:sz w:val="20"/>
              </w:rPr>
              <w:t>F=2.6</w:t>
            </w:r>
          </w:p>
        </w:tc>
        <w:tc>
          <w:tcPr>
            <w:tcW w:w="1134" w:type="dxa"/>
          </w:tcPr>
          <w:p w14:paraId="13C8011E" w14:textId="57C4C23E" w:rsidR="00EE4E40" w:rsidRPr="005D3FF5" w:rsidRDefault="00893058" w:rsidP="00596D6A">
            <w:pPr>
              <w:rPr>
                <w:color w:val="000000" w:themeColor="text1"/>
                <w:spacing w:val="0"/>
                <w:sz w:val="20"/>
              </w:rPr>
            </w:pPr>
            <w:r>
              <w:rPr>
                <w:color w:val="000000" w:themeColor="text1"/>
                <w:spacing w:val="0"/>
                <w:sz w:val="20"/>
              </w:rPr>
              <w:t>-</w:t>
            </w:r>
          </w:p>
        </w:tc>
        <w:tc>
          <w:tcPr>
            <w:tcW w:w="992" w:type="dxa"/>
          </w:tcPr>
          <w:p w14:paraId="7ADF99B6" w14:textId="2BD3B431" w:rsidR="00EE4E40" w:rsidRPr="005D3FF5" w:rsidRDefault="00EE4E40" w:rsidP="00596D6A">
            <w:pPr>
              <w:rPr>
                <w:color w:val="000000" w:themeColor="text1"/>
                <w:spacing w:val="0"/>
                <w:sz w:val="20"/>
              </w:rPr>
            </w:pPr>
            <w:r w:rsidRPr="005D3FF5">
              <w:rPr>
                <w:color w:val="000000" w:themeColor="text1"/>
                <w:spacing w:val="0"/>
                <w:sz w:val="20"/>
              </w:rPr>
              <w:t>F=0.</w:t>
            </w:r>
            <w:r w:rsidR="00893058">
              <w:rPr>
                <w:color w:val="000000" w:themeColor="text1"/>
                <w:spacing w:val="0"/>
                <w:sz w:val="20"/>
              </w:rPr>
              <w:t>3</w:t>
            </w:r>
          </w:p>
        </w:tc>
        <w:tc>
          <w:tcPr>
            <w:tcW w:w="571" w:type="dxa"/>
          </w:tcPr>
          <w:p w14:paraId="6F18D5B3" w14:textId="31271BCF" w:rsidR="00EE4E40" w:rsidRPr="005D3FF5" w:rsidRDefault="00893058" w:rsidP="00596D6A">
            <w:pPr>
              <w:rPr>
                <w:color w:val="000000" w:themeColor="text1"/>
                <w:spacing w:val="0"/>
                <w:sz w:val="20"/>
              </w:rPr>
            </w:pPr>
            <w:r>
              <w:rPr>
                <w:color w:val="000000" w:themeColor="text1"/>
                <w:spacing w:val="0"/>
                <w:sz w:val="20"/>
              </w:rPr>
              <w:t>-</w:t>
            </w:r>
          </w:p>
        </w:tc>
      </w:tr>
      <w:tr w:rsidR="00EE4E40" w:rsidRPr="005D3FF5" w14:paraId="5F7145C0" w14:textId="77777777" w:rsidTr="00EE4E40">
        <w:tc>
          <w:tcPr>
            <w:tcW w:w="1701" w:type="dxa"/>
          </w:tcPr>
          <w:p w14:paraId="79335649" w14:textId="08FF93E1" w:rsidR="00EE4E40" w:rsidRPr="005D3FF5" w:rsidRDefault="00EE4E40" w:rsidP="00596D6A">
            <w:pPr>
              <w:rPr>
                <w:spacing w:val="0"/>
                <w:sz w:val="20"/>
              </w:rPr>
            </w:pPr>
            <w:r w:rsidRPr="005D3FF5">
              <w:rPr>
                <w:spacing w:val="0"/>
                <w:sz w:val="20"/>
              </w:rPr>
              <w:lastRenderedPageBreak/>
              <w:t>CWM Standardized antenna length</w:t>
            </w:r>
          </w:p>
        </w:tc>
        <w:tc>
          <w:tcPr>
            <w:tcW w:w="426" w:type="dxa"/>
          </w:tcPr>
          <w:p w14:paraId="614D2F4D" w14:textId="77777777" w:rsidR="00EE4E40" w:rsidRPr="005D3FF5" w:rsidRDefault="00EE4E40" w:rsidP="00596D6A">
            <w:pPr>
              <w:rPr>
                <w:color w:val="000000" w:themeColor="text1"/>
              </w:rPr>
            </w:pPr>
          </w:p>
        </w:tc>
        <w:tc>
          <w:tcPr>
            <w:tcW w:w="992" w:type="dxa"/>
          </w:tcPr>
          <w:p w14:paraId="38CBD207" w14:textId="15C5D37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E45176D" w14:textId="1E5EDFEC" w:rsidR="00EE4E40" w:rsidRPr="005D3FF5" w:rsidRDefault="00EE4E40" w:rsidP="00596D6A">
            <w:pPr>
              <w:rPr>
                <w:color w:val="000000" w:themeColor="text1"/>
                <w:spacing w:val="0"/>
                <w:sz w:val="20"/>
              </w:rPr>
            </w:pPr>
            <w:r w:rsidRPr="005D3FF5">
              <w:rPr>
                <w:color w:val="000000" w:themeColor="text1"/>
                <w:spacing w:val="0"/>
                <w:sz w:val="20"/>
              </w:rPr>
              <w:t>F=0.</w:t>
            </w:r>
            <w:r w:rsidR="0026402A">
              <w:rPr>
                <w:color w:val="000000" w:themeColor="text1"/>
                <w:spacing w:val="0"/>
                <w:sz w:val="20"/>
              </w:rPr>
              <w:t>6</w:t>
            </w:r>
          </w:p>
        </w:tc>
        <w:tc>
          <w:tcPr>
            <w:tcW w:w="992" w:type="dxa"/>
          </w:tcPr>
          <w:p w14:paraId="3BA0BC57" w14:textId="5E44B4FF" w:rsidR="00EE4E40" w:rsidRPr="005D3FF5" w:rsidRDefault="0026402A" w:rsidP="00596D6A">
            <w:pPr>
              <w:rPr>
                <w:color w:val="000000" w:themeColor="text1"/>
                <w:spacing w:val="0"/>
                <w:sz w:val="20"/>
              </w:rPr>
            </w:pPr>
            <w:r>
              <w:rPr>
                <w:color w:val="000000" w:themeColor="text1"/>
                <w:spacing w:val="0"/>
                <w:sz w:val="20"/>
              </w:rPr>
              <w:t>-</w:t>
            </w:r>
          </w:p>
        </w:tc>
        <w:tc>
          <w:tcPr>
            <w:tcW w:w="993" w:type="dxa"/>
          </w:tcPr>
          <w:p w14:paraId="2066264E" w14:textId="60DAE511" w:rsidR="00EE4E40" w:rsidRPr="005D3FF5" w:rsidRDefault="00EE4E40" w:rsidP="00596D6A">
            <w:pPr>
              <w:rPr>
                <w:color w:val="000000" w:themeColor="text1"/>
                <w:spacing w:val="0"/>
                <w:sz w:val="20"/>
              </w:rPr>
            </w:pPr>
            <w:r w:rsidRPr="005D3FF5">
              <w:rPr>
                <w:color w:val="000000" w:themeColor="text1"/>
                <w:spacing w:val="0"/>
                <w:sz w:val="20"/>
              </w:rPr>
              <w:t>F=3.9</w:t>
            </w:r>
          </w:p>
        </w:tc>
        <w:tc>
          <w:tcPr>
            <w:tcW w:w="1134" w:type="dxa"/>
          </w:tcPr>
          <w:p w14:paraId="09D849DE" w14:textId="3F7DEF29" w:rsidR="00EE4E40" w:rsidRPr="005D3FF5" w:rsidRDefault="003A5CD2" w:rsidP="00596D6A">
            <w:pPr>
              <w:rPr>
                <w:color w:val="000000" w:themeColor="text1"/>
                <w:spacing w:val="0"/>
                <w:sz w:val="20"/>
              </w:rPr>
            </w:pPr>
            <w:r>
              <w:rPr>
                <w:color w:val="000000" w:themeColor="text1"/>
                <w:spacing w:val="0"/>
                <w:sz w:val="20"/>
              </w:rPr>
              <w:t>-</w:t>
            </w:r>
          </w:p>
        </w:tc>
        <w:tc>
          <w:tcPr>
            <w:tcW w:w="992" w:type="dxa"/>
          </w:tcPr>
          <w:p w14:paraId="15909F96" w14:textId="690274DA" w:rsidR="00EE4E40" w:rsidRPr="005D3FF5" w:rsidRDefault="00EE4E40" w:rsidP="00596D6A">
            <w:pPr>
              <w:rPr>
                <w:color w:val="000000" w:themeColor="text1"/>
                <w:spacing w:val="0"/>
                <w:sz w:val="20"/>
              </w:rPr>
            </w:pPr>
            <w:r w:rsidRPr="005D3FF5">
              <w:rPr>
                <w:color w:val="000000" w:themeColor="text1"/>
                <w:spacing w:val="0"/>
                <w:sz w:val="20"/>
              </w:rPr>
              <w:t>F=2.</w:t>
            </w:r>
            <w:r w:rsidR="003A5CD2">
              <w:rPr>
                <w:color w:val="000000" w:themeColor="text1"/>
                <w:spacing w:val="0"/>
                <w:sz w:val="20"/>
              </w:rPr>
              <w:t>0</w:t>
            </w:r>
          </w:p>
          <w:p w14:paraId="499680B8" w14:textId="77777777" w:rsidR="00EE4E40" w:rsidRPr="005D3FF5" w:rsidRDefault="00EE4E40" w:rsidP="001C6BBD">
            <w:pPr>
              <w:rPr>
                <w:spacing w:val="0"/>
                <w:sz w:val="20"/>
              </w:rPr>
            </w:pPr>
          </w:p>
        </w:tc>
        <w:tc>
          <w:tcPr>
            <w:tcW w:w="571" w:type="dxa"/>
          </w:tcPr>
          <w:p w14:paraId="2DD50017" w14:textId="536EE7AD" w:rsidR="00EE4E40" w:rsidRPr="005D3FF5" w:rsidRDefault="003A5CD2" w:rsidP="00596D6A">
            <w:pPr>
              <w:rPr>
                <w:color w:val="000000" w:themeColor="text1"/>
                <w:spacing w:val="0"/>
                <w:sz w:val="20"/>
              </w:rPr>
            </w:pPr>
            <w:r>
              <w:rPr>
                <w:color w:val="000000" w:themeColor="text1"/>
                <w:spacing w:val="0"/>
                <w:sz w:val="20"/>
              </w:rPr>
              <w:t>-</w:t>
            </w:r>
          </w:p>
        </w:tc>
      </w:tr>
      <w:tr w:rsidR="00EE4E40" w:rsidRPr="005D3FF5" w14:paraId="0449BD5E" w14:textId="77777777" w:rsidTr="00EE4E40">
        <w:tc>
          <w:tcPr>
            <w:tcW w:w="1701" w:type="dxa"/>
          </w:tcPr>
          <w:p w14:paraId="5DDF1AD1" w14:textId="50CE8C51" w:rsidR="00EE4E40" w:rsidRPr="005D3FF5" w:rsidRDefault="00EE4E40" w:rsidP="00596D6A">
            <w:pPr>
              <w:rPr>
                <w:spacing w:val="0"/>
                <w:sz w:val="20"/>
              </w:rPr>
            </w:pPr>
            <w:r w:rsidRPr="005D3FF5">
              <w:rPr>
                <w:spacing w:val="0"/>
                <w:sz w:val="20"/>
              </w:rPr>
              <w:t>CWM  Standardized rear leg length</w:t>
            </w:r>
          </w:p>
        </w:tc>
        <w:tc>
          <w:tcPr>
            <w:tcW w:w="426" w:type="dxa"/>
          </w:tcPr>
          <w:p w14:paraId="2A006204" w14:textId="77777777" w:rsidR="00EE4E40" w:rsidRPr="005D3FF5" w:rsidRDefault="00EE4E40" w:rsidP="00596D6A">
            <w:pPr>
              <w:rPr>
                <w:color w:val="000000" w:themeColor="text1"/>
              </w:rPr>
            </w:pPr>
          </w:p>
        </w:tc>
        <w:tc>
          <w:tcPr>
            <w:tcW w:w="992" w:type="dxa"/>
          </w:tcPr>
          <w:p w14:paraId="58965E24" w14:textId="488178B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BA67960" w14:textId="126C7DDE" w:rsidR="00EE4E40" w:rsidRPr="005D3FF5" w:rsidRDefault="00EE4E40" w:rsidP="00596D6A">
            <w:pPr>
              <w:rPr>
                <w:color w:val="000000" w:themeColor="text1"/>
                <w:spacing w:val="0"/>
                <w:sz w:val="20"/>
              </w:rPr>
            </w:pPr>
            <w:r w:rsidRPr="005D3FF5">
              <w:rPr>
                <w:color w:val="000000" w:themeColor="text1"/>
                <w:spacing w:val="0"/>
                <w:sz w:val="20"/>
              </w:rPr>
              <w:t>F=0.4</w:t>
            </w:r>
          </w:p>
        </w:tc>
        <w:tc>
          <w:tcPr>
            <w:tcW w:w="992" w:type="dxa"/>
          </w:tcPr>
          <w:p w14:paraId="5C8B19BC" w14:textId="6B3210DD" w:rsidR="00EE4E40" w:rsidRPr="005D3FF5" w:rsidRDefault="007A0739" w:rsidP="00596D6A">
            <w:pPr>
              <w:rPr>
                <w:color w:val="000000" w:themeColor="text1"/>
                <w:spacing w:val="0"/>
                <w:sz w:val="20"/>
              </w:rPr>
            </w:pPr>
            <w:r>
              <w:rPr>
                <w:color w:val="000000" w:themeColor="text1"/>
                <w:spacing w:val="0"/>
                <w:sz w:val="20"/>
              </w:rPr>
              <w:t>-</w:t>
            </w:r>
          </w:p>
        </w:tc>
        <w:tc>
          <w:tcPr>
            <w:tcW w:w="993" w:type="dxa"/>
          </w:tcPr>
          <w:p w14:paraId="5F673489" w14:textId="5F0F15A6" w:rsidR="00EE4E40" w:rsidRPr="005D3FF5" w:rsidRDefault="00EE4E40" w:rsidP="00596D6A">
            <w:pPr>
              <w:rPr>
                <w:color w:val="000000" w:themeColor="text1"/>
                <w:spacing w:val="0"/>
                <w:sz w:val="20"/>
              </w:rPr>
            </w:pPr>
            <w:r w:rsidRPr="005D3FF5">
              <w:rPr>
                <w:color w:val="000000" w:themeColor="text1"/>
                <w:spacing w:val="0"/>
                <w:sz w:val="20"/>
              </w:rPr>
              <w:t>F=1.6</w:t>
            </w:r>
          </w:p>
        </w:tc>
        <w:tc>
          <w:tcPr>
            <w:tcW w:w="1134" w:type="dxa"/>
          </w:tcPr>
          <w:p w14:paraId="1557538C" w14:textId="7284EEED" w:rsidR="00EE4E40" w:rsidRPr="005D3FF5" w:rsidRDefault="007A0739" w:rsidP="00596D6A">
            <w:pPr>
              <w:rPr>
                <w:color w:val="000000" w:themeColor="text1"/>
                <w:spacing w:val="0"/>
                <w:sz w:val="20"/>
              </w:rPr>
            </w:pPr>
            <w:r>
              <w:rPr>
                <w:color w:val="000000" w:themeColor="text1"/>
                <w:spacing w:val="0"/>
                <w:sz w:val="20"/>
              </w:rPr>
              <w:t>-</w:t>
            </w:r>
          </w:p>
        </w:tc>
        <w:tc>
          <w:tcPr>
            <w:tcW w:w="992" w:type="dxa"/>
          </w:tcPr>
          <w:p w14:paraId="522CEB4A" w14:textId="37BBB7FD" w:rsidR="00EE4E40" w:rsidRPr="005D3FF5" w:rsidRDefault="00EE4E40" w:rsidP="00596D6A">
            <w:pPr>
              <w:rPr>
                <w:color w:val="000000" w:themeColor="text1"/>
                <w:spacing w:val="0"/>
                <w:sz w:val="20"/>
              </w:rPr>
            </w:pPr>
            <w:r w:rsidRPr="005D3FF5">
              <w:rPr>
                <w:color w:val="000000" w:themeColor="text1"/>
                <w:spacing w:val="0"/>
                <w:sz w:val="20"/>
              </w:rPr>
              <w:t>F=1.</w:t>
            </w:r>
            <w:r w:rsidR="007A0739">
              <w:rPr>
                <w:color w:val="000000" w:themeColor="text1"/>
                <w:spacing w:val="0"/>
                <w:sz w:val="20"/>
              </w:rPr>
              <w:t>9</w:t>
            </w:r>
          </w:p>
        </w:tc>
        <w:tc>
          <w:tcPr>
            <w:tcW w:w="571" w:type="dxa"/>
          </w:tcPr>
          <w:p w14:paraId="204B5006" w14:textId="4635EF93" w:rsidR="00EE4E40" w:rsidRPr="005D3FF5" w:rsidRDefault="007A0739" w:rsidP="00596D6A">
            <w:pPr>
              <w:rPr>
                <w:color w:val="000000" w:themeColor="text1"/>
                <w:spacing w:val="0"/>
                <w:sz w:val="20"/>
              </w:rPr>
            </w:pPr>
            <w:r>
              <w:rPr>
                <w:color w:val="000000" w:themeColor="text1"/>
                <w:spacing w:val="0"/>
                <w:sz w:val="20"/>
              </w:rPr>
              <w:t>-</w:t>
            </w:r>
          </w:p>
        </w:tc>
      </w:tr>
      <w:tr w:rsidR="00EE4E40" w:rsidRPr="005D3FF5" w14:paraId="620839C9" w14:textId="77777777" w:rsidTr="00EE4E40">
        <w:tc>
          <w:tcPr>
            <w:tcW w:w="1701" w:type="dxa"/>
          </w:tcPr>
          <w:p w14:paraId="6C4B7434" w14:textId="170091BE" w:rsidR="00EE4E40" w:rsidRPr="005D3FF5" w:rsidRDefault="00EE4E40" w:rsidP="00596D6A">
            <w:pPr>
              <w:rPr>
                <w:spacing w:val="0"/>
                <w:sz w:val="20"/>
              </w:rPr>
            </w:pPr>
            <w:r w:rsidRPr="005D3FF5">
              <w:rPr>
                <w:spacing w:val="0"/>
                <w:sz w:val="20"/>
              </w:rPr>
              <w:t>CWM Standardized eye length</w:t>
            </w:r>
          </w:p>
        </w:tc>
        <w:tc>
          <w:tcPr>
            <w:tcW w:w="426" w:type="dxa"/>
          </w:tcPr>
          <w:p w14:paraId="69BE62F8" w14:textId="77777777" w:rsidR="00EE4E40" w:rsidRPr="005D3FF5" w:rsidRDefault="00EE4E40" w:rsidP="00596D6A">
            <w:pPr>
              <w:rPr>
                <w:color w:val="000000" w:themeColor="text1"/>
              </w:rPr>
            </w:pPr>
          </w:p>
        </w:tc>
        <w:tc>
          <w:tcPr>
            <w:tcW w:w="992" w:type="dxa"/>
          </w:tcPr>
          <w:p w14:paraId="4CE1FD3A" w14:textId="7A4CA762"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4BC6740" w14:textId="33B69E55" w:rsidR="00EE4E40" w:rsidRPr="005D3FF5" w:rsidRDefault="00EE4E40" w:rsidP="00596D6A">
            <w:pPr>
              <w:rPr>
                <w:b/>
                <w:bCs/>
                <w:color w:val="000000" w:themeColor="text1"/>
                <w:spacing w:val="0"/>
                <w:sz w:val="20"/>
              </w:rPr>
            </w:pPr>
            <w:r w:rsidRPr="005D3FF5">
              <w:rPr>
                <w:b/>
                <w:bCs/>
                <w:color w:val="000000" w:themeColor="text1"/>
                <w:spacing w:val="0"/>
                <w:sz w:val="20"/>
              </w:rPr>
              <w:t>F=8.</w:t>
            </w:r>
            <w:r w:rsidR="00622E65">
              <w:rPr>
                <w:b/>
                <w:bCs/>
                <w:color w:val="000000" w:themeColor="text1"/>
                <w:spacing w:val="0"/>
                <w:sz w:val="20"/>
              </w:rPr>
              <w:t>1</w:t>
            </w:r>
          </w:p>
        </w:tc>
        <w:tc>
          <w:tcPr>
            <w:tcW w:w="992" w:type="dxa"/>
          </w:tcPr>
          <w:p w14:paraId="1AD1B92D" w14:textId="7EA0BC72" w:rsidR="00EE4E40" w:rsidRPr="005D3FF5" w:rsidRDefault="00EE4E40" w:rsidP="00596D6A">
            <w:pPr>
              <w:rPr>
                <w:b/>
                <w:bCs/>
                <w:color w:val="000000" w:themeColor="text1"/>
                <w:spacing w:val="0"/>
                <w:sz w:val="20"/>
              </w:rPr>
            </w:pPr>
            <w:r w:rsidRPr="005D3FF5">
              <w:rPr>
                <w:b/>
                <w:bCs/>
                <w:color w:val="000000" w:themeColor="text1"/>
                <w:spacing w:val="0"/>
                <w:sz w:val="20"/>
              </w:rPr>
              <w:t>0.001</w:t>
            </w:r>
          </w:p>
        </w:tc>
        <w:tc>
          <w:tcPr>
            <w:tcW w:w="993" w:type="dxa"/>
          </w:tcPr>
          <w:p w14:paraId="7AB9AC4A" w14:textId="2D33B2C4" w:rsidR="00EE4E40" w:rsidRPr="005D3FF5" w:rsidRDefault="00EE4E40" w:rsidP="00596D6A">
            <w:pPr>
              <w:rPr>
                <w:color w:val="000000" w:themeColor="text1"/>
                <w:spacing w:val="0"/>
                <w:sz w:val="20"/>
              </w:rPr>
            </w:pPr>
            <w:r w:rsidRPr="005D3FF5">
              <w:rPr>
                <w:color w:val="000000" w:themeColor="text1"/>
                <w:spacing w:val="0"/>
                <w:sz w:val="20"/>
              </w:rPr>
              <w:t>F=0.0</w:t>
            </w:r>
            <w:r w:rsidR="00D174BA">
              <w:rPr>
                <w:color w:val="000000" w:themeColor="text1"/>
                <w:spacing w:val="0"/>
                <w:sz w:val="20"/>
              </w:rPr>
              <w:t>3</w:t>
            </w:r>
          </w:p>
        </w:tc>
        <w:tc>
          <w:tcPr>
            <w:tcW w:w="1134" w:type="dxa"/>
          </w:tcPr>
          <w:p w14:paraId="401394E2" w14:textId="257AF837" w:rsidR="00EE4E40" w:rsidRPr="005D3FF5" w:rsidRDefault="00D174BA" w:rsidP="00596D6A">
            <w:pPr>
              <w:rPr>
                <w:color w:val="000000" w:themeColor="text1"/>
                <w:spacing w:val="0"/>
                <w:sz w:val="20"/>
              </w:rPr>
            </w:pPr>
            <w:r>
              <w:rPr>
                <w:color w:val="000000" w:themeColor="text1"/>
                <w:spacing w:val="0"/>
                <w:sz w:val="20"/>
              </w:rPr>
              <w:t>-</w:t>
            </w:r>
          </w:p>
        </w:tc>
        <w:tc>
          <w:tcPr>
            <w:tcW w:w="992" w:type="dxa"/>
          </w:tcPr>
          <w:p w14:paraId="4A4381A3" w14:textId="0C6BA51A" w:rsidR="00EE4E40" w:rsidRPr="005D3FF5" w:rsidRDefault="00EE4E40" w:rsidP="00596D6A">
            <w:pPr>
              <w:rPr>
                <w:color w:val="000000" w:themeColor="text1"/>
                <w:spacing w:val="0"/>
                <w:sz w:val="20"/>
              </w:rPr>
            </w:pPr>
            <w:r w:rsidRPr="005D3FF5">
              <w:rPr>
                <w:color w:val="000000" w:themeColor="text1"/>
                <w:spacing w:val="0"/>
                <w:sz w:val="20"/>
              </w:rPr>
              <w:t>F=1.</w:t>
            </w:r>
            <w:r w:rsidR="00D174BA">
              <w:rPr>
                <w:color w:val="000000" w:themeColor="text1"/>
                <w:spacing w:val="0"/>
                <w:sz w:val="20"/>
              </w:rPr>
              <w:t>3</w:t>
            </w:r>
          </w:p>
        </w:tc>
        <w:tc>
          <w:tcPr>
            <w:tcW w:w="571" w:type="dxa"/>
          </w:tcPr>
          <w:p w14:paraId="1AD11465" w14:textId="6ECE7A4D" w:rsidR="00EE4E40" w:rsidRPr="005D3FF5" w:rsidRDefault="00D174BA" w:rsidP="00596D6A">
            <w:pPr>
              <w:rPr>
                <w:color w:val="000000" w:themeColor="text1"/>
                <w:spacing w:val="0"/>
                <w:sz w:val="20"/>
              </w:rPr>
            </w:pPr>
            <w:r>
              <w:rPr>
                <w:color w:val="000000" w:themeColor="text1"/>
                <w:spacing w:val="0"/>
                <w:sz w:val="20"/>
              </w:rPr>
              <w:t>-</w:t>
            </w:r>
          </w:p>
        </w:tc>
      </w:tr>
      <w:tr w:rsidR="00EE4E40" w:rsidRPr="005D3FF5" w14:paraId="0C75D72B" w14:textId="77777777" w:rsidTr="00EE4E40">
        <w:tc>
          <w:tcPr>
            <w:tcW w:w="1701" w:type="dxa"/>
          </w:tcPr>
          <w:p w14:paraId="49EE0D43" w14:textId="423E2570" w:rsidR="00EE4E40" w:rsidRPr="005D3FF5" w:rsidRDefault="00EE4E40" w:rsidP="00596D6A">
            <w:pPr>
              <w:rPr>
                <w:spacing w:val="0"/>
                <w:sz w:val="20"/>
              </w:rPr>
            </w:pPr>
            <w:r w:rsidRPr="005D3FF5">
              <w:rPr>
                <w:spacing w:val="0"/>
                <w:sz w:val="20"/>
              </w:rPr>
              <w:t>CWM Standardized eye protrusion</w:t>
            </w:r>
          </w:p>
        </w:tc>
        <w:tc>
          <w:tcPr>
            <w:tcW w:w="426" w:type="dxa"/>
          </w:tcPr>
          <w:p w14:paraId="6E810618" w14:textId="77777777" w:rsidR="00EE4E40" w:rsidRPr="005D3FF5" w:rsidRDefault="00EE4E40" w:rsidP="00596D6A">
            <w:pPr>
              <w:rPr>
                <w:color w:val="000000" w:themeColor="text1"/>
              </w:rPr>
            </w:pPr>
          </w:p>
        </w:tc>
        <w:tc>
          <w:tcPr>
            <w:tcW w:w="992" w:type="dxa"/>
          </w:tcPr>
          <w:p w14:paraId="56B23FE6" w14:textId="051E17BB"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F4A446F" w14:textId="02ECE6C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w:t>
            </w:r>
            <w:r w:rsidR="00D174BA">
              <w:rPr>
                <w:color w:val="000000" w:themeColor="text1"/>
                <w:spacing w:val="0"/>
                <w:sz w:val="20"/>
              </w:rPr>
              <w:t>9</w:t>
            </w:r>
          </w:p>
        </w:tc>
        <w:tc>
          <w:tcPr>
            <w:tcW w:w="992" w:type="dxa"/>
          </w:tcPr>
          <w:p w14:paraId="2F2FFCB0" w14:textId="25232B68" w:rsidR="00EE4E40" w:rsidRPr="005D3FF5" w:rsidRDefault="00D174BA" w:rsidP="00596D6A">
            <w:pPr>
              <w:rPr>
                <w:color w:val="000000" w:themeColor="text1"/>
                <w:spacing w:val="0"/>
                <w:sz w:val="20"/>
              </w:rPr>
            </w:pPr>
            <w:r>
              <w:rPr>
                <w:color w:val="000000" w:themeColor="text1"/>
                <w:spacing w:val="0"/>
                <w:sz w:val="20"/>
              </w:rPr>
              <w:t>-</w:t>
            </w:r>
          </w:p>
        </w:tc>
        <w:tc>
          <w:tcPr>
            <w:tcW w:w="993" w:type="dxa"/>
          </w:tcPr>
          <w:p w14:paraId="5EFDC5C6" w14:textId="1097C80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w:t>
            </w:r>
            <w:r w:rsidR="00D174BA">
              <w:rPr>
                <w:color w:val="000000" w:themeColor="text1"/>
                <w:spacing w:val="0"/>
                <w:sz w:val="20"/>
              </w:rPr>
              <w:t>3</w:t>
            </w:r>
          </w:p>
        </w:tc>
        <w:tc>
          <w:tcPr>
            <w:tcW w:w="1134" w:type="dxa"/>
          </w:tcPr>
          <w:p w14:paraId="489934F7" w14:textId="130C2791" w:rsidR="00EE4E40" w:rsidRPr="005D3FF5" w:rsidRDefault="00D174BA" w:rsidP="00596D6A">
            <w:pPr>
              <w:rPr>
                <w:color w:val="000000" w:themeColor="text1"/>
                <w:spacing w:val="0"/>
                <w:sz w:val="20"/>
              </w:rPr>
            </w:pPr>
            <w:r>
              <w:rPr>
                <w:color w:val="000000" w:themeColor="text1"/>
                <w:spacing w:val="0"/>
                <w:sz w:val="20"/>
              </w:rPr>
              <w:t>-</w:t>
            </w:r>
          </w:p>
        </w:tc>
        <w:tc>
          <w:tcPr>
            <w:tcW w:w="992" w:type="dxa"/>
          </w:tcPr>
          <w:p w14:paraId="3891C11F" w14:textId="5F95A46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w:t>
            </w:r>
            <w:r w:rsidR="00D174BA">
              <w:rPr>
                <w:color w:val="000000" w:themeColor="text1"/>
                <w:spacing w:val="0"/>
                <w:sz w:val="20"/>
              </w:rPr>
              <w:t>9</w:t>
            </w:r>
          </w:p>
        </w:tc>
        <w:tc>
          <w:tcPr>
            <w:tcW w:w="571" w:type="dxa"/>
          </w:tcPr>
          <w:p w14:paraId="4AAA907D" w14:textId="5F96902E" w:rsidR="00EE4E40" w:rsidRPr="005D3FF5" w:rsidRDefault="00D174BA" w:rsidP="00596D6A">
            <w:pPr>
              <w:rPr>
                <w:color w:val="000000" w:themeColor="text1"/>
                <w:spacing w:val="0"/>
                <w:sz w:val="20"/>
              </w:rPr>
            </w:pPr>
            <w:r>
              <w:rPr>
                <w:color w:val="000000" w:themeColor="text1"/>
                <w:spacing w:val="0"/>
                <w:sz w:val="20"/>
              </w:rPr>
              <w:t>-</w:t>
            </w:r>
          </w:p>
        </w:tc>
      </w:tr>
      <w:tr w:rsidR="00EE4E40" w:rsidRPr="005D3FF5" w14:paraId="5C929A99" w14:textId="77777777" w:rsidTr="00EE4E40">
        <w:tc>
          <w:tcPr>
            <w:tcW w:w="1701" w:type="dxa"/>
          </w:tcPr>
          <w:p w14:paraId="62F21C5D" w14:textId="58C113E8" w:rsidR="00EE4E40" w:rsidRPr="005D3FF5" w:rsidRDefault="00EE4E40" w:rsidP="00596D6A">
            <w:pPr>
              <w:rPr>
                <w:spacing w:val="0"/>
                <w:sz w:val="20"/>
              </w:rPr>
            </w:pPr>
            <w:r w:rsidRPr="005D3FF5">
              <w:rPr>
                <w:spacing w:val="0"/>
                <w:sz w:val="20"/>
              </w:rPr>
              <w:t>CWM Standardized pronotum width</w:t>
            </w:r>
          </w:p>
        </w:tc>
        <w:tc>
          <w:tcPr>
            <w:tcW w:w="426" w:type="dxa"/>
          </w:tcPr>
          <w:p w14:paraId="73BA5F19" w14:textId="77777777" w:rsidR="00EE4E40" w:rsidRPr="005D3FF5" w:rsidRDefault="00EE4E40" w:rsidP="00596D6A">
            <w:pPr>
              <w:rPr>
                <w:color w:val="000000" w:themeColor="text1"/>
              </w:rPr>
            </w:pPr>
          </w:p>
        </w:tc>
        <w:tc>
          <w:tcPr>
            <w:tcW w:w="992" w:type="dxa"/>
          </w:tcPr>
          <w:p w14:paraId="45ACB0EB" w14:textId="0D077FB1"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D0C0AF4" w14:textId="6F23389C"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w:t>
            </w:r>
            <w:r w:rsidR="00D174BA">
              <w:rPr>
                <w:color w:val="000000" w:themeColor="text1"/>
                <w:spacing w:val="0"/>
                <w:sz w:val="20"/>
              </w:rPr>
              <w:t>2</w:t>
            </w:r>
          </w:p>
        </w:tc>
        <w:tc>
          <w:tcPr>
            <w:tcW w:w="992" w:type="dxa"/>
          </w:tcPr>
          <w:p w14:paraId="220CF57B" w14:textId="07104294" w:rsidR="00EE4E40" w:rsidRPr="005D3FF5" w:rsidRDefault="00D174BA" w:rsidP="00596D6A">
            <w:pPr>
              <w:rPr>
                <w:b/>
                <w:bCs/>
                <w:color w:val="000000" w:themeColor="text1"/>
                <w:spacing w:val="0"/>
                <w:sz w:val="20"/>
              </w:rPr>
            </w:pPr>
            <w:r>
              <w:rPr>
                <w:color w:val="000000" w:themeColor="text1"/>
                <w:spacing w:val="0"/>
                <w:sz w:val="20"/>
              </w:rPr>
              <w:t>-</w:t>
            </w:r>
          </w:p>
        </w:tc>
        <w:tc>
          <w:tcPr>
            <w:tcW w:w="993" w:type="dxa"/>
          </w:tcPr>
          <w:p w14:paraId="6632240E" w14:textId="28374934"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w:t>
            </w:r>
            <w:r w:rsidR="00D174BA">
              <w:rPr>
                <w:color w:val="000000" w:themeColor="text1"/>
                <w:spacing w:val="0"/>
                <w:sz w:val="20"/>
              </w:rPr>
              <w:t>2</w:t>
            </w:r>
          </w:p>
        </w:tc>
        <w:tc>
          <w:tcPr>
            <w:tcW w:w="1134" w:type="dxa"/>
          </w:tcPr>
          <w:p w14:paraId="2C9E2C04" w14:textId="6C8B9295" w:rsidR="00EE4E40" w:rsidRPr="005D3FF5" w:rsidRDefault="00BB4E5D" w:rsidP="00596D6A">
            <w:pPr>
              <w:rPr>
                <w:color w:val="000000" w:themeColor="text1"/>
                <w:spacing w:val="0"/>
                <w:sz w:val="20"/>
              </w:rPr>
            </w:pPr>
            <w:r>
              <w:rPr>
                <w:color w:val="000000" w:themeColor="text1"/>
                <w:spacing w:val="0"/>
                <w:sz w:val="20"/>
              </w:rPr>
              <w:t>-</w:t>
            </w:r>
          </w:p>
        </w:tc>
        <w:tc>
          <w:tcPr>
            <w:tcW w:w="992" w:type="dxa"/>
          </w:tcPr>
          <w:p w14:paraId="4B0B63C1" w14:textId="0FE6949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w:t>
            </w:r>
            <w:r w:rsidR="00BB4E5D">
              <w:rPr>
                <w:color w:val="000000" w:themeColor="text1"/>
                <w:spacing w:val="0"/>
                <w:sz w:val="20"/>
              </w:rPr>
              <w:t>5</w:t>
            </w:r>
          </w:p>
        </w:tc>
        <w:tc>
          <w:tcPr>
            <w:tcW w:w="571" w:type="dxa"/>
          </w:tcPr>
          <w:p w14:paraId="0EFEB5D6" w14:textId="7E75F5E2" w:rsidR="00EE4E40" w:rsidRPr="005D3FF5" w:rsidRDefault="00BB4E5D" w:rsidP="00596D6A">
            <w:pPr>
              <w:rPr>
                <w:color w:val="000000" w:themeColor="text1"/>
                <w:spacing w:val="0"/>
                <w:sz w:val="20"/>
              </w:rPr>
            </w:pPr>
            <w:r>
              <w:rPr>
                <w:color w:val="000000" w:themeColor="text1"/>
                <w:spacing w:val="0"/>
                <w:sz w:val="20"/>
              </w:rPr>
              <w:t>-</w:t>
            </w:r>
          </w:p>
        </w:tc>
      </w:tr>
      <w:tr w:rsidR="00EE4E40" w:rsidRPr="005D3FF5" w14:paraId="3016ED91" w14:textId="77777777" w:rsidTr="00EE4E40">
        <w:tc>
          <w:tcPr>
            <w:tcW w:w="1701" w:type="dxa"/>
          </w:tcPr>
          <w:p w14:paraId="1B9A5ECF" w14:textId="6F4448BB" w:rsidR="00EE4E40" w:rsidRPr="005D3FF5" w:rsidRDefault="00EE4E40" w:rsidP="00596D6A">
            <w:pPr>
              <w:rPr>
                <w:spacing w:val="0"/>
                <w:sz w:val="20"/>
              </w:rPr>
            </w:pPr>
            <w:r w:rsidRPr="005D3FF5">
              <w:rPr>
                <w:spacing w:val="0"/>
                <w:sz w:val="20"/>
              </w:rPr>
              <w:t>CWM Standardized abdomen width</w:t>
            </w:r>
          </w:p>
        </w:tc>
        <w:tc>
          <w:tcPr>
            <w:tcW w:w="426" w:type="dxa"/>
          </w:tcPr>
          <w:p w14:paraId="76EE9C7D" w14:textId="77777777" w:rsidR="00EE4E40" w:rsidRPr="005D3FF5" w:rsidRDefault="00EE4E40" w:rsidP="00596D6A">
            <w:pPr>
              <w:rPr>
                <w:color w:val="000000" w:themeColor="text1"/>
              </w:rPr>
            </w:pPr>
          </w:p>
        </w:tc>
        <w:tc>
          <w:tcPr>
            <w:tcW w:w="992" w:type="dxa"/>
          </w:tcPr>
          <w:p w14:paraId="3C9668A9" w14:textId="639219A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139DF34" w14:textId="1C383D96"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0.4</w:t>
            </w:r>
          </w:p>
        </w:tc>
        <w:tc>
          <w:tcPr>
            <w:tcW w:w="992" w:type="dxa"/>
          </w:tcPr>
          <w:p w14:paraId="5434B67D" w14:textId="68EB7E7F" w:rsidR="00EE4E40" w:rsidRPr="005D3FF5" w:rsidRDefault="00BB4E5D" w:rsidP="00596D6A">
            <w:pPr>
              <w:rPr>
                <w:b/>
                <w:bCs/>
                <w:color w:val="000000" w:themeColor="text1"/>
                <w:spacing w:val="0"/>
                <w:sz w:val="20"/>
              </w:rPr>
            </w:pPr>
            <w:r>
              <w:rPr>
                <w:color w:val="000000" w:themeColor="text1"/>
                <w:spacing w:val="0"/>
                <w:sz w:val="20"/>
              </w:rPr>
              <w:t>-</w:t>
            </w:r>
          </w:p>
        </w:tc>
        <w:tc>
          <w:tcPr>
            <w:tcW w:w="993" w:type="dxa"/>
          </w:tcPr>
          <w:p w14:paraId="0549C922" w14:textId="55E5994F"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w:t>
            </w:r>
            <w:r w:rsidR="00BB4E5D">
              <w:rPr>
                <w:color w:val="000000" w:themeColor="text1"/>
                <w:spacing w:val="0"/>
                <w:sz w:val="20"/>
              </w:rPr>
              <w:t>6</w:t>
            </w:r>
          </w:p>
        </w:tc>
        <w:tc>
          <w:tcPr>
            <w:tcW w:w="1134" w:type="dxa"/>
          </w:tcPr>
          <w:p w14:paraId="7AB5CA28" w14:textId="7A57336B" w:rsidR="00EE4E40" w:rsidRPr="005D3FF5" w:rsidRDefault="00BB4E5D" w:rsidP="00596D6A">
            <w:pPr>
              <w:rPr>
                <w:color w:val="000000" w:themeColor="text1"/>
                <w:spacing w:val="0"/>
                <w:sz w:val="20"/>
              </w:rPr>
            </w:pPr>
            <w:r>
              <w:rPr>
                <w:color w:val="000000" w:themeColor="text1"/>
                <w:spacing w:val="0"/>
                <w:sz w:val="20"/>
              </w:rPr>
              <w:t>-</w:t>
            </w:r>
          </w:p>
        </w:tc>
        <w:tc>
          <w:tcPr>
            <w:tcW w:w="992" w:type="dxa"/>
          </w:tcPr>
          <w:p w14:paraId="2B195233" w14:textId="4578F04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0.6</w:t>
            </w:r>
          </w:p>
        </w:tc>
        <w:tc>
          <w:tcPr>
            <w:tcW w:w="571" w:type="dxa"/>
          </w:tcPr>
          <w:p w14:paraId="05733723" w14:textId="3AC40974" w:rsidR="00EE4E40" w:rsidRPr="005D3FF5" w:rsidRDefault="00BB4E5D" w:rsidP="00596D6A">
            <w:pPr>
              <w:rPr>
                <w:color w:val="000000" w:themeColor="text1"/>
                <w:spacing w:val="0"/>
                <w:sz w:val="20"/>
              </w:rPr>
            </w:pPr>
            <w:r>
              <w:rPr>
                <w:color w:val="000000" w:themeColor="text1"/>
                <w:spacing w:val="0"/>
                <w:sz w:val="20"/>
              </w:rPr>
              <w:t>-</w:t>
            </w:r>
          </w:p>
        </w:tc>
      </w:tr>
      <w:tr w:rsidR="00EE4E40" w:rsidRPr="005D3FF5" w14:paraId="4C24728B" w14:textId="77777777" w:rsidTr="00EE4E40">
        <w:tc>
          <w:tcPr>
            <w:tcW w:w="1701" w:type="dxa"/>
          </w:tcPr>
          <w:p w14:paraId="0F682DE4" w14:textId="5F955238" w:rsidR="00EE4E40" w:rsidRPr="005D3FF5" w:rsidRDefault="00EE4E40" w:rsidP="00596D6A">
            <w:pPr>
              <w:rPr>
                <w:spacing w:val="0"/>
                <w:sz w:val="20"/>
              </w:rPr>
            </w:pPr>
            <w:r w:rsidRPr="005D3FF5">
              <w:rPr>
                <w:spacing w:val="0"/>
                <w:sz w:val="20"/>
              </w:rPr>
              <w:t>CWM Standardized rear trochanter length</w:t>
            </w:r>
          </w:p>
        </w:tc>
        <w:tc>
          <w:tcPr>
            <w:tcW w:w="426" w:type="dxa"/>
          </w:tcPr>
          <w:p w14:paraId="19976D3F" w14:textId="77777777" w:rsidR="00EE4E40" w:rsidRPr="005D3FF5" w:rsidRDefault="00EE4E40" w:rsidP="00596D6A">
            <w:pPr>
              <w:rPr>
                <w:color w:val="000000" w:themeColor="text1"/>
              </w:rPr>
            </w:pPr>
          </w:p>
        </w:tc>
        <w:tc>
          <w:tcPr>
            <w:tcW w:w="992" w:type="dxa"/>
          </w:tcPr>
          <w:p w14:paraId="0414C8A7" w14:textId="7CAD25FE"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C6254F5" w14:textId="3204E8BA"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11.</w:t>
            </w:r>
            <w:r w:rsidR="00BB4E5D">
              <w:rPr>
                <w:b/>
                <w:bCs/>
                <w:color w:val="000000" w:themeColor="text1"/>
                <w:spacing w:val="0"/>
                <w:sz w:val="20"/>
              </w:rPr>
              <w:t>4</w:t>
            </w:r>
            <w:r w:rsidRPr="005D3FF5">
              <w:rPr>
                <w:b/>
                <w:bCs/>
                <w:color w:val="000000" w:themeColor="text1"/>
                <w:spacing w:val="0"/>
                <w:sz w:val="20"/>
              </w:rPr>
              <w:t xml:space="preserve"> </w:t>
            </w:r>
          </w:p>
        </w:tc>
        <w:tc>
          <w:tcPr>
            <w:tcW w:w="992" w:type="dxa"/>
          </w:tcPr>
          <w:p w14:paraId="53620DE0" w14:textId="2B8984D2"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73BB202A" w14:textId="57419D1D"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w:t>
            </w:r>
            <w:r w:rsidR="00BB4E5D">
              <w:rPr>
                <w:color w:val="000000" w:themeColor="text1"/>
                <w:spacing w:val="0"/>
                <w:sz w:val="20"/>
              </w:rPr>
              <w:t>5</w:t>
            </w:r>
          </w:p>
        </w:tc>
        <w:tc>
          <w:tcPr>
            <w:tcW w:w="1134" w:type="dxa"/>
          </w:tcPr>
          <w:p w14:paraId="6CCDEAA2" w14:textId="0B92038D" w:rsidR="00EE4E40" w:rsidRPr="005D3FF5" w:rsidRDefault="00BB4E5D" w:rsidP="00596D6A">
            <w:pPr>
              <w:rPr>
                <w:color w:val="000000" w:themeColor="text1"/>
                <w:spacing w:val="0"/>
                <w:sz w:val="20"/>
              </w:rPr>
            </w:pPr>
            <w:r>
              <w:rPr>
                <w:color w:val="000000" w:themeColor="text1"/>
                <w:spacing w:val="0"/>
                <w:sz w:val="20"/>
              </w:rPr>
              <w:t>-</w:t>
            </w:r>
          </w:p>
        </w:tc>
        <w:tc>
          <w:tcPr>
            <w:tcW w:w="992" w:type="dxa"/>
          </w:tcPr>
          <w:p w14:paraId="32AF40F6" w14:textId="1C96AEC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w:t>
            </w:r>
          </w:p>
        </w:tc>
        <w:tc>
          <w:tcPr>
            <w:tcW w:w="571" w:type="dxa"/>
          </w:tcPr>
          <w:p w14:paraId="085BFDCE" w14:textId="0D212DB6" w:rsidR="00EE4E40" w:rsidRPr="005D3FF5" w:rsidRDefault="00BB4E5D" w:rsidP="00596D6A">
            <w:pPr>
              <w:rPr>
                <w:color w:val="000000" w:themeColor="text1"/>
                <w:spacing w:val="0"/>
                <w:sz w:val="20"/>
              </w:rPr>
            </w:pPr>
            <w:r>
              <w:rPr>
                <w:color w:val="000000" w:themeColor="text1"/>
                <w:spacing w:val="0"/>
                <w:sz w:val="20"/>
              </w:rPr>
              <w:t>-</w:t>
            </w:r>
          </w:p>
        </w:tc>
      </w:tr>
      <w:tr w:rsidR="00EE4E40" w:rsidRPr="005D3FF5" w14:paraId="581C4574" w14:textId="77777777" w:rsidTr="00EE4E40">
        <w:tc>
          <w:tcPr>
            <w:tcW w:w="1701" w:type="dxa"/>
          </w:tcPr>
          <w:p w14:paraId="4B43867E" w14:textId="524D5AE7" w:rsidR="00EE4E40" w:rsidRPr="00B05983" w:rsidRDefault="00EE4E40" w:rsidP="00596D6A">
            <w:pPr>
              <w:rPr>
                <w:spacing w:val="0"/>
                <w:sz w:val="20"/>
              </w:rPr>
            </w:pPr>
            <w:r w:rsidRPr="00B05983">
              <w:rPr>
                <w:spacing w:val="0"/>
                <w:sz w:val="20"/>
              </w:rPr>
              <w:t>CWM Water affinity</w:t>
            </w:r>
          </w:p>
        </w:tc>
        <w:tc>
          <w:tcPr>
            <w:tcW w:w="426" w:type="dxa"/>
          </w:tcPr>
          <w:p w14:paraId="5C0643F2" w14:textId="77777777" w:rsidR="00EE4E40" w:rsidRPr="00B05983" w:rsidRDefault="00EE4E40" w:rsidP="00596D6A">
            <w:pPr>
              <w:rPr>
                <w:color w:val="000000" w:themeColor="text1"/>
              </w:rPr>
            </w:pPr>
          </w:p>
        </w:tc>
        <w:tc>
          <w:tcPr>
            <w:tcW w:w="992" w:type="dxa"/>
          </w:tcPr>
          <w:p w14:paraId="18ACEEB5" w14:textId="16A1E621" w:rsidR="00EE4E40" w:rsidRPr="00B05983" w:rsidRDefault="00EE4E40" w:rsidP="00596D6A">
            <w:pPr>
              <w:rPr>
                <w:color w:val="000000" w:themeColor="text1"/>
                <w:spacing w:val="0"/>
                <w:sz w:val="20"/>
              </w:rPr>
            </w:pPr>
            <w:r w:rsidRPr="00B05983">
              <w:rPr>
                <w:color w:val="000000" w:themeColor="text1"/>
                <w:spacing w:val="0"/>
                <w:sz w:val="20"/>
              </w:rPr>
              <w:t>LM</w:t>
            </w:r>
          </w:p>
        </w:tc>
        <w:tc>
          <w:tcPr>
            <w:tcW w:w="1134" w:type="dxa"/>
          </w:tcPr>
          <w:p w14:paraId="3D4E5D9C" w14:textId="47F881FC" w:rsidR="00EE4E40" w:rsidRPr="00B05983" w:rsidRDefault="00EE4E40" w:rsidP="00596D6A">
            <w:pPr>
              <w:rPr>
                <w:color w:val="000000" w:themeColor="text1"/>
                <w:spacing w:val="0"/>
                <w:sz w:val="20"/>
              </w:rPr>
            </w:pPr>
            <w:r w:rsidRPr="00B05983">
              <w:rPr>
                <w:color w:val="000000" w:themeColor="text1"/>
                <w:spacing w:val="0"/>
                <w:sz w:val="20"/>
              </w:rPr>
              <w:t xml:space="preserve">F=0.1 </w:t>
            </w:r>
          </w:p>
        </w:tc>
        <w:tc>
          <w:tcPr>
            <w:tcW w:w="992" w:type="dxa"/>
          </w:tcPr>
          <w:p w14:paraId="026A0AEF" w14:textId="03B2803A" w:rsidR="00EE4E40" w:rsidRPr="00B05983" w:rsidRDefault="00BB4E5D" w:rsidP="00596D6A">
            <w:pPr>
              <w:rPr>
                <w:b/>
                <w:bCs/>
                <w:color w:val="000000" w:themeColor="text1"/>
                <w:spacing w:val="0"/>
                <w:sz w:val="20"/>
              </w:rPr>
            </w:pPr>
            <w:r>
              <w:rPr>
                <w:color w:val="000000" w:themeColor="text1"/>
                <w:spacing w:val="0"/>
                <w:sz w:val="20"/>
              </w:rPr>
              <w:t>-</w:t>
            </w:r>
          </w:p>
        </w:tc>
        <w:tc>
          <w:tcPr>
            <w:tcW w:w="993" w:type="dxa"/>
          </w:tcPr>
          <w:p w14:paraId="39321D76" w14:textId="4FC450C1"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0.1</w:t>
            </w:r>
          </w:p>
        </w:tc>
        <w:tc>
          <w:tcPr>
            <w:tcW w:w="1134" w:type="dxa"/>
          </w:tcPr>
          <w:p w14:paraId="52A0F8E8" w14:textId="01BCD359" w:rsidR="00EE4E40" w:rsidRPr="00B05983" w:rsidRDefault="00BB4E5D" w:rsidP="00596D6A">
            <w:pPr>
              <w:rPr>
                <w:color w:val="000000" w:themeColor="text1"/>
                <w:spacing w:val="0"/>
                <w:sz w:val="20"/>
              </w:rPr>
            </w:pPr>
            <w:r>
              <w:rPr>
                <w:color w:val="000000" w:themeColor="text1"/>
                <w:spacing w:val="0"/>
                <w:sz w:val="20"/>
              </w:rPr>
              <w:t>-</w:t>
            </w:r>
          </w:p>
        </w:tc>
        <w:tc>
          <w:tcPr>
            <w:tcW w:w="992" w:type="dxa"/>
          </w:tcPr>
          <w:p w14:paraId="0479C03D" w14:textId="01081306"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2.</w:t>
            </w:r>
            <w:r w:rsidR="00BB4E5D">
              <w:rPr>
                <w:color w:val="000000" w:themeColor="text1"/>
                <w:spacing w:val="0"/>
                <w:sz w:val="20"/>
              </w:rPr>
              <w:t>7</w:t>
            </w:r>
          </w:p>
        </w:tc>
        <w:tc>
          <w:tcPr>
            <w:tcW w:w="571" w:type="dxa"/>
          </w:tcPr>
          <w:p w14:paraId="4DD0A379" w14:textId="29436B89" w:rsidR="00EE4E40" w:rsidRPr="00B05983" w:rsidRDefault="00BB4E5D" w:rsidP="00596D6A">
            <w:pPr>
              <w:rPr>
                <w:color w:val="000000" w:themeColor="text1"/>
                <w:spacing w:val="0"/>
                <w:sz w:val="20"/>
              </w:rPr>
            </w:pPr>
            <w:r>
              <w:rPr>
                <w:color w:val="000000" w:themeColor="text1"/>
                <w:spacing w:val="0"/>
                <w:sz w:val="20"/>
              </w:rPr>
              <w:t>-</w:t>
            </w:r>
          </w:p>
        </w:tc>
      </w:tr>
      <w:tr w:rsidR="00EE4E40" w:rsidRPr="005D3FF5" w14:paraId="531ADE5C" w14:textId="77777777" w:rsidTr="00EE4E40">
        <w:tc>
          <w:tcPr>
            <w:tcW w:w="1701" w:type="dxa"/>
          </w:tcPr>
          <w:p w14:paraId="5D921731" w14:textId="37D609FE" w:rsidR="00EE4E40" w:rsidRPr="00B05983" w:rsidRDefault="00EE4E40" w:rsidP="00596D6A">
            <w:pPr>
              <w:rPr>
                <w:spacing w:val="0"/>
                <w:sz w:val="20"/>
              </w:rPr>
            </w:pPr>
            <w:r w:rsidRPr="00B05983">
              <w:rPr>
                <w:spacing w:val="0"/>
                <w:sz w:val="20"/>
              </w:rPr>
              <w:t>CWM Flight capability</w:t>
            </w:r>
          </w:p>
        </w:tc>
        <w:tc>
          <w:tcPr>
            <w:tcW w:w="426" w:type="dxa"/>
          </w:tcPr>
          <w:p w14:paraId="44B528E6" w14:textId="77777777" w:rsidR="00EE4E40" w:rsidRPr="00B05983" w:rsidRDefault="00EE4E40" w:rsidP="00596D6A">
            <w:pPr>
              <w:rPr>
                <w:color w:val="000000" w:themeColor="text1"/>
              </w:rPr>
            </w:pPr>
          </w:p>
        </w:tc>
        <w:tc>
          <w:tcPr>
            <w:tcW w:w="992" w:type="dxa"/>
          </w:tcPr>
          <w:p w14:paraId="6D8154F6" w14:textId="4F2B219B"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15A55941" w14:textId="69622BD2"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 xml:space="preserve">5.7 </w:t>
            </w:r>
          </w:p>
        </w:tc>
        <w:tc>
          <w:tcPr>
            <w:tcW w:w="992" w:type="dxa"/>
          </w:tcPr>
          <w:p w14:paraId="035DDE12" w14:textId="39A7E1C7" w:rsidR="00EE4E40" w:rsidRPr="00B05983" w:rsidRDefault="00EE4E40" w:rsidP="00596D6A">
            <w:pPr>
              <w:rPr>
                <w:b/>
                <w:bCs/>
                <w:color w:val="000000" w:themeColor="text1"/>
                <w:spacing w:val="0"/>
                <w:sz w:val="20"/>
              </w:rPr>
            </w:pPr>
            <w:r w:rsidRPr="00B05983">
              <w:rPr>
                <w:b/>
                <w:bCs/>
                <w:color w:val="000000" w:themeColor="text1"/>
                <w:spacing w:val="0"/>
                <w:sz w:val="20"/>
              </w:rPr>
              <w:t>0.007</w:t>
            </w:r>
          </w:p>
        </w:tc>
        <w:tc>
          <w:tcPr>
            <w:tcW w:w="993" w:type="dxa"/>
          </w:tcPr>
          <w:p w14:paraId="431D08A5" w14:textId="5C07A6B3"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3.5</w:t>
            </w:r>
          </w:p>
        </w:tc>
        <w:tc>
          <w:tcPr>
            <w:tcW w:w="1134" w:type="dxa"/>
          </w:tcPr>
          <w:p w14:paraId="4BE16CF2" w14:textId="610A2B20" w:rsidR="00EE4E40" w:rsidRPr="00B05983" w:rsidRDefault="00BB4E5D" w:rsidP="00596D6A">
            <w:pPr>
              <w:rPr>
                <w:color w:val="000000" w:themeColor="text1"/>
                <w:spacing w:val="0"/>
                <w:sz w:val="20"/>
              </w:rPr>
            </w:pPr>
            <w:r>
              <w:rPr>
                <w:color w:val="000000" w:themeColor="text1"/>
                <w:spacing w:val="0"/>
                <w:sz w:val="20"/>
              </w:rPr>
              <w:t>-</w:t>
            </w:r>
          </w:p>
        </w:tc>
        <w:tc>
          <w:tcPr>
            <w:tcW w:w="992" w:type="dxa"/>
          </w:tcPr>
          <w:p w14:paraId="221D52F0" w14:textId="5B32A7B0"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3.9</w:t>
            </w:r>
          </w:p>
        </w:tc>
        <w:tc>
          <w:tcPr>
            <w:tcW w:w="571" w:type="dxa"/>
          </w:tcPr>
          <w:p w14:paraId="5A037E8D" w14:textId="606D6BA8" w:rsidR="00EE4E40" w:rsidRPr="00B05983" w:rsidRDefault="00EE4E40" w:rsidP="00596D6A">
            <w:pPr>
              <w:rPr>
                <w:b/>
                <w:bCs/>
                <w:color w:val="000000" w:themeColor="text1"/>
                <w:spacing w:val="0"/>
                <w:sz w:val="20"/>
              </w:rPr>
            </w:pPr>
            <w:r w:rsidRPr="00B05983">
              <w:rPr>
                <w:b/>
                <w:bCs/>
                <w:color w:val="000000" w:themeColor="text1"/>
                <w:spacing w:val="0"/>
                <w:sz w:val="20"/>
              </w:rPr>
              <w:t>0.028</w:t>
            </w:r>
          </w:p>
        </w:tc>
      </w:tr>
    </w:tbl>
    <w:p w14:paraId="515475B2" w14:textId="1EB33FDF" w:rsidR="002304B3" w:rsidRPr="005D3FF5" w:rsidRDefault="00A26AA9" w:rsidP="00E34238">
      <w:r w:rsidRPr="005D3FF5">
        <w:t>*: a log transformation was done on the response variable</w:t>
      </w:r>
      <w:r w:rsidR="00D634DA" w:rsidRPr="005D3FF5">
        <w:t xml:space="preserve"> to improve the </w:t>
      </w:r>
      <w:r w:rsidR="00B2360D" w:rsidRPr="005D3FF5">
        <w:t>model’s satisfaction of assumptions</w:t>
      </w:r>
    </w:p>
    <w:p w14:paraId="55840362" w14:textId="77777777" w:rsidR="002304B3" w:rsidRDefault="002304B3" w:rsidP="00E34238">
      <w:pPr>
        <w:rPr>
          <w:sz w:val="24"/>
          <w:szCs w:val="24"/>
        </w:rPr>
      </w:pPr>
    </w:p>
    <w:p w14:paraId="2DC983B0" w14:textId="77777777" w:rsidR="00F83E4B" w:rsidRDefault="00F83E4B" w:rsidP="00E34238">
      <w:pPr>
        <w:rPr>
          <w:sz w:val="24"/>
          <w:szCs w:val="24"/>
        </w:rPr>
      </w:pPr>
    </w:p>
    <w:p w14:paraId="5ED61A7D" w14:textId="3EEDEEFB" w:rsidR="007C259F" w:rsidRDefault="005327B1" w:rsidP="00E34238">
      <w:pPr>
        <w:rPr>
          <w:sz w:val="24"/>
          <w:szCs w:val="24"/>
        </w:rPr>
      </w:pPr>
      <w:r w:rsidRPr="0032352A">
        <w:rPr>
          <w:b/>
          <w:bCs/>
          <w:sz w:val="24"/>
          <w:szCs w:val="24"/>
        </w:rPr>
        <w:t xml:space="preserve">Table </w:t>
      </w:r>
      <w:r w:rsidR="00045500">
        <w:rPr>
          <w:b/>
          <w:bCs/>
          <w:sz w:val="24"/>
          <w:szCs w:val="24"/>
        </w:rPr>
        <w:t>4</w:t>
      </w:r>
      <w:r w:rsidRPr="0032352A">
        <w:rPr>
          <w:b/>
          <w:bCs/>
          <w:sz w:val="24"/>
          <w:szCs w:val="24"/>
        </w:rPr>
        <w:t>.</w:t>
      </w:r>
      <w:r>
        <w:rPr>
          <w:sz w:val="24"/>
          <w:szCs w:val="24"/>
        </w:rPr>
        <w:t xml:space="preserve"> </w:t>
      </w:r>
      <w:r w:rsidR="00520E92">
        <w:rPr>
          <w:sz w:val="24"/>
          <w:szCs w:val="24"/>
        </w:rPr>
        <w:t>M</w:t>
      </w:r>
      <w:r w:rsidR="005F7A32">
        <w:rPr>
          <w:sz w:val="24"/>
          <w:szCs w:val="24"/>
        </w:rPr>
        <w:t>eans (</w:t>
      </w:r>
      <w:r w:rsidR="005F7A32" w:rsidRPr="00A754DB">
        <w:rPr>
          <w:sz w:val="24"/>
          <w:szCs w:val="24"/>
        </w:rPr>
        <w:t>±</w:t>
      </w:r>
      <w:r w:rsidR="005F7A32">
        <w:rPr>
          <w:sz w:val="24"/>
          <w:szCs w:val="24"/>
        </w:rPr>
        <w:t xml:space="preserve"> standard errors) of the response variables </w:t>
      </w:r>
      <w:r w:rsidR="001D7A3F">
        <w:rPr>
          <w:sz w:val="24"/>
          <w:szCs w:val="24"/>
        </w:rPr>
        <w:t>for ground beetle biodiversity</w:t>
      </w:r>
      <w:r w:rsidR="00A1350B">
        <w:rPr>
          <w:sz w:val="24"/>
          <w:szCs w:val="24"/>
        </w:rPr>
        <w:t>.</w:t>
      </w:r>
    </w:p>
    <w:p w14:paraId="156916A1" w14:textId="77777777" w:rsidR="005327B1" w:rsidRDefault="005327B1" w:rsidP="00E34238">
      <w:pPr>
        <w:rPr>
          <w:sz w:val="24"/>
          <w:szCs w:val="24"/>
        </w:rPr>
      </w:pP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9"/>
        <w:gridCol w:w="171"/>
        <w:gridCol w:w="1370"/>
        <w:gridCol w:w="116"/>
        <w:gridCol w:w="701"/>
        <w:gridCol w:w="1403"/>
        <w:gridCol w:w="1424"/>
        <w:gridCol w:w="1439"/>
      </w:tblGrid>
      <w:tr w:rsidR="003F7967" w:rsidRPr="00A754DB" w14:paraId="4F461CE3" w14:textId="77777777" w:rsidTr="00FA72B0">
        <w:trPr>
          <w:trHeight w:val="290"/>
        </w:trPr>
        <w:tc>
          <w:tcPr>
            <w:tcW w:w="3282" w:type="dxa"/>
            <w:tcBorders>
              <w:top w:val="single" w:sz="4" w:space="0" w:color="auto"/>
              <w:bottom w:val="single" w:sz="4" w:space="0" w:color="auto"/>
            </w:tcBorders>
            <w:noWrap/>
            <w:hideMark/>
          </w:tcPr>
          <w:p w14:paraId="2F10B5C3" w14:textId="3084459D" w:rsidR="00963254" w:rsidRPr="007D4C49" w:rsidRDefault="00963254" w:rsidP="00963254">
            <w:pPr>
              <w:rPr>
                <w:spacing w:val="0"/>
                <w:sz w:val="20"/>
              </w:rPr>
            </w:pPr>
          </w:p>
        </w:tc>
        <w:tc>
          <w:tcPr>
            <w:tcW w:w="173" w:type="dxa"/>
            <w:tcBorders>
              <w:top w:val="single" w:sz="4" w:space="0" w:color="auto"/>
              <w:bottom w:val="single" w:sz="4" w:space="0" w:color="auto"/>
            </w:tcBorders>
          </w:tcPr>
          <w:p w14:paraId="4ACB9131" w14:textId="77777777" w:rsidR="00963254" w:rsidRPr="00F90AF9" w:rsidRDefault="00963254" w:rsidP="00963254"/>
        </w:tc>
        <w:tc>
          <w:tcPr>
            <w:tcW w:w="1379" w:type="dxa"/>
            <w:tcBorders>
              <w:top w:val="single" w:sz="4" w:space="0" w:color="auto"/>
              <w:bottom w:val="single" w:sz="4" w:space="0" w:color="auto"/>
            </w:tcBorders>
          </w:tcPr>
          <w:p w14:paraId="32352E5B" w14:textId="6D3FFCA1" w:rsidR="00963254" w:rsidRPr="00F90AF9" w:rsidRDefault="00963254" w:rsidP="00963254">
            <w:pPr>
              <w:rPr>
                <w:spacing w:val="0"/>
                <w:sz w:val="20"/>
              </w:rPr>
            </w:pPr>
            <w:r w:rsidRPr="00F90AF9">
              <w:rPr>
                <w:spacing w:val="0"/>
                <w:sz w:val="20"/>
              </w:rPr>
              <w:t>Unit</w:t>
            </w:r>
          </w:p>
        </w:tc>
        <w:tc>
          <w:tcPr>
            <w:tcW w:w="118" w:type="dxa"/>
            <w:tcBorders>
              <w:top w:val="single" w:sz="4" w:space="0" w:color="auto"/>
              <w:bottom w:val="single" w:sz="4" w:space="0" w:color="auto"/>
            </w:tcBorders>
          </w:tcPr>
          <w:p w14:paraId="6A7E6EA1" w14:textId="77777777" w:rsidR="00963254" w:rsidRPr="007D4C49" w:rsidRDefault="00963254" w:rsidP="00963254"/>
        </w:tc>
        <w:tc>
          <w:tcPr>
            <w:tcW w:w="705" w:type="dxa"/>
            <w:tcBorders>
              <w:top w:val="single" w:sz="4" w:space="0" w:color="auto"/>
              <w:bottom w:val="single" w:sz="4" w:space="0" w:color="auto"/>
            </w:tcBorders>
          </w:tcPr>
          <w:p w14:paraId="3EC64F25" w14:textId="1FE9E18C" w:rsidR="00963254" w:rsidRPr="007D4C49" w:rsidRDefault="00963254" w:rsidP="00963254">
            <w:pPr>
              <w:rPr>
                <w:spacing w:val="0"/>
                <w:sz w:val="20"/>
              </w:rPr>
            </w:pPr>
            <w:r w:rsidRPr="007D4C49">
              <w:rPr>
                <w:spacing w:val="0"/>
                <w:sz w:val="20"/>
              </w:rPr>
              <w:t>Year</w:t>
            </w:r>
          </w:p>
        </w:tc>
        <w:tc>
          <w:tcPr>
            <w:tcW w:w="1410" w:type="dxa"/>
            <w:tcBorders>
              <w:top w:val="single" w:sz="4" w:space="0" w:color="auto"/>
              <w:bottom w:val="single" w:sz="4" w:space="0" w:color="auto"/>
            </w:tcBorders>
          </w:tcPr>
          <w:p w14:paraId="38AA23DC" w14:textId="01EBAFD0" w:rsidR="00963254" w:rsidRPr="007D4C49" w:rsidRDefault="00963254" w:rsidP="00963254">
            <w:r w:rsidRPr="007D4C49">
              <w:rPr>
                <w:spacing w:val="0"/>
                <w:sz w:val="20"/>
              </w:rPr>
              <w:t>Windthrow</w:t>
            </w:r>
          </w:p>
        </w:tc>
        <w:tc>
          <w:tcPr>
            <w:tcW w:w="1433" w:type="dxa"/>
            <w:tcBorders>
              <w:top w:val="single" w:sz="4" w:space="0" w:color="auto"/>
              <w:bottom w:val="single" w:sz="4" w:space="0" w:color="auto"/>
            </w:tcBorders>
          </w:tcPr>
          <w:p w14:paraId="337E311A" w14:textId="000B7759" w:rsidR="00963254" w:rsidRPr="007D4C49" w:rsidRDefault="00963254" w:rsidP="00963254">
            <w:r w:rsidRPr="007D4C49">
              <w:rPr>
                <w:spacing w:val="0"/>
                <w:sz w:val="20"/>
              </w:rPr>
              <w:t>Salvaged</w:t>
            </w:r>
          </w:p>
        </w:tc>
        <w:tc>
          <w:tcPr>
            <w:tcW w:w="1423" w:type="dxa"/>
            <w:tcBorders>
              <w:top w:val="single" w:sz="4" w:space="0" w:color="auto"/>
              <w:bottom w:val="single" w:sz="4" w:space="0" w:color="auto"/>
            </w:tcBorders>
            <w:noWrap/>
            <w:hideMark/>
          </w:tcPr>
          <w:p w14:paraId="2F19D7E0" w14:textId="04CC7A58" w:rsidR="00963254" w:rsidRPr="007D4C49" w:rsidRDefault="00963254" w:rsidP="00963254">
            <w:pPr>
              <w:rPr>
                <w:spacing w:val="0"/>
                <w:sz w:val="20"/>
              </w:rPr>
            </w:pPr>
            <w:r w:rsidRPr="007D4C49">
              <w:rPr>
                <w:spacing w:val="0"/>
                <w:sz w:val="20"/>
              </w:rPr>
              <w:t>Forest</w:t>
            </w:r>
          </w:p>
        </w:tc>
      </w:tr>
      <w:tr w:rsidR="003F7967" w:rsidRPr="00A754DB" w14:paraId="2338F93F" w14:textId="77777777" w:rsidTr="00FA72B0">
        <w:trPr>
          <w:trHeight w:val="290"/>
        </w:trPr>
        <w:tc>
          <w:tcPr>
            <w:tcW w:w="3282" w:type="dxa"/>
            <w:tcBorders>
              <w:top w:val="single" w:sz="4" w:space="0" w:color="auto"/>
            </w:tcBorders>
            <w:noWrap/>
          </w:tcPr>
          <w:p w14:paraId="1BFA8258" w14:textId="4E4F6B86" w:rsidR="00963254" w:rsidRPr="007D4C49" w:rsidRDefault="00963254" w:rsidP="00963254">
            <w:pPr>
              <w:rPr>
                <w:spacing w:val="0"/>
                <w:sz w:val="20"/>
              </w:rPr>
            </w:pPr>
            <w:r w:rsidRPr="007D4C49">
              <w:rPr>
                <w:spacing w:val="0"/>
                <w:sz w:val="20"/>
              </w:rPr>
              <w:t>Sample size</w:t>
            </w:r>
          </w:p>
        </w:tc>
        <w:tc>
          <w:tcPr>
            <w:tcW w:w="173" w:type="dxa"/>
            <w:tcBorders>
              <w:top w:val="single" w:sz="4" w:space="0" w:color="auto"/>
            </w:tcBorders>
          </w:tcPr>
          <w:p w14:paraId="29288186" w14:textId="77777777" w:rsidR="00963254" w:rsidRDefault="00963254" w:rsidP="00963254"/>
        </w:tc>
        <w:tc>
          <w:tcPr>
            <w:tcW w:w="1379" w:type="dxa"/>
            <w:tcBorders>
              <w:top w:val="single" w:sz="4" w:space="0" w:color="auto"/>
            </w:tcBorders>
          </w:tcPr>
          <w:p w14:paraId="5F895284" w14:textId="528DE8CA" w:rsidR="00963254" w:rsidRPr="00F90AF9" w:rsidRDefault="00963254" w:rsidP="00963254">
            <w:pPr>
              <w:rPr>
                <w:spacing w:val="0"/>
                <w:sz w:val="20"/>
              </w:rPr>
            </w:pPr>
            <w:r>
              <w:rPr>
                <w:spacing w:val="0"/>
                <w:sz w:val="20"/>
              </w:rPr>
              <w:t>Plots</w:t>
            </w:r>
          </w:p>
        </w:tc>
        <w:tc>
          <w:tcPr>
            <w:tcW w:w="118" w:type="dxa"/>
            <w:tcBorders>
              <w:top w:val="single" w:sz="4" w:space="0" w:color="auto"/>
            </w:tcBorders>
          </w:tcPr>
          <w:p w14:paraId="381E8E25" w14:textId="77777777" w:rsidR="00963254" w:rsidRPr="007D4C49" w:rsidRDefault="00963254" w:rsidP="00963254"/>
        </w:tc>
        <w:tc>
          <w:tcPr>
            <w:tcW w:w="705" w:type="dxa"/>
            <w:tcBorders>
              <w:top w:val="single" w:sz="4" w:space="0" w:color="auto"/>
            </w:tcBorders>
          </w:tcPr>
          <w:p w14:paraId="11F9F698" w14:textId="3F804D34" w:rsidR="00963254" w:rsidRPr="007D4C49" w:rsidRDefault="00963254" w:rsidP="00963254">
            <w:pPr>
              <w:rPr>
                <w:spacing w:val="0"/>
                <w:sz w:val="20"/>
              </w:rPr>
            </w:pPr>
            <w:r w:rsidRPr="007D4C49">
              <w:rPr>
                <w:spacing w:val="0"/>
                <w:sz w:val="20"/>
              </w:rPr>
              <w:t>2015</w:t>
            </w:r>
          </w:p>
        </w:tc>
        <w:tc>
          <w:tcPr>
            <w:tcW w:w="1410" w:type="dxa"/>
            <w:tcBorders>
              <w:top w:val="single" w:sz="4" w:space="0" w:color="auto"/>
            </w:tcBorders>
          </w:tcPr>
          <w:p w14:paraId="3B7BBE6A" w14:textId="49C48179" w:rsidR="00963254" w:rsidRPr="007D4C49" w:rsidRDefault="00963254" w:rsidP="00963254">
            <w:r w:rsidRPr="007D4C49">
              <w:rPr>
                <w:spacing w:val="0"/>
                <w:sz w:val="20"/>
              </w:rPr>
              <w:t>n=6</w:t>
            </w:r>
          </w:p>
        </w:tc>
        <w:tc>
          <w:tcPr>
            <w:tcW w:w="1433" w:type="dxa"/>
            <w:tcBorders>
              <w:top w:val="single" w:sz="4" w:space="0" w:color="auto"/>
            </w:tcBorders>
          </w:tcPr>
          <w:p w14:paraId="08AE035F" w14:textId="52EE4362" w:rsidR="00963254" w:rsidRPr="007D4C49" w:rsidRDefault="00963254" w:rsidP="00963254">
            <w:r w:rsidRPr="007D4C49">
              <w:rPr>
                <w:spacing w:val="0"/>
                <w:sz w:val="20"/>
              </w:rPr>
              <w:t>n=6</w:t>
            </w:r>
          </w:p>
        </w:tc>
        <w:tc>
          <w:tcPr>
            <w:tcW w:w="1423" w:type="dxa"/>
            <w:tcBorders>
              <w:top w:val="single" w:sz="4" w:space="0" w:color="auto"/>
            </w:tcBorders>
            <w:noWrap/>
          </w:tcPr>
          <w:p w14:paraId="74672037" w14:textId="17112B12" w:rsidR="00963254" w:rsidRPr="007D4C49" w:rsidRDefault="00963254" w:rsidP="00963254">
            <w:pPr>
              <w:rPr>
                <w:spacing w:val="0"/>
                <w:sz w:val="20"/>
              </w:rPr>
            </w:pPr>
            <w:r w:rsidRPr="007D4C49">
              <w:rPr>
                <w:spacing w:val="0"/>
                <w:sz w:val="20"/>
              </w:rPr>
              <w:t>n=12</w:t>
            </w:r>
          </w:p>
        </w:tc>
      </w:tr>
      <w:tr w:rsidR="003F7967" w:rsidRPr="00A754DB" w14:paraId="04340E45" w14:textId="77777777" w:rsidTr="00FA72B0">
        <w:trPr>
          <w:trHeight w:val="290"/>
        </w:trPr>
        <w:tc>
          <w:tcPr>
            <w:tcW w:w="3282" w:type="dxa"/>
            <w:noWrap/>
          </w:tcPr>
          <w:p w14:paraId="0630E9FF" w14:textId="77777777" w:rsidR="00963254" w:rsidRPr="007D4C49" w:rsidRDefault="00963254" w:rsidP="00963254">
            <w:pPr>
              <w:rPr>
                <w:spacing w:val="0"/>
                <w:sz w:val="20"/>
              </w:rPr>
            </w:pPr>
          </w:p>
        </w:tc>
        <w:tc>
          <w:tcPr>
            <w:tcW w:w="173" w:type="dxa"/>
          </w:tcPr>
          <w:p w14:paraId="6DFFCDBF" w14:textId="77777777" w:rsidR="00963254" w:rsidRPr="00F90AF9" w:rsidRDefault="00963254" w:rsidP="00963254"/>
        </w:tc>
        <w:tc>
          <w:tcPr>
            <w:tcW w:w="1379" w:type="dxa"/>
          </w:tcPr>
          <w:p w14:paraId="784BE26A" w14:textId="7A38BEE2" w:rsidR="00963254" w:rsidRPr="00F90AF9" w:rsidRDefault="00963254" w:rsidP="00963254">
            <w:pPr>
              <w:rPr>
                <w:spacing w:val="0"/>
                <w:sz w:val="20"/>
              </w:rPr>
            </w:pPr>
          </w:p>
        </w:tc>
        <w:tc>
          <w:tcPr>
            <w:tcW w:w="118" w:type="dxa"/>
          </w:tcPr>
          <w:p w14:paraId="7CFA549C" w14:textId="77777777" w:rsidR="00963254" w:rsidRPr="007D4C49" w:rsidRDefault="00963254" w:rsidP="00963254"/>
        </w:tc>
        <w:tc>
          <w:tcPr>
            <w:tcW w:w="705" w:type="dxa"/>
          </w:tcPr>
          <w:p w14:paraId="1D8D7DF5" w14:textId="71203E13" w:rsidR="00963254" w:rsidRPr="007D4C49" w:rsidRDefault="00963254" w:rsidP="00963254">
            <w:pPr>
              <w:rPr>
                <w:spacing w:val="0"/>
                <w:sz w:val="20"/>
              </w:rPr>
            </w:pPr>
            <w:r w:rsidRPr="007D4C49">
              <w:rPr>
                <w:spacing w:val="0"/>
                <w:sz w:val="20"/>
              </w:rPr>
              <w:t>2022</w:t>
            </w:r>
          </w:p>
        </w:tc>
        <w:tc>
          <w:tcPr>
            <w:tcW w:w="1410" w:type="dxa"/>
          </w:tcPr>
          <w:p w14:paraId="1EF08C19" w14:textId="12A7E0AB" w:rsidR="00963254" w:rsidRPr="007D4C49" w:rsidRDefault="00963254" w:rsidP="00963254">
            <w:r w:rsidRPr="007D4C49">
              <w:rPr>
                <w:spacing w:val="0"/>
                <w:sz w:val="20"/>
              </w:rPr>
              <w:t>n=6</w:t>
            </w:r>
          </w:p>
        </w:tc>
        <w:tc>
          <w:tcPr>
            <w:tcW w:w="1433" w:type="dxa"/>
          </w:tcPr>
          <w:p w14:paraId="2B1880FF" w14:textId="199BED55" w:rsidR="00963254" w:rsidRPr="007D4C49" w:rsidRDefault="00963254" w:rsidP="00963254">
            <w:r w:rsidRPr="007D4C49">
              <w:rPr>
                <w:spacing w:val="0"/>
                <w:sz w:val="20"/>
              </w:rPr>
              <w:t>n=6</w:t>
            </w:r>
          </w:p>
        </w:tc>
        <w:tc>
          <w:tcPr>
            <w:tcW w:w="1423" w:type="dxa"/>
            <w:noWrap/>
          </w:tcPr>
          <w:p w14:paraId="5825DAD2" w14:textId="7F3B9037" w:rsidR="00963254" w:rsidRPr="007D4C49" w:rsidRDefault="00963254" w:rsidP="00963254">
            <w:pPr>
              <w:rPr>
                <w:spacing w:val="0"/>
                <w:sz w:val="20"/>
              </w:rPr>
            </w:pPr>
            <w:r w:rsidRPr="007D4C49">
              <w:rPr>
                <w:spacing w:val="0"/>
                <w:sz w:val="20"/>
              </w:rPr>
              <w:t>n=12</w:t>
            </w:r>
          </w:p>
        </w:tc>
      </w:tr>
      <w:tr w:rsidR="003F7967" w:rsidRPr="00A754DB" w14:paraId="10121F25" w14:textId="77777777" w:rsidTr="00FA72B0">
        <w:trPr>
          <w:trHeight w:val="290"/>
        </w:trPr>
        <w:tc>
          <w:tcPr>
            <w:tcW w:w="3282" w:type="dxa"/>
            <w:noWrap/>
          </w:tcPr>
          <w:p w14:paraId="4683461E" w14:textId="77777777" w:rsidR="00963254" w:rsidRPr="007D4C49" w:rsidRDefault="00963254" w:rsidP="00963254">
            <w:pPr>
              <w:rPr>
                <w:spacing w:val="0"/>
                <w:sz w:val="20"/>
              </w:rPr>
            </w:pPr>
          </w:p>
        </w:tc>
        <w:tc>
          <w:tcPr>
            <w:tcW w:w="173" w:type="dxa"/>
          </w:tcPr>
          <w:p w14:paraId="0D9AE49C" w14:textId="77777777" w:rsidR="00963254" w:rsidRPr="00F90AF9" w:rsidRDefault="00963254" w:rsidP="00963254"/>
        </w:tc>
        <w:tc>
          <w:tcPr>
            <w:tcW w:w="1379" w:type="dxa"/>
          </w:tcPr>
          <w:p w14:paraId="714E5360" w14:textId="36A907BE" w:rsidR="00963254" w:rsidRPr="00F90AF9" w:rsidRDefault="00963254" w:rsidP="00963254">
            <w:pPr>
              <w:rPr>
                <w:spacing w:val="0"/>
                <w:sz w:val="20"/>
              </w:rPr>
            </w:pPr>
          </w:p>
        </w:tc>
        <w:tc>
          <w:tcPr>
            <w:tcW w:w="118" w:type="dxa"/>
          </w:tcPr>
          <w:p w14:paraId="2F7CC353" w14:textId="77777777" w:rsidR="00963254" w:rsidRPr="007D4C49" w:rsidRDefault="00963254" w:rsidP="00963254"/>
        </w:tc>
        <w:tc>
          <w:tcPr>
            <w:tcW w:w="705" w:type="dxa"/>
          </w:tcPr>
          <w:p w14:paraId="3525C970" w14:textId="292C9C81" w:rsidR="00963254" w:rsidRPr="007D4C49" w:rsidRDefault="00963254" w:rsidP="00963254">
            <w:pPr>
              <w:rPr>
                <w:spacing w:val="0"/>
                <w:sz w:val="20"/>
              </w:rPr>
            </w:pPr>
          </w:p>
        </w:tc>
        <w:tc>
          <w:tcPr>
            <w:tcW w:w="1410" w:type="dxa"/>
          </w:tcPr>
          <w:p w14:paraId="0D12C6F1" w14:textId="77777777" w:rsidR="00963254" w:rsidRPr="007D4C49" w:rsidRDefault="00963254" w:rsidP="00963254"/>
        </w:tc>
        <w:tc>
          <w:tcPr>
            <w:tcW w:w="1433" w:type="dxa"/>
          </w:tcPr>
          <w:p w14:paraId="6AAD8B67" w14:textId="77777777" w:rsidR="00963254" w:rsidRPr="007D4C49" w:rsidRDefault="00963254" w:rsidP="00963254"/>
        </w:tc>
        <w:tc>
          <w:tcPr>
            <w:tcW w:w="1423" w:type="dxa"/>
            <w:noWrap/>
          </w:tcPr>
          <w:p w14:paraId="05AD8DAE" w14:textId="6B4900B8" w:rsidR="00963254" w:rsidRPr="007D4C49" w:rsidRDefault="00963254" w:rsidP="00963254">
            <w:pPr>
              <w:rPr>
                <w:spacing w:val="0"/>
                <w:sz w:val="20"/>
              </w:rPr>
            </w:pPr>
          </w:p>
        </w:tc>
      </w:tr>
      <w:tr w:rsidR="003F7967" w:rsidRPr="00A754DB" w14:paraId="325C1EC8" w14:textId="77777777" w:rsidTr="00FA72B0">
        <w:trPr>
          <w:trHeight w:val="290"/>
        </w:trPr>
        <w:tc>
          <w:tcPr>
            <w:tcW w:w="3282" w:type="dxa"/>
            <w:noWrap/>
            <w:hideMark/>
          </w:tcPr>
          <w:p w14:paraId="4FCF105F" w14:textId="5755A2EF" w:rsidR="00963254" w:rsidRPr="007D4C49" w:rsidRDefault="00963254" w:rsidP="00963254">
            <w:pPr>
              <w:rPr>
                <w:spacing w:val="0"/>
                <w:sz w:val="20"/>
              </w:rPr>
            </w:pPr>
            <w:r w:rsidRPr="007D4C49">
              <w:rPr>
                <w:spacing w:val="0"/>
                <w:sz w:val="20"/>
              </w:rPr>
              <w:t>Total activity-abundance</w:t>
            </w:r>
          </w:p>
        </w:tc>
        <w:tc>
          <w:tcPr>
            <w:tcW w:w="173" w:type="dxa"/>
          </w:tcPr>
          <w:p w14:paraId="41B3127C" w14:textId="77777777" w:rsidR="00963254" w:rsidRPr="00F90AF9" w:rsidRDefault="00963254" w:rsidP="00963254"/>
        </w:tc>
        <w:tc>
          <w:tcPr>
            <w:tcW w:w="1379" w:type="dxa"/>
          </w:tcPr>
          <w:p w14:paraId="54B5C530" w14:textId="2995F335" w:rsidR="00963254" w:rsidRPr="00F90AF9" w:rsidRDefault="00963254" w:rsidP="00963254">
            <w:pPr>
              <w:rPr>
                <w:spacing w:val="0"/>
                <w:sz w:val="20"/>
              </w:rPr>
            </w:pPr>
            <w:r w:rsidRPr="00F90AF9">
              <w:rPr>
                <w:spacing w:val="0"/>
                <w:sz w:val="20"/>
              </w:rPr>
              <w:t>Beetles per 84</w:t>
            </w:r>
            <w:r w:rsidR="00B77EE0">
              <w:rPr>
                <w:spacing w:val="0"/>
                <w:sz w:val="20"/>
              </w:rPr>
              <w:t xml:space="preserve"> trap</w:t>
            </w:r>
            <w:r w:rsidRPr="00F90AF9">
              <w:rPr>
                <w:spacing w:val="0"/>
                <w:sz w:val="20"/>
              </w:rPr>
              <w:t xml:space="preserve"> days</w:t>
            </w:r>
          </w:p>
        </w:tc>
        <w:tc>
          <w:tcPr>
            <w:tcW w:w="118" w:type="dxa"/>
          </w:tcPr>
          <w:p w14:paraId="1DBACC87" w14:textId="77777777" w:rsidR="00963254" w:rsidRPr="007D4C49" w:rsidRDefault="00963254" w:rsidP="00963254"/>
        </w:tc>
        <w:tc>
          <w:tcPr>
            <w:tcW w:w="705" w:type="dxa"/>
          </w:tcPr>
          <w:p w14:paraId="34E410EC" w14:textId="7BD461D9" w:rsidR="00963254" w:rsidRPr="007D4C49" w:rsidRDefault="00963254" w:rsidP="00963254">
            <w:pPr>
              <w:rPr>
                <w:spacing w:val="0"/>
                <w:sz w:val="20"/>
              </w:rPr>
            </w:pPr>
            <w:r w:rsidRPr="007D4C49">
              <w:rPr>
                <w:spacing w:val="0"/>
                <w:sz w:val="20"/>
              </w:rPr>
              <w:t>2015</w:t>
            </w:r>
          </w:p>
        </w:tc>
        <w:tc>
          <w:tcPr>
            <w:tcW w:w="1410" w:type="dxa"/>
          </w:tcPr>
          <w:p w14:paraId="2ABAE024" w14:textId="4D62C534" w:rsidR="00963254" w:rsidRPr="007D4C49" w:rsidRDefault="00963254" w:rsidP="00963254">
            <w:r w:rsidRPr="007D4C49">
              <w:rPr>
                <w:spacing w:val="0"/>
                <w:sz w:val="20"/>
              </w:rPr>
              <w:t>26.8 ± 7.5</w:t>
            </w:r>
          </w:p>
        </w:tc>
        <w:tc>
          <w:tcPr>
            <w:tcW w:w="1433" w:type="dxa"/>
          </w:tcPr>
          <w:p w14:paraId="74E9B00F" w14:textId="0DEC981E" w:rsidR="00963254" w:rsidRPr="007D4C49" w:rsidRDefault="00963254" w:rsidP="00963254">
            <w:r w:rsidRPr="007D4C49">
              <w:rPr>
                <w:spacing w:val="0"/>
                <w:sz w:val="20"/>
              </w:rPr>
              <w:t>82.2 ± 24.</w:t>
            </w:r>
            <w:r>
              <w:rPr>
                <w:spacing w:val="0"/>
                <w:sz w:val="20"/>
              </w:rPr>
              <w:t>3</w:t>
            </w:r>
          </w:p>
        </w:tc>
        <w:tc>
          <w:tcPr>
            <w:tcW w:w="1423" w:type="dxa"/>
            <w:noWrap/>
            <w:hideMark/>
          </w:tcPr>
          <w:p w14:paraId="55B3F988" w14:textId="6734F00A" w:rsidR="00963254" w:rsidRPr="007D4C49" w:rsidRDefault="00963254" w:rsidP="00963254">
            <w:pPr>
              <w:rPr>
                <w:spacing w:val="0"/>
                <w:sz w:val="20"/>
              </w:rPr>
            </w:pPr>
            <w:r w:rsidRPr="007D4C49">
              <w:rPr>
                <w:spacing w:val="0"/>
                <w:sz w:val="20"/>
              </w:rPr>
              <w:t>26.6 ± 5.</w:t>
            </w:r>
            <w:r>
              <w:rPr>
                <w:spacing w:val="0"/>
                <w:sz w:val="20"/>
              </w:rPr>
              <w:t>4</w:t>
            </w:r>
          </w:p>
        </w:tc>
      </w:tr>
      <w:tr w:rsidR="003F7967" w:rsidRPr="00A754DB" w14:paraId="2B7E49CD" w14:textId="77777777" w:rsidTr="00FA72B0">
        <w:trPr>
          <w:trHeight w:val="290"/>
        </w:trPr>
        <w:tc>
          <w:tcPr>
            <w:tcW w:w="3282" w:type="dxa"/>
            <w:noWrap/>
          </w:tcPr>
          <w:p w14:paraId="64431444" w14:textId="77777777" w:rsidR="00963254" w:rsidRPr="007D4C49" w:rsidRDefault="00963254" w:rsidP="00963254">
            <w:pPr>
              <w:rPr>
                <w:spacing w:val="0"/>
                <w:sz w:val="20"/>
              </w:rPr>
            </w:pPr>
          </w:p>
        </w:tc>
        <w:tc>
          <w:tcPr>
            <w:tcW w:w="173" w:type="dxa"/>
          </w:tcPr>
          <w:p w14:paraId="2DAE8D29" w14:textId="77777777" w:rsidR="00963254" w:rsidRPr="00F90AF9" w:rsidRDefault="00963254" w:rsidP="00963254"/>
        </w:tc>
        <w:tc>
          <w:tcPr>
            <w:tcW w:w="1379" w:type="dxa"/>
          </w:tcPr>
          <w:p w14:paraId="35EB6A5F" w14:textId="6DFD68E8" w:rsidR="00963254" w:rsidRPr="00F90AF9" w:rsidRDefault="00963254" w:rsidP="00963254">
            <w:pPr>
              <w:rPr>
                <w:spacing w:val="0"/>
                <w:sz w:val="20"/>
              </w:rPr>
            </w:pPr>
          </w:p>
        </w:tc>
        <w:tc>
          <w:tcPr>
            <w:tcW w:w="118" w:type="dxa"/>
          </w:tcPr>
          <w:p w14:paraId="4AC06EE8" w14:textId="77777777" w:rsidR="00963254" w:rsidRPr="007D4C49" w:rsidRDefault="00963254" w:rsidP="00963254"/>
        </w:tc>
        <w:tc>
          <w:tcPr>
            <w:tcW w:w="705" w:type="dxa"/>
          </w:tcPr>
          <w:p w14:paraId="7C6D63E5" w14:textId="67D7540D" w:rsidR="00963254" w:rsidRPr="007D4C49" w:rsidRDefault="00963254" w:rsidP="00963254">
            <w:pPr>
              <w:rPr>
                <w:spacing w:val="0"/>
                <w:sz w:val="20"/>
              </w:rPr>
            </w:pPr>
            <w:r w:rsidRPr="007D4C49">
              <w:rPr>
                <w:spacing w:val="0"/>
                <w:sz w:val="20"/>
              </w:rPr>
              <w:t>2022</w:t>
            </w:r>
          </w:p>
        </w:tc>
        <w:tc>
          <w:tcPr>
            <w:tcW w:w="1410" w:type="dxa"/>
          </w:tcPr>
          <w:p w14:paraId="11685F85" w14:textId="613447DC" w:rsidR="00963254" w:rsidRPr="007D4C49" w:rsidRDefault="00963254" w:rsidP="00963254">
            <w:r w:rsidRPr="007D4C49">
              <w:rPr>
                <w:spacing w:val="0"/>
                <w:sz w:val="20"/>
              </w:rPr>
              <w:t>29.</w:t>
            </w:r>
            <w:r>
              <w:rPr>
                <w:spacing w:val="0"/>
                <w:sz w:val="20"/>
              </w:rPr>
              <w:t>2</w:t>
            </w:r>
            <w:r w:rsidRPr="007D4C49">
              <w:rPr>
                <w:spacing w:val="0"/>
                <w:sz w:val="20"/>
              </w:rPr>
              <w:t xml:space="preserve"> ± 4.6</w:t>
            </w:r>
          </w:p>
        </w:tc>
        <w:tc>
          <w:tcPr>
            <w:tcW w:w="1433" w:type="dxa"/>
          </w:tcPr>
          <w:p w14:paraId="10C4E669" w14:textId="48948041" w:rsidR="00963254" w:rsidRPr="007D4C49" w:rsidRDefault="00963254" w:rsidP="00963254">
            <w:r w:rsidRPr="007D4C49">
              <w:rPr>
                <w:spacing w:val="0"/>
                <w:sz w:val="20"/>
              </w:rPr>
              <w:t>30.3 ± 8.4</w:t>
            </w:r>
          </w:p>
        </w:tc>
        <w:tc>
          <w:tcPr>
            <w:tcW w:w="1423" w:type="dxa"/>
            <w:noWrap/>
          </w:tcPr>
          <w:p w14:paraId="0B9E3750" w14:textId="2F66AB43" w:rsidR="00963254" w:rsidRPr="007D4C49" w:rsidRDefault="00963254" w:rsidP="00963254">
            <w:pPr>
              <w:rPr>
                <w:spacing w:val="0"/>
                <w:sz w:val="20"/>
              </w:rPr>
            </w:pPr>
            <w:r w:rsidRPr="007D4C49">
              <w:rPr>
                <w:spacing w:val="0"/>
                <w:sz w:val="20"/>
              </w:rPr>
              <w:t>22.9 ± 3.</w:t>
            </w:r>
            <w:r>
              <w:rPr>
                <w:spacing w:val="0"/>
                <w:sz w:val="20"/>
              </w:rPr>
              <w:t>3</w:t>
            </w:r>
          </w:p>
        </w:tc>
      </w:tr>
      <w:tr w:rsidR="003F7967" w:rsidRPr="00A754DB" w14:paraId="4458CFB1" w14:textId="77777777" w:rsidTr="00FA72B0">
        <w:trPr>
          <w:trHeight w:val="290"/>
        </w:trPr>
        <w:tc>
          <w:tcPr>
            <w:tcW w:w="3282" w:type="dxa"/>
            <w:noWrap/>
          </w:tcPr>
          <w:p w14:paraId="292AB529" w14:textId="77777777" w:rsidR="00963254" w:rsidRPr="007D4C49" w:rsidRDefault="00963254" w:rsidP="00963254">
            <w:pPr>
              <w:rPr>
                <w:spacing w:val="0"/>
                <w:sz w:val="20"/>
              </w:rPr>
            </w:pPr>
          </w:p>
        </w:tc>
        <w:tc>
          <w:tcPr>
            <w:tcW w:w="173" w:type="dxa"/>
          </w:tcPr>
          <w:p w14:paraId="4F827641" w14:textId="77777777" w:rsidR="00963254" w:rsidRPr="00F90AF9" w:rsidRDefault="00963254" w:rsidP="00963254"/>
        </w:tc>
        <w:tc>
          <w:tcPr>
            <w:tcW w:w="1379" w:type="dxa"/>
          </w:tcPr>
          <w:p w14:paraId="606D1177" w14:textId="5039ABD9" w:rsidR="00963254" w:rsidRPr="00F90AF9" w:rsidRDefault="00963254" w:rsidP="00963254">
            <w:pPr>
              <w:rPr>
                <w:spacing w:val="0"/>
                <w:sz w:val="20"/>
              </w:rPr>
            </w:pPr>
          </w:p>
        </w:tc>
        <w:tc>
          <w:tcPr>
            <w:tcW w:w="118" w:type="dxa"/>
          </w:tcPr>
          <w:p w14:paraId="5E34BCB4" w14:textId="77777777" w:rsidR="00963254" w:rsidRPr="007D4C49" w:rsidRDefault="00963254" w:rsidP="00963254"/>
        </w:tc>
        <w:tc>
          <w:tcPr>
            <w:tcW w:w="705" w:type="dxa"/>
          </w:tcPr>
          <w:p w14:paraId="6674AFFF" w14:textId="694A3088" w:rsidR="00963254" w:rsidRPr="007D4C49" w:rsidRDefault="00963254" w:rsidP="00963254">
            <w:pPr>
              <w:rPr>
                <w:spacing w:val="0"/>
                <w:sz w:val="20"/>
              </w:rPr>
            </w:pPr>
          </w:p>
        </w:tc>
        <w:tc>
          <w:tcPr>
            <w:tcW w:w="1410" w:type="dxa"/>
          </w:tcPr>
          <w:p w14:paraId="75246542" w14:textId="77777777" w:rsidR="00963254" w:rsidRPr="007D4C49" w:rsidRDefault="00963254" w:rsidP="00963254"/>
        </w:tc>
        <w:tc>
          <w:tcPr>
            <w:tcW w:w="1433" w:type="dxa"/>
          </w:tcPr>
          <w:p w14:paraId="70F33B6D" w14:textId="77777777" w:rsidR="00963254" w:rsidRPr="007D4C49" w:rsidRDefault="00963254" w:rsidP="00963254"/>
        </w:tc>
        <w:tc>
          <w:tcPr>
            <w:tcW w:w="1423" w:type="dxa"/>
            <w:noWrap/>
          </w:tcPr>
          <w:p w14:paraId="2590BC21" w14:textId="68F3EDB6" w:rsidR="00963254" w:rsidRPr="007D4C49" w:rsidRDefault="00963254" w:rsidP="00963254">
            <w:pPr>
              <w:rPr>
                <w:spacing w:val="0"/>
                <w:sz w:val="20"/>
              </w:rPr>
            </w:pPr>
          </w:p>
        </w:tc>
      </w:tr>
      <w:tr w:rsidR="003F7967" w:rsidRPr="00A754DB" w14:paraId="10101EDA" w14:textId="77777777" w:rsidTr="00FA72B0">
        <w:trPr>
          <w:trHeight w:val="290"/>
        </w:trPr>
        <w:tc>
          <w:tcPr>
            <w:tcW w:w="3282" w:type="dxa"/>
            <w:noWrap/>
            <w:hideMark/>
          </w:tcPr>
          <w:p w14:paraId="1315B37A" w14:textId="6E190D8D" w:rsidR="00963254" w:rsidRPr="007D4C49" w:rsidRDefault="00963254" w:rsidP="00963254">
            <w:pPr>
              <w:rPr>
                <w:spacing w:val="0"/>
                <w:sz w:val="20"/>
              </w:rPr>
            </w:pPr>
            <w:r w:rsidRPr="007D4C49">
              <w:rPr>
                <w:spacing w:val="0"/>
                <w:sz w:val="20"/>
              </w:rPr>
              <w:t>Activity abundance of open-habitat species</w:t>
            </w:r>
          </w:p>
        </w:tc>
        <w:tc>
          <w:tcPr>
            <w:tcW w:w="173" w:type="dxa"/>
          </w:tcPr>
          <w:p w14:paraId="25B9D297" w14:textId="77777777" w:rsidR="00963254" w:rsidRPr="00F90AF9" w:rsidRDefault="00963254" w:rsidP="00963254"/>
        </w:tc>
        <w:tc>
          <w:tcPr>
            <w:tcW w:w="1379" w:type="dxa"/>
          </w:tcPr>
          <w:p w14:paraId="04B5E367" w14:textId="57D54284" w:rsidR="00963254" w:rsidRPr="00F90AF9" w:rsidRDefault="00963254" w:rsidP="00963254">
            <w:pPr>
              <w:rPr>
                <w:spacing w:val="0"/>
                <w:sz w:val="20"/>
              </w:rPr>
            </w:pPr>
            <w:r w:rsidRPr="00F90AF9">
              <w:rPr>
                <w:spacing w:val="0"/>
                <w:sz w:val="20"/>
              </w:rPr>
              <w:t xml:space="preserve">Beetles per 84 </w:t>
            </w:r>
            <w:r w:rsidR="00AE1C1F">
              <w:rPr>
                <w:spacing w:val="0"/>
                <w:sz w:val="20"/>
              </w:rPr>
              <w:t xml:space="preserve">trap </w:t>
            </w:r>
            <w:r w:rsidRPr="00F90AF9">
              <w:rPr>
                <w:spacing w:val="0"/>
                <w:sz w:val="20"/>
              </w:rPr>
              <w:t>days</w:t>
            </w:r>
          </w:p>
        </w:tc>
        <w:tc>
          <w:tcPr>
            <w:tcW w:w="118" w:type="dxa"/>
          </w:tcPr>
          <w:p w14:paraId="31FE7B1C" w14:textId="77777777" w:rsidR="00963254" w:rsidRPr="007D4C49" w:rsidRDefault="00963254" w:rsidP="00963254"/>
        </w:tc>
        <w:tc>
          <w:tcPr>
            <w:tcW w:w="705" w:type="dxa"/>
          </w:tcPr>
          <w:p w14:paraId="0E042FD1" w14:textId="6C5FCB13" w:rsidR="00963254" w:rsidRPr="007D4C49" w:rsidRDefault="00963254" w:rsidP="00963254">
            <w:pPr>
              <w:rPr>
                <w:spacing w:val="0"/>
                <w:sz w:val="20"/>
              </w:rPr>
            </w:pPr>
            <w:r w:rsidRPr="007D4C49">
              <w:rPr>
                <w:spacing w:val="0"/>
                <w:sz w:val="20"/>
              </w:rPr>
              <w:t>2015</w:t>
            </w:r>
          </w:p>
        </w:tc>
        <w:tc>
          <w:tcPr>
            <w:tcW w:w="1410" w:type="dxa"/>
          </w:tcPr>
          <w:p w14:paraId="1EC03CEC" w14:textId="2DB5B94F" w:rsidR="00963254" w:rsidRPr="007D4C49" w:rsidRDefault="00963254" w:rsidP="00963254">
            <w:r w:rsidRPr="007D4C49">
              <w:rPr>
                <w:spacing w:val="0"/>
                <w:sz w:val="20"/>
              </w:rPr>
              <w:t>0 ± 0</w:t>
            </w:r>
          </w:p>
        </w:tc>
        <w:tc>
          <w:tcPr>
            <w:tcW w:w="1433" w:type="dxa"/>
          </w:tcPr>
          <w:p w14:paraId="0CF28ECA" w14:textId="040910CA" w:rsidR="00963254" w:rsidRPr="007D4C49" w:rsidRDefault="00963254" w:rsidP="00963254">
            <w:r w:rsidRPr="007D4C49">
              <w:rPr>
                <w:spacing w:val="0"/>
                <w:sz w:val="20"/>
              </w:rPr>
              <w:t>0.9</w:t>
            </w:r>
            <w:r>
              <w:rPr>
                <w:spacing w:val="0"/>
                <w:sz w:val="20"/>
              </w:rPr>
              <w:t>0</w:t>
            </w:r>
            <w:r w:rsidRPr="007D4C49">
              <w:rPr>
                <w:spacing w:val="0"/>
                <w:sz w:val="20"/>
              </w:rPr>
              <w:t xml:space="preserve"> ± 0.3</w:t>
            </w:r>
            <w:r>
              <w:rPr>
                <w:spacing w:val="0"/>
                <w:sz w:val="20"/>
              </w:rPr>
              <w:t>2</w:t>
            </w:r>
          </w:p>
        </w:tc>
        <w:tc>
          <w:tcPr>
            <w:tcW w:w="1423" w:type="dxa"/>
            <w:noWrap/>
            <w:hideMark/>
          </w:tcPr>
          <w:p w14:paraId="42931A79" w14:textId="6A34F6F2" w:rsidR="00963254" w:rsidRPr="007D4C49" w:rsidRDefault="00963254" w:rsidP="00963254">
            <w:pPr>
              <w:rPr>
                <w:spacing w:val="0"/>
                <w:sz w:val="20"/>
              </w:rPr>
            </w:pPr>
            <w:r w:rsidRPr="007D4C49">
              <w:rPr>
                <w:spacing w:val="0"/>
                <w:sz w:val="20"/>
              </w:rPr>
              <w:t>0 ± 0</w:t>
            </w:r>
          </w:p>
        </w:tc>
      </w:tr>
      <w:tr w:rsidR="003F7967" w:rsidRPr="00A754DB" w14:paraId="78A50C4A" w14:textId="77777777" w:rsidTr="00FA72B0">
        <w:trPr>
          <w:trHeight w:val="290"/>
        </w:trPr>
        <w:tc>
          <w:tcPr>
            <w:tcW w:w="3282" w:type="dxa"/>
            <w:noWrap/>
          </w:tcPr>
          <w:p w14:paraId="6EB40F6D" w14:textId="77777777" w:rsidR="00963254" w:rsidRPr="007D4C49" w:rsidRDefault="00963254" w:rsidP="00963254">
            <w:pPr>
              <w:rPr>
                <w:spacing w:val="0"/>
                <w:sz w:val="20"/>
              </w:rPr>
            </w:pPr>
          </w:p>
        </w:tc>
        <w:tc>
          <w:tcPr>
            <w:tcW w:w="173" w:type="dxa"/>
          </w:tcPr>
          <w:p w14:paraId="22040F9D" w14:textId="77777777" w:rsidR="00963254" w:rsidRPr="00F90AF9" w:rsidRDefault="00963254" w:rsidP="00963254"/>
        </w:tc>
        <w:tc>
          <w:tcPr>
            <w:tcW w:w="1379" w:type="dxa"/>
          </w:tcPr>
          <w:p w14:paraId="47086D34" w14:textId="7F5CB120" w:rsidR="00963254" w:rsidRPr="00F90AF9" w:rsidRDefault="00963254" w:rsidP="00963254">
            <w:pPr>
              <w:rPr>
                <w:spacing w:val="0"/>
                <w:sz w:val="20"/>
              </w:rPr>
            </w:pPr>
          </w:p>
        </w:tc>
        <w:tc>
          <w:tcPr>
            <w:tcW w:w="118" w:type="dxa"/>
          </w:tcPr>
          <w:p w14:paraId="741BC5F0" w14:textId="77777777" w:rsidR="00963254" w:rsidRPr="007D4C49" w:rsidRDefault="00963254" w:rsidP="00963254"/>
        </w:tc>
        <w:tc>
          <w:tcPr>
            <w:tcW w:w="705" w:type="dxa"/>
          </w:tcPr>
          <w:p w14:paraId="0CC0B34D" w14:textId="5CDF0DA8" w:rsidR="00963254" w:rsidRPr="007D4C49" w:rsidRDefault="00963254" w:rsidP="00963254">
            <w:pPr>
              <w:rPr>
                <w:spacing w:val="0"/>
                <w:sz w:val="20"/>
              </w:rPr>
            </w:pPr>
            <w:r w:rsidRPr="007D4C49">
              <w:rPr>
                <w:spacing w:val="0"/>
                <w:sz w:val="20"/>
              </w:rPr>
              <w:t>2022</w:t>
            </w:r>
          </w:p>
        </w:tc>
        <w:tc>
          <w:tcPr>
            <w:tcW w:w="1410" w:type="dxa"/>
          </w:tcPr>
          <w:p w14:paraId="39028768" w14:textId="2F92E53D" w:rsidR="00963254" w:rsidRPr="007D4C49" w:rsidRDefault="00963254" w:rsidP="00963254">
            <w:r w:rsidRPr="007D4C49">
              <w:rPr>
                <w:spacing w:val="0"/>
                <w:sz w:val="20"/>
              </w:rPr>
              <w:t>0 ± 0</w:t>
            </w:r>
          </w:p>
        </w:tc>
        <w:tc>
          <w:tcPr>
            <w:tcW w:w="1433" w:type="dxa"/>
          </w:tcPr>
          <w:p w14:paraId="464BADFD" w14:textId="6AD5BA52" w:rsidR="00963254" w:rsidRPr="007D4C49" w:rsidRDefault="00963254" w:rsidP="00963254">
            <w:r w:rsidRPr="007D4C49">
              <w:rPr>
                <w:spacing w:val="0"/>
                <w:sz w:val="20"/>
              </w:rPr>
              <w:t>0.6</w:t>
            </w:r>
            <w:r>
              <w:rPr>
                <w:spacing w:val="0"/>
                <w:sz w:val="20"/>
              </w:rPr>
              <w:t>7</w:t>
            </w:r>
            <w:r w:rsidRPr="007D4C49">
              <w:rPr>
                <w:spacing w:val="0"/>
                <w:sz w:val="20"/>
              </w:rPr>
              <w:t xml:space="preserve"> ± 0.6</w:t>
            </w:r>
            <w:r>
              <w:rPr>
                <w:spacing w:val="0"/>
                <w:sz w:val="20"/>
              </w:rPr>
              <w:t>7</w:t>
            </w:r>
          </w:p>
        </w:tc>
        <w:tc>
          <w:tcPr>
            <w:tcW w:w="1423" w:type="dxa"/>
            <w:noWrap/>
          </w:tcPr>
          <w:p w14:paraId="57AB3743" w14:textId="596301DF" w:rsidR="00963254" w:rsidRPr="007D4C49" w:rsidRDefault="00963254" w:rsidP="00963254">
            <w:pPr>
              <w:rPr>
                <w:spacing w:val="0"/>
                <w:sz w:val="20"/>
              </w:rPr>
            </w:pPr>
            <w:r w:rsidRPr="007D4C49">
              <w:rPr>
                <w:spacing w:val="0"/>
                <w:sz w:val="20"/>
              </w:rPr>
              <w:t>0.2</w:t>
            </w:r>
            <w:r>
              <w:rPr>
                <w:spacing w:val="0"/>
                <w:sz w:val="20"/>
              </w:rPr>
              <w:t>3</w:t>
            </w:r>
            <w:r w:rsidRPr="007D4C49">
              <w:rPr>
                <w:spacing w:val="0"/>
                <w:sz w:val="20"/>
              </w:rPr>
              <w:t xml:space="preserve"> ± 0.15</w:t>
            </w:r>
          </w:p>
        </w:tc>
      </w:tr>
      <w:tr w:rsidR="003F7967" w:rsidRPr="00A754DB" w14:paraId="6CA62F0D" w14:textId="77777777" w:rsidTr="00FA72B0">
        <w:trPr>
          <w:trHeight w:val="290"/>
        </w:trPr>
        <w:tc>
          <w:tcPr>
            <w:tcW w:w="3282" w:type="dxa"/>
            <w:noWrap/>
          </w:tcPr>
          <w:p w14:paraId="24933371" w14:textId="77777777" w:rsidR="00963254" w:rsidRPr="007D4C49" w:rsidRDefault="00963254" w:rsidP="00963254">
            <w:pPr>
              <w:rPr>
                <w:spacing w:val="0"/>
                <w:sz w:val="20"/>
              </w:rPr>
            </w:pPr>
          </w:p>
        </w:tc>
        <w:tc>
          <w:tcPr>
            <w:tcW w:w="173" w:type="dxa"/>
          </w:tcPr>
          <w:p w14:paraId="40E26564" w14:textId="77777777" w:rsidR="00963254" w:rsidRPr="00F90AF9" w:rsidRDefault="00963254" w:rsidP="00963254"/>
        </w:tc>
        <w:tc>
          <w:tcPr>
            <w:tcW w:w="1379" w:type="dxa"/>
          </w:tcPr>
          <w:p w14:paraId="22052A3F" w14:textId="04B8CECE" w:rsidR="00963254" w:rsidRPr="00F90AF9" w:rsidRDefault="00963254" w:rsidP="00963254">
            <w:pPr>
              <w:rPr>
                <w:spacing w:val="0"/>
                <w:sz w:val="20"/>
              </w:rPr>
            </w:pPr>
          </w:p>
        </w:tc>
        <w:tc>
          <w:tcPr>
            <w:tcW w:w="118" w:type="dxa"/>
          </w:tcPr>
          <w:p w14:paraId="6FB93B88" w14:textId="77777777" w:rsidR="00963254" w:rsidRPr="007D4C49" w:rsidRDefault="00963254" w:rsidP="00963254"/>
        </w:tc>
        <w:tc>
          <w:tcPr>
            <w:tcW w:w="705" w:type="dxa"/>
          </w:tcPr>
          <w:p w14:paraId="3E29294E" w14:textId="6C93733F" w:rsidR="00963254" w:rsidRPr="007D4C49" w:rsidRDefault="00963254" w:rsidP="00963254">
            <w:pPr>
              <w:rPr>
                <w:spacing w:val="0"/>
                <w:sz w:val="20"/>
              </w:rPr>
            </w:pPr>
          </w:p>
        </w:tc>
        <w:tc>
          <w:tcPr>
            <w:tcW w:w="1410" w:type="dxa"/>
          </w:tcPr>
          <w:p w14:paraId="0BEEC282" w14:textId="77777777" w:rsidR="00963254" w:rsidRPr="007D4C49" w:rsidRDefault="00963254" w:rsidP="00963254"/>
        </w:tc>
        <w:tc>
          <w:tcPr>
            <w:tcW w:w="1433" w:type="dxa"/>
          </w:tcPr>
          <w:p w14:paraId="3C3A7174" w14:textId="77777777" w:rsidR="00963254" w:rsidRPr="007D4C49" w:rsidRDefault="00963254" w:rsidP="00963254"/>
        </w:tc>
        <w:tc>
          <w:tcPr>
            <w:tcW w:w="1423" w:type="dxa"/>
            <w:noWrap/>
          </w:tcPr>
          <w:p w14:paraId="4C22691B" w14:textId="011275B6" w:rsidR="00963254" w:rsidRPr="007D4C49" w:rsidRDefault="00963254" w:rsidP="00963254">
            <w:pPr>
              <w:rPr>
                <w:spacing w:val="0"/>
                <w:sz w:val="20"/>
              </w:rPr>
            </w:pPr>
          </w:p>
        </w:tc>
      </w:tr>
      <w:tr w:rsidR="003F7967" w:rsidRPr="00A754DB" w14:paraId="496244BE" w14:textId="77777777" w:rsidTr="00FA72B0">
        <w:trPr>
          <w:trHeight w:val="290"/>
        </w:trPr>
        <w:tc>
          <w:tcPr>
            <w:tcW w:w="3282" w:type="dxa"/>
            <w:noWrap/>
            <w:hideMark/>
          </w:tcPr>
          <w:p w14:paraId="557C39BB" w14:textId="46808B4F" w:rsidR="00963254" w:rsidRPr="007D4C49" w:rsidRDefault="00963254" w:rsidP="00963254">
            <w:pPr>
              <w:rPr>
                <w:spacing w:val="0"/>
                <w:sz w:val="20"/>
              </w:rPr>
            </w:pPr>
            <w:r w:rsidRPr="007D4C49">
              <w:rPr>
                <w:spacing w:val="0"/>
                <w:sz w:val="20"/>
              </w:rPr>
              <w:t>Activity abundance of eurytopic species</w:t>
            </w:r>
          </w:p>
        </w:tc>
        <w:tc>
          <w:tcPr>
            <w:tcW w:w="173" w:type="dxa"/>
          </w:tcPr>
          <w:p w14:paraId="60A2D89E" w14:textId="77777777" w:rsidR="00963254" w:rsidRPr="00F90AF9" w:rsidRDefault="00963254" w:rsidP="00963254"/>
        </w:tc>
        <w:tc>
          <w:tcPr>
            <w:tcW w:w="1379" w:type="dxa"/>
          </w:tcPr>
          <w:p w14:paraId="0A2BFA21" w14:textId="614E1543" w:rsidR="00963254" w:rsidRPr="00F90AF9" w:rsidRDefault="00963254" w:rsidP="00963254">
            <w:pPr>
              <w:rPr>
                <w:spacing w:val="0"/>
                <w:sz w:val="20"/>
              </w:rPr>
            </w:pPr>
            <w:r w:rsidRPr="00F90AF9">
              <w:rPr>
                <w:spacing w:val="0"/>
                <w:sz w:val="20"/>
              </w:rPr>
              <w:t xml:space="preserve">Beetles per 84 </w:t>
            </w:r>
            <w:r w:rsidR="00AE1C1F">
              <w:rPr>
                <w:spacing w:val="0"/>
                <w:sz w:val="20"/>
              </w:rPr>
              <w:t xml:space="preserve">trap </w:t>
            </w:r>
            <w:r w:rsidRPr="00F90AF9">
              <w:rPr>
                <w:spacing w:val="0"/>
                <w:sz w:val="20"/>
              </w:rPr>
              <w:t>days</w:t>
            </w:r>
          </w:p>
        </w:tc>
        <w:tc>
          <w:tcPr>
            <w:tcW w:w="118" w:type="dxa"/>
          </w:tcPr>
          <w:p w14:paraId="34F5C78B" w14:textId="77777777" w:rsidR="00963254" w:rsidRPr="007D4C49" w:rsidRDefault="00963254" w:rsidP="00963254"/>
        </w:tc>
        <w:tc>
          <w:tcPr>
            <w:tcW w:w="705" w:type="dxa"/>
          </w:tcPr>
          <w:p w14:paraId="7F299485" w14:textId="0D91FF24" w:rsidR="00963254" w:rsidRPr="007D4C49" w:rsidRDefault="00963254" w:rsidP="00963254">
            <w:pPr>
              <w:rPr>
                <w:spacing w:val="0"/>
                <w:sz w:val="20"/>
              </w:rPr>
            </w:pPr>
            <w:r w:rsidRPr="007D4C49">
              <w:rPr>
                <w:spacing w:val="0"/>
                <w:sz w:val="20"/>
              </w:rPr>
              <w:t>2015</w:t>
            </w:r>
          </w:p>
        </w:tc>
        <w:tc>
          <w:tcPr>
            <w:tcW w:w="1410" w:type="dxa"/>
          </w:tcPr>
          <w:p w14:paraId="55CCF4DE" w14:textId="31713153" w:rsidR="00963254" w:rsidRPr="007D4C49" w:rsidRDefault="00963254" w:rsidP="00963254">
            <w:r w:rsidRPr="007D4C49">
              <w:rPr>
                <w:spacing w:val="0"/>
                <w:sz w:val="20"/>
              </w:rPr>
              <w:t>12.4 ± 3.</w:t>
            </w:r>
            <w:r>
              <w:rPr>
                <w:spacing w:val="0"/>
                <w:sz w:val="20"/>
              </w:rPr>
              <w:t>6</w:t>
            </w:r>
          </w:p>
        </w:tc>
        <w:tc>
          <w:tcPr>
            <w:tcW w:w="1433" w:type="dxa"/>
          </w:tcPr>
          <w:p w14:paraId="71D4330B" w14:textId="2459CAAF" w:rsidR="00963254" w:rsidRPr="007D4C49" w:rsidRDefault="00963254" w:rsidP="00963254">
            <w:r w:rsidRPr="007D4C49">
              <w:rPr>
                <w:spacing w:val="0"/>
                <w:sz w:val="20"/>
              </w:rPr>
              <w:t>44.2 ± 15.4</w:t>
            </w:r>
          </w:p>
        </w:tc>
        <w:tc>
          <w:tcPr>
            <w:tcW w:w="1423" w:type="dxa"/>
            <w:noWrap/>
            <w:hideMark/>
          </w:tcPr>
          <w:p w14:paraId="19BF9F0A" w14:textId="4DB9F40B" w:rsidR="00963254" w:rsidRPr="007D4C49" w:rsidRDefault="00963254" w:rsidP="00963254">
            <w:pPr>
              <w:rPr>
                <w:spacing w:val="0"/>
                <w:sz w:val="20"/>
              </w:rPr>
            </w:pPr>
            <w:r w:rsidRPr="007D4C49">
              <w:rPr>
                <w:spacing w:val="0"/>
                <w:sz w:val="20"/>
              </w:rPr>
              <w:t>12.</w:t>
            </w:r>
            <w:r>
              <w:rPr>
                <w:spacing w:val="0"/>
                <w:sz w:val="20"/>
              </w:rPr>
              <w:t>7</w:t>
            </w:r>
            <w:r w:rsidRPr="007D4C49">
              <w:rPr>
                <w:spacing w:val="0"/>
                <w:sz w:val="20"/>
              </w:rPr>
              <w:t xml:space="preserve"> ± 3.1</w:t>
            </w:r>
          </w:p>
        </w:tc>
      </w:tr>
      <w:tr w:rsidR="003F7967" w:rsidRPr="00A754DB" w14:paraId="1A808507" w14:textId="77777777" w:rsidTr="00FA72B0">
        <w:trPr>
          <w:trHeight w:val="290"/>
        </w:trPr>
        <w:tc>
          <w:tcPr>
            <w:tcW w:w="3282" w:type="dxa"/>
            <w:noWrap/>
          </w:tcPr>
          <w:p w14:paraId="78B53069" w14:textId="77777777" w:rsidR="00963254" w:rsidRPr="007D4C49" w:rsidRDefault="00963254" w:rsidP="00963254">
            <w:pPr>
              <w:rPr>
                <w:spacing w:val="0"/>
                <w:sz w:val="20"/>
              </w:rPr>
            </w:pPr>
          </w:p>
        </w:tc>
        <w:tc>
          <w:tcPr>
            <w:tcW w:w="173" w:type="dxa"/>
          </w:tcPr>
          <w:p w14:paraId="021ADCA0" w14:textId="77777777" w:rsidR="00963254" w:rsidRPr="00F90AF9" w:rsidRDefault="00963254" w:rsidP="00963254"/>
        </w:tc>
        <w:tc>
          <w:tcPr>
            <w:tcW w:w="1379" w:type="dxa"/>
          </w:tcPr>
          <w:p w14:paraId="2D04ED6C" w14:textId="135013F8" w:rsidR="00963254" w:rsidRPr="00F90AF9" w:rsidRDefault="00963254" w:rsidP="00963254">
            <w:pPr>
              <w:rPr>
                <w:spacing w:val="0"/>
                <w:sz w:val="20"/>
              </w:rPr>
            </w:pPr>
          </w:p>
        </w:tc>
        <w:tc>
          <w:tcPr>
            <w:tcW w:w="118" w:type="dxa"/>
          </w:tcPr>
          <w:p w14:paraId="68AF2AAA" w14:textId="77777777" w:rsidR="00963254" w:rsidRPr="007D4C49" w:rsidRDefault="00963254" w:rsidP="00963254"/>
        </w:tc>
        <w:tc>
          <w:tcPr>
            <w:tcW w:w="705" w:type="dxa"/>
          </w:tcPr>
          <w:p w14:paraId="5A0F1857" w14:textId="273CF5D1" w:rsidR="00963254" w:rsidRPr="007D4C49" w:rsidRDefault="00963254" w:rsidP="00963254">
            <w:pPr>
              <w:rPr>
                <w:spacing w:val="0"/>
                <w:sz w:val="20"/>
              </w:rPr>
            </w:pPr>
            <w:r w:rsidRPr="007D4C49">
              <w:rPr>
                <w:spacing w:val="0"/>
                <w:sz w:val="20"/>
              </w:rPr>
              <w:t>2022</w:t>
            </w:r>
          </w:p>
        </w:tc>
        <w:tc>
          <w:tcPr>
            <w:tcW w:w="1410" w:type="dxa"/>
          </w:tcPr>
          <w:p w14:paraId="6965B22F" w14:textId="5E7E00A9" w:rsidR="00963254" w:rsidRPr="007D4C49" w:rsidRDefault="00963254" w:rsidP="00963254">
            <w:r w:rsidRPr="007D4C49">
              <w:rPr>
                <w:spacing w:val="0"/>
                <w:sz w:val="20"/>
              </w:rPr>
              <w:t>15.5 ± 3.6</w:t>
            </w:r>
          </w:p>
        </w:tc>
        <w:tc>
          <w:tcPr>
            <w:tcW w:w="1433" w:type="dxa"/>
          </w:tcPr>
          <w:p w14:paraId="0E84BC14" w14:textId="23C16ED2" w:rsidR="00963254" w:rsidRPr="007D4C49" w:rsidRDefault="00963254" w:rsidP="00963254">
            <w:r w:rsidRPr="007D4C49">
              <w:rPr>
                <w:spacing w:val="0"/>
                <w:sz w:val="20"/>
              </w:rPr>
              <w:t>20.</w:t>
            </w:r>
            <w:r>
              <w:rPr>
                <w:spacing w:val="0"/>
                <w:sz w:val="20"/>
              </w:rPr>
              <w:t>2</w:t>
            </w:r>
            <w:r w:rsidRPr="007D4C49">
              <w:rPr>
                <w:spacing w:val="0"/>
                <w:sz w:val="20"/>
              </w:rPr>
              <w:t xml:space="preserve"> ± 8.7</w:t>
            </w:r>
          </w:p>
        </w:tc>
        <w:tc>
          <w:tcPr>
            <w:tcW w:w="1423" w:type="dxa"/>
            <w:noWrap/>
          </w:tcPr>
          <w:p w14:paraId="1025B213" w14:textId="7A3997E2" w:rsidR="00963254" w:rsidRPr="007D4C49" w:rsidRDefault="00963254" w:rsidP="00963254">
            <w:pPr>
              <w:rPr>
                <w:spacing w:val="0"/>
                <w:sz w:val="20"/>
              </w:rPr>
            </w:pPr>
            <w:r w:rsidRPr="007D4C49">
              <w:rPr>
                <w:spacing w:val="0"/>
                <w:sz w:val="20"/>
              </w:rPr>
              <w:t>11.</w:t>
            </w:r>
            <w:r>
              <w:rPr>
                <w:spacing w:val="0"/>
                <w:sz w:val="20"/>
              </w:rPr>
              <w:t>1</w:t>
            </w:r>
            <w:r w:rsidRPr="007D4C49">
              <w:rPr>
                <w:spacing w:val="0"/>
                <w:sz w:val="20"/>
              </w:rPr>
              <w:t xml:space="preserve"> ± 1.</w:t>
            </w:r>
            <w:r>
              <w:rPr>
                <w:spacing w:val="0"/>
                <w:sz w:val="20"/>
              </w:rPr>
              <w:t>4</w:t>
            </w:r>
          </w:p>
        </w:tc>
      </w:tr>
      <w:tr w:rsidR="003F7967" w:rsidRPr="00A754DB" w14:paraId="5052A138" w14:textId="77777777" w:rsidTr="00FA72B0">
        <w:trPr>
          <w:trHeight w:val="290"/>
        </w:trPr>
        <w:tc>
          <w:tcPr>
            <w:tcW w:w="3282" w:type="dxa"/>
            <w:noWrap/>
          </w:tcPr>
          <w:p w14:paraId="711BBD6A" w14:textId="77777777" w:rsidR="00963254" w:rsidRPr="007D4C49" w:rsidRDefault="00963254" w:rsidP="00963254">
            <w:pPr>
              <w:rPr>
                <w:spacing w:val="0"/>
                <w:sz w:val="20"/>
              </w:rPr>
            </w:pPr>
          </w:p>
        </w:tc>
        <w:tc>
          <w:tcPr>
            <w:tcW w:w="173" w:type="dxa"/>
          </w:tcPr>
          <w:p w14:paraId="7BA60DA2" w14:textId="77777777" w:rsidR="00963254" w:rsidRPr="00F90AF9" w:rsidRDefault="00963254" w:rsidP="00963254"/>
        </w:tc>
        <w:tc>
          <w:tcPr>
            <w:tcW w:w="1379" w:type="dxa"/>
          </w:tcPr>
          <w:p w14:paraId="00904955" w14:textId="494BCA8B" w:rsidR="00963254" w:rsidRPr="00F90AF9" w:rsidRDefault="00963254" w:rsidP="00963254">
            <w:pPr>
              <w:rPr>
                <w:spacing w:val="0"/>
                <w:sz w:val="20"/>
              </w:rPr>
            </w:pPr>
          </w:p>
        </w:tc>
        <w:tc>
          <w:tcPr>
            <w:tcW w:w="118" w:type="dxa"/>
          </w:tcPr>
          <w:p w14:paraId="33432862" w14:textId="77777777" w:rsidR="00963254" w:rsidRPr="007D4C49" w:rsidRDefault="00963254" w:rsidP="00963254"/>
        </w:tc>
        <w:tc>
          <w:tcPr>
            <w:tcW w:w="705" w:type="dxa"/>
          </w:tcPr>
          <w:p w14:paraId="503E74DB" w14:textId="75C575BF" w:rsidR="00963254" w:rsidRPr="007D4C49" w:rsidRDefault="00963254" w:rsidP="00963254">
            <w:pPr>
              <w:rPr>
                <w:spacing w:val="0"/>
                <w:sz w:val="20"/>
              </w:rPr>
            </w:pPr>
          </w:p>
        </w:tc>
        <w:tc>
          <w:tcPr>
            <w:tcW w:w="1410" w:type="dxa"/>
          </w:tcPr>
          <w:p w14:paraId="662B27C1" w14:textId="77777777" w:rsidR="00963254" w:rsidRPr="007D4C49" w:rsidRDefault="00963254" w:rsidP="00963254"/>
        </w:tc>
        <w:tc>
          <w:tcPr>
            <w:tcW w:w="1433" w:type="dxa"/>
          </w:tcPr>
          <w:p w14:paraId="773D1A1A" w14:textId="77777777" w:rsidR="00963254" w:rsidRPr="007D4C49" w:rsidRDefault="00963254" w:rsidP="00963254"/>
        </w:tc>
        <w:tc>
          <w:tcPr>
            <w:tcW w:w="1423" w:type="dxa"/>
            <w:noWrap/>
          </w:tcPr>
          <w:p w14:paraId="0715DE63" w14:textId="2CDB61A1" w:rsidR="00963254" w:rsidRPr="007D4C49" w:rsidRDefault="00963254" w:rsidP="00963254">
            <w:pPr>
              <w:rPr>
                <w:spacing w:val="0"/>
                <w:sz w:val="20"/>
              </w:rPr>
            </w:pPr>
          </w:p>
        </w:tc>
      </w:tr>
      <w:tr w:rsidR="003F7967" w:rsidRPr="00A754DB" w14:paraId="6694FE32" w14:textId="77777777" w:rsidTr="00FA72B0">
        <w:trPr>
          <w:trHeight w:val="290"/>
        </w:trPr>
        <w:tc>
          <w:tcPr>
            <w:tcW w:w="3282" w:type="dxa"/>
            <w:noWrap/>
            <w:hideMark/>
          </w:tcPr>
          <w:p w14:paraId="59F4061D" w14:textId="25389C57" w:rsidR="00963254" w:rsidRPr="007D4C49" w:rsidRDefault="00963254" w:rsidP="00963254">
            <w:pPr>
              <w:rPr>
                <w:spacing w:val="0"/>
                <w:sz w:val="20"/>
              </w:rPr>
            </w:pPr>
            <w:r w:rsidRPr="007D4C49">
              <w:rPr>
                <w:spacing w:val="0"/>
                <w:sz w:val="20"/>
              </w:rPr>
              <w:t>Activity abundance of forest-specialist species</w:t>
            </w:r>
          </w:p>
        </w:tc>
        <w:tc>
          <w:tcPr>
            <w:tcW w:w="173" w:type="dxa"/>
          </w:tcPr>
          <w:p w14:paraId="1728C969" w14:textId="77777777" w:rsidR="00963254" w:rsidRPr="00F90AF9" w:rsidRDefault="00963254" w:rsidP="00963254"/>
        </w:tc>
        <w:tc>
          <w:tcPr>
            <w:tcW w:w="1379" w:type="dxa"/>
          </w:tcPr>
          <w:p w14:paraId="67D575DF" w14:textId="65069CD6" w:rsidR="00963254" w:rsidRPr="00F90AF9" w:rsidRDefault="00963254" w:rsidP="00963254">
            <w:pPr>
              <w:rPr>
                <w:spacing w:val="0"/>
                <w:sz w:val="20"/>
              </w:rPr>
            </w:pPr>
            <w:r w:rsidRPr="00F90AF9">
              <w:rPr>
                <w:spacing w:val="0"/>
                <w:sz w:val="20"/>
              </w:rPr>
              <w:t xml:space="preserve">Beetles per 84 </w:t>
            </w:r>
            <w:r w:rsidR="00AE1C1F">
              <w:rPr>
                <w:spacing w:val="0"/>
                <w:sz w:val="20"/>
              </w:rPr>
              <w:t xml:space="preserve">trap </w:t>
            </w:r>
            <w:r w:rsidRPr="00F90AF9">
              <w:rPr>
                <w:spacing w:val="0"/>
                <w:sz w:val="20"/>
              </w:rPr>
              <w:t>days</w:t>
            </w:r>
          </w:p>
        </w:tc>
        <w:tc>
          <w:tcPr>
            <w:tcW w:w="118" w:type="dxa"/>
          </w:tcPr>
          <w:p w14:paraId="3742798E" w14:textId="77777777" w:rsidR="00963254" w:rsidRPr="007D4C49" w:rsidRDefault="00963254" w:rsidP="00963254"/>
        </w:tc>
        <w:tc>
          <w:tcPr>
            <w:tcW w:w="705" w:type="dxa"/>
          </w:tcPr>
          <w:p w14:paraId="2DEF2B0A" w14:textId="7DAED586" w:rsidR="00963254" w:rsidRPr="007D4C49" w:rsidRDefault="00963254" w:rsidP="00963254">
            <w:pPr>
              <w:rPr>
                <w:spacing w:val="0"/>
                <w:sz w:val="20"/>
              </w:rPr>
            </w:pPr>
            <w:r w:rsidRPr="007D4C49">
              <w:rPr>
                <w:spacing w:val="0"/>
                <w:sz w:val="20"/>
              </w:rPr>
              <w:t>2015</w:t>
            </w:r>
          </w:p>
        </w:tc>
        <w:tc>
          <w:tcPr>
            <w:tcW w:w="1410" w:type="dxa"/>
          </w:tcPr>
          <w:p w14:paraId="7C8B13A5" w14:textId="22EC467D" w:rsidR="00963254" w:rsidRPr="007D4C49" w:rsidRDefault="00963254" w:rsidP="00963254">
            <w:r w:rsidRPr="007D4C49">
              <w:rPr>
                <w:spacing w:val="0"/>
                <w:sz w:val="20"/>
              </w:rPr>
              <w:t>14.3 ± 4.2</w:t>
            </w:r>
          </w:p>
        </w:tc>
        <w:tc>
          <w:tcPr>
            <w:tcW w:w="1433" w:type="dxa"/>
          </w:tcPr>
          <w:p w14:paraId="760C0C3C" w14:textId="4EC5408F" w:rsidR="00963254" w:rsidRPr="007D4C49" w:rsidRDefault="00963254" w:rsidP="00963254">
            <w:r w:rsidRPr="007D4C49">
              <w:rPr>
                <w:spacing w:val="0"/>
                <w:sz w:val="20"/>
              </w:rPr>
              <w:t>37.1 ± 14.</w:t>
            </w:r>
            <w:r>
              <w:rPr>
                <w:spacing w:val="0"/>
                <w:sz w:val="20"/>
              </w:rPr>
              <w:t>3</w:t>
            </w:r>
          </w:p>
        </w:tc>
        <w:tc>
          <w:tcPr>
            <w:tcW w:w="1423" w:type="dxa"/>
            <w:noWrap/>
            <w:hideMark/>
          </w:tcPr>
          <w:p w14:paraId="019B5F41" w14:textId="0192C13E" w:rsidR="00963254" w:rsidRPr="007D4C49" w:rsidRDefault="00963254" w:rsidP="00963254">
            <w:pPr>
              <w:rPr>
                <w:spacing w:val="0"/>
                <w:sz w:val="20"/>
              </w:rPr>
            </w:pPr>
            <w:r w:rsidRPr="007D4C49">
              <w:rPr>
                <w:spacing w:val="0"/>
                <w:sz w:val="20"/>
              </w:rPr>
              <w:t>13.9 ± 2.</w:t>
            </w:r>
            <w:r>
              <w:rPr>
                <w:spacing w:val="0"/>
                <w:sz w:val="20"/>
              </w:rPr>
              <w:t>8</w:t>
            </w:r>
          </w:p>
        </w:tc>
      </w:tr>
      <w:tr w:rsidR="003F7967" w:rsidRPr="00A754DB" w14:paraId="01DBC1D7" w14:textId="77777777" w:rsidTr="00FA72B0">
        <w:trPr>
          <w:trHeight w:val="290"/>
        </w:trPr>
        <w:tc>
          <w:tcPr>
            <w:tcW w:w="3282" w:type="dxa"/>
            <w:noWrap/>
          </w:tcPr>
          <w:p w14:paraId="4D9D96B1" w14:textId="77777777" w:rsidR="00963254" w:rsidRPr="007D4C49" w:rsidRDefault="00963254" w:rsidP="00963254">
            <w:pPr>
              <w:rPr>
                <w:spacing w:val="0"/>
                <w:sz w:val="20"/>
              </w:rPr>
            </w:pPr>
          </w:p>
        </w:tc>
        <w:tc>
          <w:tcPr>
            <w:tcW w:w="173" w:type="dxa"/>
          </w:tcPr>
          <w:p w14:paraId="7042CA3F" w14:textId="77777777" w:rsidR="00963254" w:rsidRPr="00F90AF9" w:rsidRDefault="00963254" w:rsidP="00963254"/>
        </w:tc>
        <w:tc>
          <w:tcPr>
            <w:tcW w:w="1379" w:type="dxa"/>
          </w:tcPr>
          <w:p w14:paraId="2FBAD68E" w14:textId="3132430B" w:rsidR="00963254" w:rsidRPr="00F90AF9" w:rsidRDefault="00963254" w:rsidP="00963254">
            <w:pPr>
              <w:rPr>
                <w:spacing w:val="0"/>
                <w:sz w:val="20"/>
              </w:rPr>
            </w:pPr>
          </w:p>
        </w:tc>
        <w:tc>
          <w:tcPr>
            <w:tcW w:w="118" w:type="dxa"/>
          </w:tcPr>
          <w:p w14:paraId="1D0DB34A" w14:textId="77777777" w:rsidR="00963254" w:rsidRPr="007D4C49" w:rsidRDefault="00963254" w:rsidP="00963254"/>
        </w:tc>
        <w:tc>
          <w:tcPr>
            <w:tcW w:w="705" w:type="dxa"/>
          </w:tcPr>
          <w:p w14:paraId="31AAD90C" w14:textId="397372F3" w:rsidR="00963254" w:rsidRPr="007D4C49" w:rsidRDefault="00963254" w:rsidP="00963254">
            <w:pPr>
              <w:rPr>
                <w:spacing w:val="0"/>
                <w:sz w:val="20"/>
              </w:rPr>
            </w:pPr>
            <w:r w:rsidRPr="007D4C49">
              <w:rPr>
                <w:spacing w:val="0"/>
                <w:sz w:val="20"/>
              </w:rPr>
              <w:t>2022</w:t>
            </w:r>
          </w:p>
        </w:tc>
        <w:tc>
          <w:tcPr>
            <w:tcW w:w="1410" w:type="dxa"/>
          </w:tcPr>
          <w:p w14:paraId="32700FCE" w14:textId="5D58DCE2" w:rsidR="00963254" w:rsidRPr="007D4C49" w:rsidRDefault="00963254" w:rsidP="00963254">
            <w:r w:rsidRPr="007D4C49">
              <w:rPr>
                <w:spacing w:val="0"/>
                <w:sz w:val="20"/>
              </w:rPr>
              <w:t>13.</w:t>
            </w:r>
            <w:r>
              <w:rPr>
                <w:spacing w:val="0"/>
                <w:sz w:val="20"/>
              </w:rPr>
              <w:t>7</w:t>
            </w:r>
            <w:r w:rsidRPr="007D4C49">
              <w:rPr>
                <w:spacing w:val="0"/>
                <w:sz w:val="20"/>
              </w:rPr>
              <w:t xml:space="preserve"> ± 3.2</w:t>
            </w:r>
          </w:p>
        </w:tc>
        <w:tc>
          <w:tcPr>
            <w:tcW w:w="1433" w:type="dxa"/>
          </w:tcPr>
          <w:p w14:paraId="69EFBB0E" w14:textId="004A98BA" w:rsidR="00963254" w:rsidRPr="007D4C49" w:rsidRDefault="00963254" w:rsidP="00963254">
            <w:r w:rsidRPr="007D4C49">
              <w:rPr>
                <w:spacing w:val="0"/>
                <w:sz w:val="20"/>
              </w:rPr>
              <w:t>9.3 ± 1.9</w:t>
            </w:r>
          </w:p>
        </w:tc>
        <w:tc>
          <w:tcPr>
            <w:tcW w:w="1423" w:type="dxa"/>
            <w:noWrap/>
          </w:tcPr>
          <w:p w14:paraId="0255658C" w14:textId="5285969C" w:rsidR="00963254" w:rsidRPr="007D4C49" w:rsidRDefault="00963254" w:rsidP="00963254">
            <w:pPr>
              <w:rPr>
                <w:spacing w:val="0"/>
                <w:sz w:val="20"/>
              </w:rPr>
            </w:pPr>
            <w:r w:rsidRPr="007D4C49">
              <w:rPr>
                <w:spacing w:val="0"/>
                <w:sz w:val="20"/>
              </w:rPr>
              <w:t>11.6 ± 2.1</w:t>
            </w:r>
          </w:p>
        </w:tc>
      </w:tr>
      <w:tr w:rsidR="003F7967" w:rsidRPr="00A754DB" w14:paraId="491F1A6F" w14:textId="77777777" w:rsidTr="00FA72B0">
        <w:trPr>
          <w:trHeight w:val="290"/>
        </w:trPr>
        <w:tc>
          <w:tcPr>
            <w:tcW w:w="3282" w:type="dxa"/>
            <w:noWrap/>
          </w:tcPr>
          <w:p w14:paraId="4197A8B8" w14:textId="77777777" w:rsidR="00963254" w:rsidRPr="007D4C49" w:rsidRDefault="00963254" w:rsidP="00963254">
            <w:pPr>
              <w:rPr>
                <w:spacing w:val="0"/>
                <w:sz w:val="20"/>
              </w:rPr>
            </w:pPr>
          </w:p>
        </w:tc>
        <w:tc>
          <w:tcPr>
            <w:tcW w:w="173" w:type="dxa"/>
          </w:tcPr>
          <w:p w14:paraId="04154B5A" w14:textId="77777777" w:rsidR="00963254" w:rsidRPr="00F90AF9" w:rsidRDefault="00963254" w:rsidP="00963254"/>
        </w:tc>
        <w:tc>
          <w:tcPr>
            <w:tcW w:w="1379" w:type="dxa"/>
          </w:tcPr>
          <w:p w14:paraId="67D93F08" w14:textId="2FA5BB75" w:rsidR="00963254" w:rsidRPr="00F90AF9" w:rsidRDefault="00963254" w:rsidP="00963254">
            <w:pPr>
              <w:rPr>
                <w:spacing w:val="0"/>
                <w:sz w:val="20"/>
              </w:rPr>
            </w:pPr>
          </w:p>
        </w:tc>
        <w:tc>
          <w:tcPr>
            <w:tcW w:w="118" w:type="dxa"/>
          </w:tcPr>
          <w:p w14:paraId="45A793BA" w14:textId="77777777" w:rsidR="00963254" w:rsidRPr="007D4C49" w:rsidRDefault="00963254" w:rsidP="00963254"/>
        </w:tc>
        <w:tc>
          <w:tcPr>
            <w:tcW w:w="705" w:type="dxa"/>
          </w:tcPr>
          <w:p w14:paraId="723063D2" w14:textId="65C4B02D" w:rsidR="00963254" w:rsidRPr="007D4C49" w:rsidRDefault="00963254" w:rsidP="00963254">
            <w:pPr>
              <w:rPr>
                <w:spacing w:val="0"/>
                <w:sz w:val="20"/>
              </w:rPr>
            </w:pPr>
          </w:p>
        </w:tc>
        <w:tc>
          <w:tcPr>
            <w:tcW w:w="1410" w:type="dxa"/>
          </w:tcPr>
          <w:p w14:paraId="3D4C4AF5" w14:textId="77777777" w:rsidR="00963254" w:rsidRPr="007D4C49" w:rsidRDefault="00963254" w:rsidP="00963254"/>
        </w:tc>
        <w:tc>
          <w:tcPr>
            <w:tcW w:w="1433" w:type="dxa"/>
          </w:tcPr>
          <w:p w14:paraId="0B834132" w14:textId="77777777" w:rsidR="00963254" w:rsidRPr="007D4C49" w:rsidRDefault="00963254" w:rsidP="00963254"/>
        </w:tc>
        <w:tc>
          <w:tcPr>
            <w:tcW w:w="1423" w:type="dxa"/>
            <w:noWrap/>
          </w:tcPr>
          <w:p w14:paraId="45726C58" w14:textId="581DD50D" w:rsidR="00963254" w:rsidRPr="007D4C49" w:rsidRDefault="00963254" w:rsidP="00963254">
            <w:pPr>
              <w:rPr>
                <w:spacing w:val="0"/>
                <w:sz w:val="20"/>
              </w:rPr>
            </w:pPr>
          </w:p>
        </w:tc>
      </w:tr>
      <w:tr w:rsidR="003F7967" w:rsidRPr="00A754DB" w14:paraId="4CB26B2A" w14:textId="77777777" w:rsidTr="00FA72B0">
        <w:trPr>
          <w:trHeight w:val="290"/>
        </w:trPr>
        <w:tc>
          <w:tcPr>
            <w:tcW w:w="3282" w:type="dxa"/>
            <w:noWrap/>
            <w:hideMark/>
          </w:tcPr>
          <w:p w14:paraId="7CE8B4C8" w14:textId="5E6C3176" w:rsidR="00963254" w:rsidRPr="007D4C49" w:rsidRDefault="00963254" w:rsidP="00963254">
            <w:pPr>
              <w:rPr>
                <w:spacing w:val="0"/>
                <w:sz w:val="20"/>
              </w:rPr>
            </w:pPr>
            <w:r w:rsidRPr="007D4C49">
              <w:rPr>
                <w:spacing w:val="0"/>
                <w:sz w:val="20"/>
              </w:rPr>
              <w:t>Species richness</w:t>
            </w:r>
          </w:p>
        </w:tc>
        <w:tc>
          <w:tcPr>
            <w:tcW w:w="173" w:type="dxa"/>
          </w:tcPr>
          <w:p w14:paraId="0E32D206" w14:textId="77777777" w:rsidR="00963254" w:rsidRPr="00F90AF9" w:rsidRDefault="00963254" w:rsidP="00963254"/>
        </w:tc>
        <w:tc>
          <w:tcPr>
            <w:tcW w:w="1379" w:type="dxa"/>
          </w:tcPr>
          <w:p w14:paraId="56C74956" w14:textId="35D38219" w:rsidR="00963254" w:rsidRPr="00F90AF9" w:rsidRDefault="00963254" w:rsidP="00963254">
            <w:pPr>
              <w:rPr>
                <w:spacing w:val="0"/>
                <w:sz w:val="20"/>
              </w:rPr>
            </w:pPr>
            <w:r w:rsidRPr="00F90AF9">
              <w:rPr>
                <w:spacing w:val="0"/>
                <w:sz w:val="20"/>
              </w:rPr>
              <w:t>Number of species</w:t>
            </w:r>
          </w:p>
        </w:tc>
        <w:tc>
          <w:tcPr>
            <w:tcW w:w="118" w:type="dxa"/>
          </w:tcPr>
          <w:p w14:paraId="00A75CB7" w14:textId="77777777" w:rsidR="00963254" w:rsidRPr="007D4C49" w:rsidRDefault="00963254" w:rsidP="00963254"/>
        </w:tc>
        <w:tc>
          <w:tcPr>
            <w:tcW w:w="705" w:type="dxa"/>
          </w:tcPr>
          <w:p w14:paraId="164FF6FF" w14:textId="1050A3C4" w:rsidR="00963254" w:rsidRPr="007D4C49" w:rsidRDefault="00963254" w:rsidP="00963254">
            <w:pPr>
              <w:rPr>
                <w:spacing w:val="0"/>
                <w:sz w:val="20"/>
              </w:rPr>
            </w:pPr>
            <w:r w:rsidRPr="007D4C49">
              <w:rPr>
                <w:spacing w:val="0"/>
                <w:sz w:val="20"/>
              </w:rPr>
              <w:t>2015</w:t>
            </w:r>
          </w:p>
        </w:tc>
        <w:tc>
          <w:tcPr>
            <w:tcW w:w="1410" w:type="dxa"/>
          </w:tcPr>
          <w:p w14:paraId="40A4148C" w14:textId="351EC223" w:rsidR="00963254" w:rsidRPr="007D4C49" w:rsidRDefault="00963254" w:rsidP="00963254">
            <w:r w:rsidRPr="007D4C49">
              <w:rPr>
                <w:spacing w:val="0"/>
                <w:sz w:val="20"/>
              </w:rPr>
              <w:t>8</w:t>
            </w:r>
            <w:r>
              <w:rPr>
                <w:spacing w:val="0"/>
                <w:sz w:val="20"/>
              </w:rPr>
              <w:t>.0</w:t>
            </w:r>
            <w:r w:rsidRPr="007D4C49">
              <w:rPr>
                <w:spacing w:val="0"/>
                <w:sz w:val="20"/>
              </w:rPr>
              <w:t xml:space="preserve"> ± 1.6</w:t>
            </w:r>
          </w:p>
        </w:tc>
        <w:tc>
          <w:tcPr>
            <w:tcW w:w="1433" w:type="dxa"/>
          </w:tcPr>
          <w:p w14:paraId="105DDBF1" w14:textId="48D1C4D4" w:rsidR="00963254" w:rsidRPr="007D4C49" w:rsidRDefault="00963254" w:rsidP="00963254">
            <w:r w:rsidRPr="007D4C49">
              <w:rPr>
                <w:spacing w:val="0"/>
                <w:sz w:val="20"/>
              </w:rPr>
              <w:t>11.</w:t>
            </w:r>
            <w:r>
              <w:rPr>
                <w:spacing w:val="0"/>
                <w:sz w:val="20"/>
              </w:rPr>
              <w:t>7</w:t>
            </w:r>
            <w:r w:rsidRPr="007D4C49">
              <w:rPr>
                <w:spacing w:val="0"/>
                <w:sz w:val="20"/>
              </w:rPr>
              <w:t xml:space="preserve"> ± 0.8</w:t>
            </w:r>
          </w:p>
        </w:tc>
        <w:tc>
          <w:tcPr>
            <w:tcW w:w="1423" w:type="dxa"/>
            <w:noWrap/>
            <w:hideMark/>
          </w:tcPr>
          <w:p w14:paraId="066C451C" w14:textId="391FB48A" w:rsidR="00963254" w:rsidRPr="007D4C49" w:rsidRDefault="00963254" w:rsidP="00963254">
            <w:pPr>
              <w:rPr>
                <w:spacing w:val="0"/>
                <w:sz w:val="20"/>
              </w:rPr>
            </w:pPr>
            <w:r w:rsidRPr="007D4C49">
              <w:rPr>
                <w:spacing w:val="0"/>
                <w:sz w:val="20"/>
              </w:rPr>
              <w:t>6.</w:t>
            </w:r>
            <w:r>
              <w:rPr>
                <w:spacing w:val="0"/>
                <w:sz w:val="20"/>
              </w:rPr>
              <w:t>7</w:t>
            </w:r>
            <w:r w:rsidRPr="007D4C49">
              <w:rPr>
                <w:spacing w:val="0"/>
                <w:sz w:val="20"/>
              </w:rPr>
              <w:t xml:space="preserve"> ± 0.</w:t>
            </w:r>
            <w:r>
              <w:rPr>
                <w:spacing w:val="0"/>
                <w:sz w:val="20"/>
              </w:rPr>
              <w:t>7</w:t>
            </w:r>
          </w:p>
        </w:tc>
      </w:tr>
      <w:tr w:rsidR="003F7967" w:rsidRPr="00A754DB" w14:paraId="70110CC7" w14:textId="77777777" w:rsidTr="00FA72B0">
        <w:trPr>
          <w:trHeight w:val="290"/>
        </w:trPr>
        <w:tc>
          <w:tcPr>
            <w:tcW w:w="3282" w:type="dxa"/>
            <w:noWrap/>
          </w:tcPr>
          <w:p w14:paraId="50E56958" w14:textId="77777777" w:rsidR="00963254" w:rsidRPr="007D4C49" w:rsidRDefault="00963254" w:rsidP="00963254">
            <w:pPr>
              <w:rPr>
                <w:spacing w:val="0"/>
                <w:sz w:val="20"/>
              </w:rPr>
            </w:pPr>
          </w:p>
        </w:tc>
        <w:tc>
          <w:tcPr>
            <w:tcW w:w="173" w:type="dxa"/>
          </w:tcPr>
          <w:p w14:paraId="4EA55CF1" w14:textId="77777777" w:rsidR="00963254" w:rsidRPr="00F90AF9" w:rsidRDefault="00963254" w:rsidP="00963254"/>
        </w:tc>
        <w:tc>
          <w:tcPr>
            <w:tcW w:w="1379" w:type="dxa"/>
          </w:tcPr>
          <w:p w14:paraId="34B151AE" w14:textId="12E3F7C8" w:rsidR="00963254" w:rsidRPr="00F90AF9" w:rsidRDefault="00963254" w:rsidP="00963254">
            <w:pPr>
              <w:rPr>
                <w:spacing w:val="0"/>
                <w:sz w:val="20"/>
              </w:rPr>
            </w:pPr>
          </w:p>
        </w:tc>
        <w:tc>
          <w:tcPr>
            <w:tcW w:w="118" w:type="dxa"/>
          </w:tcPr>
          <w:p w14:paraId="699B63A0" w14:textId="77777777" w:rsidR="00963254" w:rsidRPr="007D4C49" w:rsidRDefault="00963254" w:rsidP="00963254"/>
        </w:tc>
        <w:tc>
          <w:tcPr>
            <w:tcW w:w="705" w:type="dxa"/>
          </w:tcPr>
          <w:p w14:paraId="0C0746CA" w14:textId="33233B01" w:rsidR="00963254" w:rsidRPr="007D4C49" w:rsidRDefault="00963254" w:rsidP="00963254">
            <w:pPr>
              <w:rPr>
                <w:spacing w:val="0"/>
                <w:sz w:val="20"/>
              </w:rPr>
            </w:pPr>
            <w:r w:rsidRPr="007D4C49">
              <w:rPr>
                <w:spacing w:val="0"/>
                <w:sz w:val="20"/>
              </w:rPr>
              <w:t>2022</w:t>
            </w:r>
          </w:p>
        </w:tc>
        <w:tc>
          <w:tcPr>
            <w:tcW w:w="1410" w:type="dxa"/>
          </w:tcPr>
          <w:p w14:paraId="5BEBFD31" w14:textId="780A921A" w:rsidR="00963254" w:rsidRPr="007D4C49" w:rsidRDefault="00963254" w:rsidP="00963254">
            <w:r w:rsidRPr="007D4C49">
              <w:rPr>
                <w:spacing w:val="0"/>
                <w:sz w:val="20"/>
              </w:rPr>
              <w:t>9.5 ± 1.3</w:t>
            </w:r>
          </w:p>
        </w:tc>
        <w:tc>
          <w:tcPr>
            <w:tcW w:w="1433" w:type="dxa"/>
          </w:tcPr>
          <w:p w14:paraId="1021FAE4" w14:textId="3278C7C5" w:rsidR="00963254" w:rsidRPr="007D4C49" w:rsidRDefault="00963254" w:rsidP="00963254">
            <w:r w:rsidRPr="007D4C49">
              <w:rPr>
                <w:spacing w:val="0"/>
                <w:sz w:val="20"/>
              </w:rPr>
              <w:t>9.8 ± 1.</w:t>
            </w:r>
            <w:r>
              <w:rPr>
                <w:spacing w:val="0"/>
                <w:sz w:val="20"/>
              </w:rPr>
              <w:t>1</w:t>
            </w:r>
          </w:p>
        </w:tc>
        <w:tc>
          <w:tcPr>
            <w:tcW w:w="1423" w:type="dxa"/>
            <w:noWrap/>
          </w:tcPr>
          <w:p w14:paraId="0E33637D" w14:textId="70CD5425" w:rsidR="00963254" w:rsidRPr="007D4C49" w:rsidRDefault="00963254" w:rsidP="00963254">
            <w:pPr>
              <w:rPr>
                <w:spacing w:val="0"/>
                <w:sz w:val="20"/>
              </w:rPr>
            </w:pPr>
            <w:r w:rsidRPr="007D4C49">
              <w:rPr>
                <w:spacing w:val="0"/>
                <w:sz w:val="20"/>
              </w:rPr>
              <w:t>8.3 ± 0.</w:t>
            </w:r>
            <w:r>
              <w:rPr>
                <w:spacing w:val="0"/>
                <w:sz w:val="20"/>
              </w:rPr>
              <w:t>8</w:t>
            </w:r>
          </w:p>
        </w:tc>
      </w:tr>
      <w:tr w:rsidR="003F7967" w:rsidRPr="00A754DB" w14:paraId="3A73B198" w14:textId="77777777" w:rsidTr="00FA72B0">
        <w:trPr>
          <w:trHeight w:val="290"/>
        </w:trPr>
        <w:tc>
          <w:tcPr>
            <w:tcW w:w="3282" w:type="dxa"/>
            <w:noWrap/>
          </w:tcPr>
          <w:p w14:paraId="3668EF2E" w14:textId="77777777" w:rsidR="00963254" w:rsidRPr="007D4C49" w:rsidRDefault="00963254" w:rsidP="00963254">
            <w:pPr>
              <w:rPr>
                <w:spacing w:val="0"/>
                <w:sz w:val="20"/>
              </w:rPr>
            </w:pPr>
          </w:p>
        </w:tc>
        <w:tc>
          <w:tcPr>
            <w:tcW w:w="173" w:type="dxa"/>
          </w:tcPr>
          <w:p w14:paraId="01A9C547" w14:textId="77777777" w:rsidR="00963254" w:rsidRPr="00F90AF9" w:rsidRDefault="00963254" w:rsidP="00963254"/>
        </w:tc>
        <w:tc>
          <w:tcPr>
            <w:tcW w:w="1379" w:type="dxa"/>
          </w:tcPr>
          <w:p w14:paraId="75F8292C" w14:textId="707633AF" w:rsidR="00963254" w:rsidRPr="00F90AF9" w:rsidRDefault="00963254" w:rsidP="00963254">
            <w:pPr>
              <w:rPr>
                <w:spacing w:val="0"/>
                <w:sz w:val="20"/>
              </w:rPr>
            </w:pPr>
          </w:p>
        </w:tc>
        <w:tc>
          <w:tcPr>
            <w:tcW w:w="118" w:type="dxa"/>
          </w:tcPr>
          <w:p w14:paraId="0B42D4C6" w14:textId="77777777" w:rsidR="00963254" w:rsidRPr="007D4C49" w:rsidRDefault="00963254" w:rsidP="00963254"/>
        </w:tc>
        <w:tc>
          <w:tcPr>
            <w:tcW w:w="705" w:type="dxa"/>
          </w:tcPr>
          <w:p w14:paraId="72AC918C" w14:textId="2F63305B" w:rsidR="00963254" w:rsidRPr="007D4C49" w:rsidRDefault="00963254" w:rsidP="00963254">
            <w:pPr>
              <w:rPr>
                <w:spacing w:val="0"/>
                <w:sz w:val="20"/>
              </w:rPr>
            </w:pPr>
          </w:p>
        </w:tc>
        <w:tc>
          <w:tcPr>
            <w:tcW w:w="1410" w:type="dxa"/>
          </w:tcPr>
          <w:p w14:paraId="02F7C219" w14:textId="77777777" w:rsidR="00963254" w:rsidRPr="007D4C49" w:rsidRDefault="00963254" w:rsidP="00963254"/>
        </w:tc>
        <w:tc>
          <w:tcPr>
            <w:tcW w:w="1433" w:type="dxa"/>
          </w:tcPr>
          <w:p w14:paraId="1A1E259B" w14:textId="77777777" w:rsidR="00963254" w:rsidRPr="007D4C49" w:rsidRDefault="00963254" w:rsidP="00963254"/>
        </w:tc>
        <w:tc>
          <w:tcPr>
            <w:tcW w:w="1423" w:type="dxa"/>
            <w:noWrap/>
          </w:tcPr>
          <w:p w14:paraId="61589FE5" w14:textId="2F097D71" w:rsidR="00963254" w:rsidRPr="007D4C49" w:rsidRDefault="00963254" w:rsidP="00963254">
            <w:pPr>
              <w:rPr>
                <w:spacing w:val="0"/>
                <w:sz w:val="20"/>
              </w:rPr>
            </w:pPr>
          </w:p>
        </w:tc>
      </w:tr>
      <w:tr w:rsidR="003F7967" w:rsidRPr="00A754DB" w14:paraId="05A6AB85" w14:textId="77777777" w:rsidTr="00FA72B0">
        <w:trPr>
          <w:trHeight w:val="290"/>
        </w:trPr>
        <w:tc>
          <w:tcPr>
            <w:tcW w:w="3282" w:type="dxa"/>
            <w:noWrap/>
            <w:hideMark/>
          </w:tcPr>
          <w:p w14:paraId="73C5FD20" w14:textId="6B53EACC" w:rsidR="00963254" w:rsidRPr="007D4C49" w:rsidRDefault="00963254" w:rsidP="00963254">
            <w:pPr>
              <w:rPr>
                <w:spacing w:val="0"/>
                <w:sz w:val="20"/>
              </w:rPr>
            </w:pPr>
            <w:r w:rsidRPr="007D4C49">
              <w:rPr>
                <w:spacing w:val="0"/>
                <w:sz w:val="20"/>
              </w:rPr>
              <w:t>Shannon diversity</w:t>
            </w:r>
          </w:p>
        </w:tc>
        <w:tc>
          <w:tcPr>
            <w:tcW w:w="173" w:type="dxa"/>
          </w:tcPr>
          <w:p w14:paraId="7F9158B7" w14:textId="77777777" w:rsidR="00963254" w:rsidRPr="00F90AF9" w:rsidRDefault="00963254" w:rsidP="00963254"/>
        </w:tc>
        <w:tc>
          <w:tcPr>
            <w:tcW w:w="1379" w:type="dxa"/>
          </w:tcPr>
          <w:p w14:paraId="5340399C" w14:textId="6947B901" w:rsidR="00963254" w:rsidRPr="00F90AF9" w:rsidRDefault="00963254" w:rsidP="00963254">
            <w:pPr>
              <w:rPr>
                <w:spacing w:val="0"/>
                <w:sz w:val="20"/>
              </w:rPr>
            </w:pPr>
            <w:r w:rsidRPr="00F90AF9">
              <w:rPr>
                <w:spacing w:val="0"/>
                <w:sz w:val="20"/>
              </w:rPr>
              <w:t>Effective number of species</w:t>
            </w:r>
          </w:p>
        </w:tc>
        <w:tc>
          <w:tcPr>
            <w:tcW w:w="118" w:type="dxa"/>
          </w:tcPr>
          <w:p w14:paraId="08B95BA9" w14:textId="77777777" w:rsidR="00963254" w:rsidRPr="007D4C49" w:rsidRDefault="00963254" w:rsidP="00963254"/>
        </w:tc>
        <w:tc>
          <w:tcPr>
            <w:tcW w:w="705" w:type="dxa"/>
          </w:tcPr>
          <w:p w14:paraId="207D7B3F" w14:textId="3B24AACD" w:rsidR="00963254" w:rsidRPr="007D4C49" w:rsidRDefault="00963254" w:rsidP="00963254">
            <w:pPr>
              <w:rPr>
                <w:spacing w:val="0"/>
                <w:sz w:val="20"/>
              </w:rPr>
            </w:pPr>
            <w:r w:rsidRPr="007D4C49">
              <w:rPr>
                <w:spacing w:val="0"/>
                <w:sz w:val="20"/>
              </w:rPr>
              <w:t>2015</w:t>
            </w:r>
          </w:p>
        </w:tc>
        <w:tc>
          <w:tcPr>
            <w:tcW w:w="1410" w:type="dxa"/>
          </w:tcPr>
          <w:p w14:paraId="32F8D244" w14:textId="4893E409" w:rsidR="00963254" w:rsidRPr="007D4C49" w:rsidRDefault="00963254" w:rsidP="00963254">
            <w:r w:rsidRPr="007D4C49">
              <w:rPr>
                <w:spacing w:val="0"/>
                <w:sz w:val="20"/>
              </w:rPr>
              <w:t>6.</w:t>
            </w:r>
            <w:r>
              <w:rPr>
                <w:spacing w:val="0"/>
                <w:sz w:val="20"/>
              </w:rPr>
              <w:t>5</w:t>
            </w:r>
            <w:r w:rsidRPr="007D4C49">
              <w:rPr>
                <w:spacing w:val="0"/>
                <w:sz w:val="20"/>
              </w:rPr>
              <w:t xml:space="preserve"> ± 1.2</w:t>
            </w:r>
          </w:p>
        </w:tc>
        <w:tc>
          <w:tcPr>
            <w:tcW w:w="1433" w:type="dxa"/>
          </w:tcPr>
          <w:p w14:paraId="6883CD52" w14:textId="5E948EC1" w:rsidR="00963254" w:rsidRPr="007D4C49" w:rsidRDefault="00963254" w:rsidP="00963254">
            <w:r w:rsidRPr="007D4C49">
              <w:rPr>
                <w:spacing w:val="0"/>
                <w:sz w:val="20"/>
              </w:rPr>
              <w:t>6.3 ± 1.0</w:t>
            </w:r>
          </w:p>
        </w:tc>
        <w:tc>
          <w:tcPr>
            <w:tcW w:w="1423" w:type="dxa"/>
            <w:noWrap/>
            <w:hideMark/>
          </w:tcPr>
          <w:p w14:paraId="0D8CB0C9" w14:textId="21C6F3CD" w:rsidR="00963254" w:rsidRPr="007D4C49" w:rsidRDefault="00963254" w:rsidP="00963254">
            <w:pPr>
              <w:rPr>
                <w:spacing w:val="0"/>
                <w:sz w:val="20"/>
              </w:rPr>
            </w:pPr>
            <w:r w:rsidRPr="007D4C49">
              <w:rPr>
                <w:spacing w:val="0"/>
                <w:sz w:val="20"/>
              </w:rPr>
              <w:t>5.1 ± 0.5</w:t>
            </w:r>
          </w:p>
        </w:tc>
      </w:tr>
      <w:tr w:rsidR="003F7967" w:rsidRPr="00A754DB" w14:paraId="3282A447" w14:textId="77777777" w:rsidTr="00FA72B0">
        <w:trPr>
          <w:trHeight w:val="290"/>
        </w:trPr>
        <w:tc>
          <w:tcPr>
            <w:tcW w:w="3282" w:type="dxa"/>
            <w:noWrap/>
          </w:tcPr>
          <w:p w14:paraId="413F395B" w14:textId="77777777" w:rsidR="00963254" w:rsidRPr="007D4C49" w:rsidRDefault="00963254" w:rsidP="00963254">
            <w:pPr>
              <w:rPr>
                <w:spacing w:val="0"/>
                <w:sz w:val="20"/>
              </w:rPr>
            </w:pPr>
          </w:p>
        </w:tc>
        <w:tc>
          <w:tcPr>
            <w:tcW w:w="173" w:type="dxa"/>
          </w:tcPr>
          <w:p w14:paraId="18976F0F" w14:textId="77777777" w:rsidR="00963254" w:rsidRPr="00F90AF9" w:rsidRDefault="00963254" w:rsidP="00963254"/>
        </w:tc>
        <w:tc>
          <w:tcPr>
            <w:tcW w:w="1379" w:type="dxa"/>
          </w:tcPr>
          <w:p w14:paraId="01A8F91C" w14:textId="2ABC65BB" w:rsidR="00963254" w:rsidRPr="00F90AF9" w:rsidRDefault="00963254" w:rsidP="00963254">
            <w:pPr>
              <w:rPr>
                <w:spacing w:val="0"/>
                <w:sz w:val="20"/>
              </w:rPr>
            </w:pPr>
          </w:p>
        </w:tc>
        <w:tc>
          <w:tcPr>
            <w:tcW w:w="118" w:type="dxa"/>
          </w:tcPr>
          <w:p w14:paraId="0C20C62D" w14:textId="77777777" w:rsidR="00963254" w:rsidRPr="007D4C49" w:rsidRDefault="00963254" w:rsidP="00963254"/>
        </w:tc>
        <w:tc>
          <w:tcPr>
            <w:tcW w:w="705" w:type="dxa"/>
          </w:tcPr>
          <w:p w14:paraId="31884096" w14:textId="4CD11509" w:rsidR="00963254" w:rsidRPr="007D4C49" w:rsidRDefault="00963254" w:rsidP="00963254">
            <w:pPr>
              <w:rPr>
                <w:spacing w:val="0"/>
                <w:sz w:val="20"/>
              </w:rPr>
            </w:pPr>
            <w:r w:rsidRPr="007D4C49">
              <w:rPr>
                <w:spacing w:val="0"/>
                <w:sz w:val="20"/>
              </w:rPr>
              <w:t>2022</w:t>
            </w:r>
          </w:p>
        </w:tc>
        <w:tc>
          <w:tcPr>
            <w:tcW w:w="1410" w:type="dxa"/>
          </w:tcPr>
          <w:p w14:paraId="6F00E065" w14:textId="6C9FF905" w:rsidR="00963254" w:rsidRPr="007D4C49" w:rsidRDefault="00963254" w:rsidP="00963254">
            <w:r>
              <w:rPr>
                <w:spacing w:val="0"/>
                <w:sz w:val="20"/>
              </w:rPr>
              <w:t>7.0</w:t>
            </w:r>
            <w:r w:rsidRPr="007D4C49">
              <w:rPr>
                <w:spacing w:val="0"/>
                <w:sz w:val="20"/>
              </w:rPr>
              <w:t xml:space="preserve"> ± 0.</w:t>
            </w:r>
            <w:r>
              <w:rPr>
                <w:spacing w:val="0"/>
                <w:sz w:val="20"/>
              </w:rPr>
              <w:t>9</w:t>
            </w:r>
          </w:p>
        </w:tc>
        <w:tc>
          <w:tcPr>
            <w:tcW w:w="1433" w:type="dxa"/>
          </w:tcPr>
          <w:p w14:paraId="2DE14DF9" w14:textId="0435792E" w:rsidR="00963254" w:rsidRPr="007D4C49" w:rsidRDefault="00963254" w:rsidP="00963254">
            <w:r w:rsidRPr="007D4C49">
              <w:rPr>
                <w:spacing w:val="0"/>
                <w:sz w:val="20"/>
              </w:rPr>
              <w:t xml:space="preserve">6.7 ± </w:t>
            </w:r>
            <w:r>
              <w:rPr>
                <w:spacing w:val="0"/>
                <w:sz w:val="20"/>
              </w:rPr>
              <w:t>1.0</w:t>
            </w:r>
          </w:p>
        </w:tc>
        <w:tc>
          <w:tcPr>
            <w:tcW w:w="1423" w:type="dxa"/>
            <w:noWrap/>
          </w:tcPr>
          <w:p w14:paraId="53227CE1" w14:textId="2FC4D9B9" w:rsidR="00963254" w:rsidRPr="007D4C49" w:rsidRDefault="00963254" w:rsidP="00963254">
            <w:pPr>
              <w:rPr>
                <w:spacing w:val="0"/>
                <w:sz w:val="20"/>
              </w:rPr>
            </w:pPr>
            <w:r w:rsidRPr="007D4C49">
              <w:rPr>
                <w:spacing w:val="0"/>
                <w:sz w:val="20"/>
              </w:rPr>
              <w:t>6.4 ± 0.</w:t>
            </w:r>
            <w:r>
              <w:rPr>
                <w:spacing w:val="0"/>
                <w:sz w:val="20"/>
              </w:rPr>
              <w:t>6</w:t>
            </w:r>
          </w:p>
        </w:tc>
      </w:tr>
      <w:tr w:rsidR="003F7967" w:rsidRPr="00A754DB" w14:paraId="64EEACEB" w14:textId="77777777" w:rsidTr="00FA72B0">
        <w:trPr>
          <w:trHeight w:val="290"/>
        </w:trPr>
        <w:tc>
          <w:tcPr>
            <w:tcW w:w="3282" w:type="dxa"/>
            <w:noWrap/>
          </w:tcPr>
          <w:p w14:paraId="636BE32B" w14:textId="77777777" w:rsidR="00963254" w:rsidRPr="003F7967" w:rsidRDefault="00963254" w:rsidP="00963254">
            <w:pPr>
              <w:rPr>
                <w:spacing w:val="0"/>
                <w:sz w:val="22"/>
                <w:szCs w:val="22"/>
              </w:rPr>
            </w:pPr>
          </w:p>
        </w:tc>
        <w:tc>
          <w:tcPr>
            <w:tcW w:w="173" w:type="dxa"/>
          </w:tcPr>
          <w:p w14:paraId="1456964D" w14:textId="77777777" w:rsidR="00963254" w:rsidRPr="003F7967" w:rsidRDefault="00963254" w:rsidP="00963254">
            <w:pPr>
              <w:rPr>
                <w:sz w:val="22"/>
                <w:szCs w:val="22"/>
              </w:rPr>
            </w:pPr>
          </w:p>
        </w:tc>
        <w:tc>
          <w:tcPr>
            <w:tcW w:w="1379" w:type="dxa"/>
          </w:tcPr>
          <w:p w14:paraId="1FBB1E38" w14:textId="094AC43A" w:rsidR="00963254" w:rsidRPr="003F7967" w:rsidRDefault="00963254" w:rsidP="00963254">
            <w:pPr>
              <w:rPr>
                <w:spacing w:val="0"/>
                <w:sz w:val="22"/>
                <w:szCs w:val="22"/>
              </w:rPr>
            </w:pPr>
          </w:p>
        </w:tc>
        <w:tc>
          <w:tcPr>
            <w:tcW w:w="118" w:type="dxa"/>
          </w:tcPr>
          <w:p w14:paraId="1D1C42ED" w14:textId="77777777" w:rsidR="00963254" w:rsidRPr="003F7967" w:rsidRDefault="00963254" w:rsidP="00963254">
            <w:pPr>
              <w:rPr>
                <w:sz w:val="22"/>
                <w:szCs w:val="22"/>
              </w:rPr>
            </w:pPr>
          </w:p>
        </w:tc>
        <w:tc>
          <w:tcPr>
            <w:tcW w:w="705" w:type="dxa"/>
          </w:tcPr>
          <w:p w14:paraId="3CF6DCD6" w14:textId="7628FA6E" w:rsidR="00963254" w:rsidRPr="003F7967" w:rsidRDefault="00963254" w:rsidP="00963254">
            <w:pPr>
              <w:rPr>
                <w:spacing w:val="0"/>
                <w:sz w:val="22"/>
                <w:szCs w:val="22"/>
              </w:rPr>
            </w:pPr>
          </w:p>
        </w:tc>
        <w:tc>
          <w:tcPr>
            <w:tcW w:w="1410" w:type="dxa"/>
          </w:tcPr>
          <w:p w14:paraId="735DAF64" w14:textId="77777777" w:rsidR="00963254" w:rsidRPr="003F7967" w:rsidRDefault="00963254" w:rsidP="00963254">
            <w:pPr>
              <w:rPr>
                <w:sz w:val="22"/>
                <w:szCs w:val="22"/>
              </w:rPr>
            </w:pPr>
          </w:p>
        </w:tc>
        <w:tc>
          <w:tcPr>
            <w:tcW w:w="1433" w:type="dxa"/>
          </w:tcPr>
          <w:p w14:paraId="6B125015" w14:textId="77777777" w:rsidR="00963254" w:rsidRPr="007D4C49" w:rsidRDefault="00963254" w:rsidP="00963254"/>
        </w:tc>
        <w:tc>
          <w:tcPr>
            <w:tcW w:w="1423" w:type="dxa"/>
            <w:noWrap/>
          </w:tcPr>
          <w:p w14:paraId="6582CD04" w14:textId="2B049D46" w:rsidR="00963254" w:rsidRPr="007D4C49" w:rsidRDefault="00963254" w:rsidP="00963254">
            <w:pPr>
              <w:rPr>
                <w:spacing w:val="0"/>
                <w:sz w:val="20"/>
              </w:rPr>
            </w:pPr>
          </w:p>
        </w:tc>
      </w:tr>
      <w:tr w:rsidR="003F7967" w:rsidRPr="00A754DB" w14:paraId="7197430D" w14:textId="77777777" w:rsidTr="00FA72B0">
        <w:trPr>
          <w:trHeight w:val="290"/>
        </w:trPr>
        <w:tc>
          <w:tcPr>
            <w:tcW w:w="3282" w:type="dxa"/>
            <w:noWrap/>
            <w:hideMark/>
          </w:tcPr>
          <w:p w14:paraId="660EB51A" w14:textId="25B82549" w:rsidR="00963254" w:rsidRPr="003F7967" w:rsidRDefault="00963254" w:rsidP="00963254">
            <w:pPr>
              <w:rPr>
                <w:spacing w:val="0"/>
                <w:sz w:val="22"/>
                <w:szCs w:val="22"/>
              </w:rPr>
            </w:pPr>
            <w:r w:rsidRPr="003F7967">
              <w:rPr>
                <w:spacing w:val="0"/>
                <w:sz w:val="22"/>
                <w:szCs w:val="22"/>
              </w:rPr>
              <w:t>Functional alpha-diversity</w:t>
            </w:r>
          </w:p>
        </w:tc>
        <w:tc>
          <w:tcPr>
            <w:tcW w:w="173" w:type="dxa"/>
          </w:tcPr>
          <w:p w14:paraId="430DEFED" w14:textId="77777777" w:rsidR="00963254" w:rsidRPr="003F7967" w:rsidRDefault="00963254" w:rsidP="00963254">
            <w:pPr>
              <w:rPr>
                <w:sz w:val="22"/>
                <w:szCs w:val="22"/>
              </w:rPr>
            </w:pPr>
          </w:p>
        </w:tc>
        <w:tc>
          <w:tcPr>
            <w:tcW w:w="1379" w:type="dxa"/>
          </w:tcPr>
          <w:p w14:paraId="6A86CA78" w14:textId="4B7E3040" w:rsidR="00963254" w:rsidRPr="003F7967" w:rsidRDefault="00963254" w:rsidP="00963254">
            <w:pPr>
              <w:rPr>
                <w:spacing w:val="0"/>
                <w:sz w:val="22"/>
                <w:szCs w:val="22"/>
              </w:rPr>
            </w:pPr>
            <w:r w:rsidRPr="003F7967">
              <w:rPr>
                <w:spacing w:val="0"/>
                <w:sz w:val="22"/>
                <w:szCs w:val="22"/>
              </w:rPr>
              <w:t>Within-plot mean pairwise distance in trait space</w:t>
            </w:r>
          </w:p>
        </w:tc>
        <w:tc>
          <w:tcPr>
            <w:tcW w:w="118" w:type="dxa"/>
          </w:tcPr>
          <w:p w14:paraId="333123D7" w14:textId="77777777" w:rsidR="00963254" w:rsidRPr="003F7967" w:rsidRDefault="00963254" w:rsidP="00963254">
            <w:pPr>
              <w:rPr>
                <w:sz w:val="22"/>
                <w:szCs w:val="22"/>
              </w:rPr>
            </w:pPr>
          </w:p>
        </w:tc>
        <w:tc>
          <w:tcPr>
            <w:tcW w:w="705" w:type="dxa"/>
          </w:tcPr>
          <w:p w14:paraId="5E977ACB" w14:textId="68F8FDE5" w:rsidR="00963254" w:rsidRPr="003F7967" w:rsidRDefault="00963254" w:rsidP="00963254">
            <w:pPr>
              <w:rPr>
                <w:spacing w:val="0"/>
                <w:sz w:val="22"/>
                <w:szCs w:val="22"/>
              </w:rPr>
            </w:pPr>
            <w:r w:rsidRPr="003F7967">
              <w:rPr>
                <w:spacing w:val="0"/>
                <w:sz w:val="22"/>
                <w:szCs w:val="22"/>
              </w:rPr>
              <w:t>2015</w:t>
            </w:r>
          </w:p>
        </w:tc>
        <w:tc>
          <w:tcPr>
            <w:tcW w:w="1410" w:type="dxa"/>
          </w:tcPr>
          <w:p w14:paraId="77E927C3" w14:textId="50212728" w:rsidR="00963254" w:rsidRPr="003F7967" w:rsidRDefault="00963254" w:rsidP="00963254">
            <w:pPr>
              <w:rPr>
                <w:sz w:val="22"/>
                <w:szCs w:val="22"/>
              </w:rPr>
            </w:pPr>
            <w:r w:rsidRPr="003F7967">
              <w:rPr>
                <w:spacing w:val="0"/>
                <w:sz w:val="22"/>
                <w:szCs w:val="22"/>
              </w:rPr>
              <w:t>0.16 ± 0.02</w:t>
            </w:r>
          </w:p>
        </w:tc>
        <w:tc>
          <w:tcPr>
            <w:tcW w:w="1433" w:type="dxa"/>
          </w:tcPr>
          <w:p w14:paraId="5707C61B" w14:textId="12767EE1" w:rsidR="00963254" w:rsidRPr="003F7967" w:rsidRDefault="00963254" w:rsidP="00963254">
            <w:pPr>
              <w:rPr>
                <w:sz w:val="22"/>
                <w:szCs w:val="22"/>
              </w:rPr>
            </w:pPr>
            <w:r w:rsidRPr="003F7967">
              <w:rPr>
                <w:spacing w:val="0"/>
                <w:sz w:val="22"/>
                <w:szCs w:val="22"/>
              </w:rPr>
              <w:t>0.18 ± 0.01</w:t>
            </w:r>
          </w:p>
        </w:tc>
        <w:tc>
          <w:tcPr>
            <w:tcW w:w="1423" w:type="dxa"/>
            <w:noWrap/>
            <w:hideMark/>
          </w:tcPr>
          <w:p w14:paraId="5D469197" w14:textId="154018E5" w:rsidR="00963254" w:rsidRPr="003F7967" w:rsidRDefault="00963254" w:rsidP="00963254">
            <w:pPr>
              <w:rPr>
                <w:spacing w:val="0"/>
                <w:sz w:val="22"/>
                <w:szCs w:val="22"/>
              </w:rPr>
            </w:pPr>
            <w:r w:rsidRPr="003F7967">
              <w:rPr>
                <w:spacing w:val="0"/>
                <w:sz w:val="22"/>
                <w:szCs w:val="22"/>
              </w:rPr>
              <w:t>0.15 ± 0.01</w:t>
            </w:r>
          </w:p>
        </w:tc>
      </w:tr>
      <w:tr w:rsidR="003F7967" w:rsidRPr="00A754DB" w14:paraId="19606789" w14:textId="77777777" w:rsidTr="00FA72B0">
        <w:trPr>
          <w:trHeight w:val="290"/>
        </w:trPr>
        <w:tc>
          <w:tcPr>
            <w:tcW w:w="3282" w:type="dxa"/>
            <w:noWrap/>
          </w:tcPr>
          <w:p w14:paraId="7D81FFD5" w14:textId="77777777" w:rsidR="00963254" w:rsidRPr="003F7967" w:rsidRDefault="00963254" w:rsidP="00963254">
            <w:pPr>
              <w:rPr>
                <w:spacing w:val="0"/>
                <w:sz w:val="22"/>
                <w:szCs w:val="22"/>
              </w:rPr>
            </w:pPr>
          </w:p>
        </w:tc>
        <w:tc>
          <w:tcPr>
            <w:tcW w:w="173" w:type="dxa"/>
          </w:tcPr>
          <w:p w14:paraId="2CE5DF94" w14:textId="77777777" w:rsidR="00963254" w:rsidRPr="003F7967" w:rsidRDefault="00963254" w:rsidP="00963254">
            <w:pPr>
              <w:rPr>
                <w:sz w:val="22"/>
                <w:szCs w:val="22"/>
              </w:rPr>
            </w:pPr>
          </w:p>
        </w:tc>
        <w:tc>
          <w:tcPr>
            <w:tcW w:w="1379" w:type="dxa"/>
          </w:tcPr>
          <w:p w14:paraId="4A9FF3CB" w14:textId="26191FCE" w:rsidR="00963254" w:rsidRPr="003F7967" w:rsidRDefault="00963254" w:rsidP="00963254">
            <w:pPr>
              <w:rPr>
                <w:spacing w:val="0"/>
                <w:sz w:val="22"/>
                <w:szCs w:val="22"/>
              </w:rPr>
            </w:pPr>
          </w:p>
        </w:tc>
        <w:tc>
          <w:tcPr>
            <w:tcW w:w="118" w:type="dxa"/>
          </w:tcPr>
          <w:p w14:paraId="66066416" w14:textId="77777777" w:rsidR="00963254" w:rsidRPr="003F7967" w:rsidRDefault="00963254" w:rsidP="00963254">
            <w:pPr>
              <w:rPr>
                <w:sz w:val="22"/>
                <w:szCs w:val="22"/>
              </w:rPr>
            </w:pPr>
          </w:p>
        </w:tc>
        <w:tc>
          <w:tcPr>
            <w:tcW w:w="705" w:type="dxa"/>
          </w:tcPr>
          <w:p w14:paraId="7F4084FD" w14:textId="4846FA8A" w:rsidR="00963254" w:rsidRPr="003F7967" w:rsidRDefault="00963254" w:rsidP="00963254">
            <w:pPr>
              <w:rPr>
                <w:spacing w:val="0"/>
                <w:sz w:val="22"/>
                <w:szCs w:val="22"/>
              </w:rPr>
            </w:pPr>
            <w:r w:rsidRPr="003F7967">
              <w:rPr>
                <w:spacing w:val="0"/>
                <w:sz w:val="22"/>
                <w:szCs w:val="22"/>
              </w:rPr>
              <w:t>2022</w:t>
            </w:r>
          </w:p>
        </w:tc>
        <w:tc>
          <w:tcPr>
            <w:tcW w:w="1410" w:type="dxa"/>
          </w:tcPr>
          <w:p w14:paraId="63B1C1E3" w14:textId="22E80A91" w:rsidR="00963254" w:rsidRPr="003F7967" w:rsidRDefault="00963254" w:rsidP="00963254">
            <w:pPr>
              <w:rPr>
                <w:sz w:val="22"/>
                <w:szCs w:val="22"/>
              </w:rPr>
            </w:pPr>
            <w:r w:rsidRPr="003F7967">
              <w:rPr>
                <w:spacing w:val="0"/>
                <w:sz w:val="22"/>
                <w:szCs w:val="22"/>
              </w:rPr>
              <w:t>0.17 ± 0.01</w:t>
            </w:r>
          </w:p>
        </w:tc>
        <w:tc>
          <w:tcPr>
            <w:tcW w:w="1433" w:type="dxa"/>
          </w:tcPr>
          <w:p w14:paraId="009823CD" w14:textId="66EE34CF" w:rsidR="00963254" w:rsidRPr="003F7967" w:rsidRDefault="00963254" w:rsidP="00963254">
            <w:pPr>
              <w:rPr>
                <w:sz w:val="22"/>
                <w:szCs w:val="22"/>
              </w:rPr>
            </w:pPr>
            <w:r w:rsidRPr="003F7967">
              <w:rPr>
                <w:spacing w:val="0"/>
                <w:sz w:val="22"/>
                <w:szCs w:val="22"/>
              </w:rPr>
              <w:t>0.16 ± 0.01</w:t>
            </w:r>
          </w:p>
        </w:tc>
        <w:tc>
          <w:tcPr>
            <w:tcW w:w="1423" w:type="dxa"/>
            <w:noWrap/>
          </w:tcPr>
          <w:p w14:paraId="693ACC6D" w14:textId="3939FC7D" w:rsidR="00963254" w:rsidRPr="003F7967" w:rsidRDefault="00963254" w:rsidP="00963254">
            <w:pPr>
              <w:rPr>
                <w:spacing w:val="0"/>
                <w:sz w:val="22"/>
                <w:szCs w:val="22"/>
              </w:rPr>
            </w:pPr>
            <w:r w:rsidRPr="003F7967">
              <w:rPr>
                <w:spacing w:val="0"/>
                <w:sz w:val="22"/>
                <w:szCs w:val="22"/>
              </w:rPr>
              <w:t>0.17 ± 0.01</w:t>
            </w:r>
          </w:p>
        </w:tc>
      </w:tr>
      <w:tr w:rsidR="003F7967" w:rsidRPr="00A754DB" w14:paraId="1C6F08CD" w14:textId="77777777" w:rsidTr="00FA72B0">
        <w:trPr>
          <w:trHeight w:val="290"/>
        </w:trPr>
        <w:tc>
          <w:tcPr>
            <w:tcW w:w="3282" w:type="dxa"/>
            <w:noWrap/>
          </w:tcPr>
          <w:p w14:paraId="4F197165" w14:textId="77777777" w:rsidR="00963254" w:rsidRPr="003F7967" w:rsidRDefault="00963254" w:rsidP="00963254">
            <w:pPr>
              <w:rPr>
                <w:spacing w:val="0"/>
                <w:sz w:val="22"/>
                <w:szCs w:val="22"/>
              </w:rPr>
            </w:pPr>
          </w:p>
        </w:tc>
        <w:tc>
          <w:tcPr>
            <w:tcW w:w="173" w:type="dxa"/>
          </w:tcPr>
          <w:p w14:paraId="1EDDE6A4" w14:textId="77777777" w:rsidR="00963254" w:rsidRPr="003F7967" w:rsidRDefault="00963254" w:rsidP="00963254">
            <w:pPr>
              <w:rPr>
                <w:sz w:val="22"/>
                <w:szCs w:val="22"/>
              </w:rPr>
            </w:pPr>
          </w:p>
        </w:tc>
        <w:tc>
          <w:tcPr>
            <w:tcW w:w="1379" w:type="dxa"/>
          </w:tcPr>
          <w:p w14:paraId="05B1E810" w14:textId="1A17D1F2" w:rsidR="00963254" w:rsidRPr="003F7967" w:rsidRDefault="00963254" w:rsidP="00963254">
            <w:pPr>
              <w:rPr>
                <w:spacing w:val="0"/>
                <w:sz w:val="22"/>
                <w:szCs w:val="22"/>
              </w:rPr>
            </w:pPr>
          </w:p>
        </w:tc>
        <w:tc>
          <w:tcPr>
            <w:tcW w:w="118" w:type="dxa"/>
          </w:tcPr>
          <w:p w14:paraId="0C2884CD" w14:textId="77777777" w:rsidR="00963254" w:rsidRPr="003F7967" w:rsidRDefault="00963254" w:rsidP="00963254">
            <w:pPr>
              <w:rPr>
                <w:sz w:val="22"/>
                <w:szCs w:val="22"/>
              </w:rPr>
            </w:pPr>
          </w:p>
        </w:tc>
        <w:tc>
          <w:tcPr>
            <w:tcW w:w="705" w:type="dxa"/>
          </w:tcPr>
          <w:p w14:paraId="1E202016" w14:textId="5C10D0D6" w:rsidR="00963254" w:rsidRPr="003F7967" w:rsidRDefault="00963254" w:rsidP="00963254">
            <w:pPr>
              <w:rPr>
                <w:spacing w:val="0"/>
                <w:sz w:val="22"/>
                <w:szCs w:val="22"/>
              </w:rPr>
            </w:pPr>
          </w:p>
        </w:tc>
        <w:tc>
          <w:tcPr>
            <w:tcW w:w="1410" w:type="dxa"/>
          </w:tcPr>
          <w:p w14:paraId="3258D776" w14:textId="77777777" w:rsidR="00963254" w:rsidRPr="003F7967" w:rsidRDefault="00963254" w:rsidP="00963254">
            <w:pPr>
              <w:rPr>
                <w:sz w:val="22"/>
                <w:szCs w:val="22"/>
              </w:rPr>
            </w:pPr>
          </w:p>
        </w:tc>
        <w:tc>
          <w:tcPr>
            <w:tcW w:w="1433" w:type="dxa"/>
          </w:tcPr>
          <w:p w14:paraId="7CFC9AB4" w14:textId="77777777" w:rsidR="00963254" w:rsidRPr="003F7967" w:rsidRDefault="00963254" w:rsidP="00963254">
            <w:pPr>
              <w:rPr>
                <w:sz w:val="22"/>
                <w:szCs w:val="22"/>
              </w:rPr>
            </w:pPr>
          </w:p>
        </w:tc>
        <w:tc>
          <w:tcPr>
            <w:tcW w:w="1423" w:type="dxa"/>
            <w:noWrap/>
          </w:tcPr>
          <w:p w14:paraId="517BB126" w14:textId="0B029436" w:rsidR="00963254" w:rsidRPr="003F7967" w:rsidRDefault="00963254" w:rsidP="00963254">
            <w:pPr>
              <w:rPr>
                <w:spacing w:val="0"/>
                <w:sz w:val="22"/>
                <w:szCs w:val="22"/>
              </w:rPr>
            </w:pPr>
          </w:p>
        </w:tc>
      </w:tr>
      <w:tr w:rsidR="003F7967" w:rsidRPr="00A754DB" w14:paraId="2DE3EC0B" w14:textId="77777777" w:rsidTr="00FA72B0">
        <w:trPr>
          <w:trHeight w:val="290"/>
        </w:trPr>
        <w:tc>
          <w:tcPr>
            <w:tcW w:w="3282" w:type="dxa"/>
            <w:noWrap/>
            <w:hideMark/>
          </w:tcPr>
          <w:p w14:paraId="03132655" w14:textId="2BCDD3A6" w:rsidR="00963254" w:rsidRPr="003F7967" w:rsidRDefault="00963254" w:rsidP="00963254">
            <w:pPr>
              <w:rPr>
                <w:spacing w:val="0"/>
                <w:sz w:val="22"/>
                <w:szCs w:val="22"/>
              </w:rPr>
            </w:pPr>
            <w:r w:rsidRPr="003F7967">
              <w:rPr>
                <w:spacing w:val="0"/>
                <w:sz w:val="22"/>
                <w:szCs w:val="22"/>
              </w:rPr>
              <w:t>CWM  Body length</w:t>
            </w:r>
          </w:p>
        </w:tc>
        <w:tc>
          <w:tcPr>
            <w:tcW w:w="173" w:type="dxa"/>
          </w:tcPr>
          <w:p w14:paraId="36E6673E" w14:textId="77777777" w:rsidR="00963254" w:rsidRPr="003F7967" w:rsidRDefault="00963254" w:rsidP="00963254">
            <w:pPr>
              <w:rPr>
                <w:sz w:val="22"/>
                <w:szCs w:val="22"/>
              </w:rPr>
            </w:pPr>
          </w:p>
        </w:tc>
        <w:tc>
          <w:tcPr>
            <w:tcW w:w="1379" w:type="dxa"/>
          </w:tcPr>
          <w:p w14:paraId="62AF24BB" w14:textId="0C626C6E" w:rsidR="00963254" w:rsidRPr="003F7967" w:rsidRDefault="00963254" w:rsidP="00963254">
            <w:pPr>
              <w:rPr>
                <w:spacing w:val="0"/>
                <w:sz w:val="22"/>
                <w:szCs w:val="22"/>
              </w:rPr>
            </w:pPr>
            <w:r w:rsidRPr="003F7967">
              <w:rPr>
                <w:spacing w:val="0"/>
                <w:sz w:val="22"/>
                <w:szCs w:val="22"/>
              </w:rPr>
              <w:t>mm</w:t>
            </w:r>
          </w:p>
        </w:tc>
        <w:tc>
          <w:tcPr>
            <w:tcW w:w="118" w:type="dxa"/>
          </w:tcPr>
          <w:p w14:paraId="314C869B" w14:textId="77777777" w:rsidR="00963254" w:rsidRPr="003F7967" w:rsidRDefault="00963254" w:rsidP="00963254">
            <w:pPr>
              <w:rPr>
                <w:sz w:val="22"/>
                <w:szCs w:val="22"/>
              </w:rPr>
            </w:pPr>
          </w:p>
        </w:tc>
        <w:tc>
          <w:tcPr>
            <w:tcW w:w="705" w:type="dxa"/>
          </w:tcPr>
          <w:p w14:paraId="63F5F091" w14:textId="70C0D8DD" w:rsidR="00963254" w:rsidRPr="003F7967" w:rsidRDefault="00963254" w:rsidP="00963254">
            <w:pPr>
              <w:rPr>
                <w:spacing w:val="0"/>
                <w:sz w:val="22"/>
                <w:szCs w:val="22"/>
              </w:rPr>
            </w:pPr>
            <w:r w:rsidRPr="003F7967">
              <w:rPr>
                <w:spacing w:val="0"/>
                <w:sz w:val="22"/>
                <w:szCs w:val="22"/>
              </w:rPr>
              <w:t>2015</w:t>
            </w:r>
          </w:p>
        </w:tc>
        <w:tc>
          <w:tcPr>
            <w:tcW w:w="1410" w:type="dxa"/>
          </w:tcPr>
          <w:p w14:paraId="29C3BDB2" w14:textId="5C695D8F" w:rsidR="00963254" w:rsidRPr="003F7967" w:rsidRDefault="00963254" w:rsidP="00963254">
            <w:pPr>
              <w:rPr>
                <w:sz w:val="22"/>
                <w:szCs w:val="22"/>
              </w:rPr>
            </w:pPr>
            <w:r w:rsidRPr="003F7967">
              <w:rPr>
                <w:spacing w:val="0"/>
                <w:sz w:val="22"/>
                <w:szCs w:val="22"/>
              </w:rPr>
              <w:t>16.09 ± 0.50</w:t>
            </w:r>
          </w:p>
        </w:tc>
        <w:tc>
          <w:tcPr>
            <w:tcW w:w="1433" w:type="dxa"/>
          </w:tcPr>
          <w:p w14:paraId="0222591A" w14:textId="4A1A9C3A" w:rsidR="00963254" w:rsidRPr="003F7967" w:rsidRDefault="00963254" w:rsidP="00963254">
            <w:pPr>
              <w:rPr>
                <w:sz w:val="22"/>
                <w:szCs w:val="22"/>
              </w:rPr>
            </w:pPr>
            <w:r w:rsidRPr="003F7967">
              <w:rPr>
                <w:spacing w:val="0"/>
                <w:sz w:val="22"/>
                <w:szCs w:val="22"/>
              </w:rPr>
              <w:t>15.61 ± 0.53</w:t>
            </w:r>
          </w:p>
        </w:tc>
        <w:tc>
          <w:tcPr>
            <w:tcW w:w="1423" w:type="dxa"/>
            <w:noWrap/>
            <w:hideMark/>
          </w:tcPr>
          <w:p w14:paraId="10B2494C" w14:textId="6B67A498" w:rsidR="00963254" w:rsidRPr="003F7967" w:rsidRDefault="00963254" w:rsidP="00963254">
            <w:pPr>
              <w:rPr>
                <w:spacing w:val="0"/>
                <w:sz w:val="22"/>
                <w:szCs w:val="22"/>
              </w:rPr>
            </w:pPr>
            <w:r w:rsidRPr="003F7967">
              <w:rPr>
                <w:spacing w:val="0"/>
                <w:sz w:val="22"/>
                <w:szCs w:val="22"/>
              </w:rPr>
              <w:t>17.32 ± 0.47</w:t>
            </w:r>
          </w:p>
        </w:tc>
      </w:tr>
      <w:tr w:rsidR="003F7967" w:rsidRPr="00A754DB" w14:paraId="740FA607" w14:textId="77777777" w:rsidTr="00FA72B0">
        <w:trPr>
          <w:trHeight w:val="290"/>
        </w:trPr>
        <w:tc>
          <w:tcPr>
            <w:tcW w:w="3282" w:type="dxa"/>
            <w:noWrap/>
          </w:tcPr>
          <w:p w14:paraId="252D3F33" w14:textId="77777777" w:rsidR="00963254" w:rsidRPr="003F7967" w:rsidRDefault="00963254" w:rsidP="00963254">
            <w:pPr>
              <w:rPr>
                <w:spacing w:val="0"/>
                <w:sz w:val="22"/>
                <w:szCs w:val="22"/>
              </w:rPr>
            </w:pPr>
          </w:p>
        </w:tc>
        <w:tc>
          <w:tcPr>
            <w:tcW w:w="173" w:type="dxa"/>
          </w:tcPr>
          <w:p w14:paraId="5A7CF878" w14:textId="77777777" w:rsidR="00963254" w:rsidRPr="003F7967" w:rsidRDefault="00963254" w:rsidP="00963254">
            <w:pPr>
              <w:rPr>
                <w:sz w:val="22"/>
                <w:szCs w:val="22"/>
              </w:rPr>
            </w:pPr>
          </w:p>
        </w:tc>
        <w:tc>
          <w:tcPr>
            <w:tcW w:w="1379" w:type="dxa"/>
          </w:tcPr>
          <w:p w14:paraId="140F4EE0" w14:textId="013B4970" w:rsidR="00963254" w:rsidRPr="003F7967" w:rsidRDefault="00963254" w:rsidP="00963254">
            <w:pPr>
              <w:rPr>
                <w:spacing w:val="0"/>
                <w:sz w:val="22"/>
                <w:szCs w:val="22"/>
              </w:rPr>
            </w:pPr>
          </w:p>
        </w:tc>
        <w:tc>
          <w:tcPr>
            <w:tcW w:w="118" w:type="dxa"/>
          </w:tcPr>
          <w:p w14:paraId="7CA16BCC" w14:textId="77777777" w:rsidR="00963254" w:rsidRPr="003F7967" w:rsidRDefault="00963254" w:rsidP="00963254">
            <w:pPr>
              <w:rPr>
                <w:sz w:val="22"/>
                <w:szCs w:val="22"/>
              </w:rPr>
            </w:pPr>
          </w:p>
        </w:tc>
        <w:tc>
          <w:tcPr>
            <w:tcW w:w="705" w:type="dxa"/>
          </w:tcPr>
          <w:p w14:paraId="53DE463E" w14:textId="3A58D2F2" w:rsidR="00963254" w:rsidRPr="003F7967" w:rsidRDefault="00963254" w:rsidP="00963254">
            <w:pPr>
              <w:rPr>
                <w:spacing w:val="0"/>
                <w:sz w:val="22"/>
                <w:szCs w:val="22"/>
              </w:rPr>
            </w:pPr>
            <w:r w:rsidRPr="003F7967">
              <w:rPr>
                <w:spacing w:val="0"/>
                <w:sz w:val="22"/>
                <w:szCs w:val="22"/>
              </w:rPr>
              <w:t>2022</w:t>
            </w:r>
          </w:p>
        </w:tc>
        <w:tc>
          <w:tcPr>
            <w:tcW w:w="1410" w:type="dxa"/>
          </w:tcPr>
          <w:p w14:paraId="62084D42" w14:textId="51370B8B" w:rsidR="00963254" w:rsidRPr="003F7967" w:rsidRDefault="00963254" w:rsidP="00963254">
            <w:pPr>
              <w:rPr>
                <w:sz w:val="22"/>
                <w:szCs w:val="22"/>
              </w:rPr>
            </w:pPr>
            <w:r w:rsidRPr="003F7967">
              <w:rPr>
                <w:spacing w:val="0"/>
                <w:sz w:val="22"/>
                <w:szCs w:val="22"/>
              </w:rPr>
              <w:t>15.74 ± 0.15</w:t>
            </w:r>
          </w:p>
        </w:tc>
        <w:tc>
          <w:tcPr>
            <w:tcW w:w="1433" w:type="dxa"/>
          </w:tcPr>
          <w:p w14:paraId="2AA4A99A" w14:textId="79E8364F" w:rsidR="00963254" w:rsidRPr="007D4C49" w:rsidRDefault="00963254" w:rsidP="00963254">
            <w:r w:rsidRPr="007D4C49">
              <w:rPr>
                <w:spacing w:val="0"/>
                <w:sz w:val="20"/>
              </w:rPr>
              <w:t>15.29 ± 0.37</w:t>
            </w:r>
          </w:p>
        </w:tc>
        <w:tc>
          <w:tcPr>
            <w:tcW w:w="1423" w:type="dxa"/>
            <w:noWrap/>
          </w:tcPr>
          <w:p w14:paraId="113993A4" w14:textId="3C0BC581" w:rsidR="00963254" w:rsidRPr="007D4C49" w:rsidRDefault="00963254" w:rsidP="00963254">
            <w:pPr>
              <w:rPr>
                <w:spacing w:val="0"/>
                <w:sz w:val="20"/>
              </w:rPr>
            </w:pPr>
            <w:r w:rsidRPr="007D4C49">
              <w:rPr>
                <w:spacing w:val="0"/>
                <w:sz w:val="20"/>
              </w:rPr>
              <w:t>16.46 ± 0.3</w:t>
            </w:r>
            <w:r>
              <w:rPr>
                <w:spacing w:val="0"/>
                <w:sz w:val="20"/>
              </w:rPr>
              <w:t>8</w:t>
            </w:r>
          </w:p>
        </w:tc>
      </w:tr>
      <w:tr w:rsidR="003F7967" w:rsidRPr="00A754DB" w14:paraId="3909E3F0" w14:textId="77777777" w:rsidTr="00FA72B0">
        <w:trPr>
          <w:trHeight w:val="290"/>
        </w:trPr>
        <w:tc>
          <w:tcPr>
            <w:tcW w:w="3282" w:type="dxa"/>
            <w:noWrap/>
          </w:tcPr>
          <w:p w14:paraId="2B7571B9" w14:textId="77777777" w:rsidR="00963254" w:rsidRPr="003F7967" w:rsidRDefault="00963254" w:rsidP="00963254">
            <w:pPr>
              <w:rPr>
                <w:spacing w:val="0"/>
                <w:sz w:val="22"/>
                <w:szCs w:val="22"/>
              </w:rPr>
            </w:pPr>
          </w:p>
        </w:tc>
        <w:tc>
          <w:tcPr>
            <w:tcW w:w="173" w:type="dxa"/>
          </w:tcPr>
          <w:p w14:paraId="5D4DDA74" w14:textId="77777777" w:rsidR="00963254" w:rsidRPr="003F7967" w:rsidRDefault="00963254" w:rsidP="00963254">
            <w:pPr>
              <w:rPr>
                <w:sz w:val="22"/>
                <w:szCs w:val="22"/>
              </w:rPr>
            </w:pPr>
          </w:p>
        </w:tc>
        <w:tc>
          <w:tcPr>
            <w:tcW w:w="1379" w:type="dxa"/>
          </w:tcPr>
          <w:p w14:paraId="419640E6" w14:textId="3448861D" w:rsidR="00963254" w:rsidRPr="003F7967" w:rsidRDefault="00963254" w:rsidP="00963254">
            <w:pPr>
              <w:rPr>
                <w:spacing w:val="0"/>
                <w:sz w:val="22"/>
                <w:szCs w:val="22"/>
              </w:rPr>
            </w:pPr>
          </w:p>
        </w:tc>
        <w:tc>
          <w:tcPr>
            <w:tcW w:w="118" w:type="dxa"/>
          </w:tcPr>
          <w:p w14:paraId="27661831" w14:textId="77777777" w:rsidR="00963254" w:rsidRPr="003F7967" w:rsidRDefault="00963254" w:rsidP="00963254">
            <w:pPr>
              <w:rPr>
                <w:sz w:val="22"/>
                <w:szCs w:val="22"/>
              </w:rPr>
            </w:pPr>
          </w:p>
        </w:tc>
        <w:tc>
          <w:tcPr>
            <w:tcW w:w="705" w:type="dxa"/>
          </w:tcPr>
          <w:p w14:paraId="53988E10" w14:textId="208EF552" w:rsidR="00963254" w:rsidRPr="003F7967" w:rsidRDefault="00963254" w:rsidP="00963254">
            <w:pPr>
              <w:rPr>
                <w:spacing w:val="0"/>
                <w:sz w:val="22"/>
                <w:szCs w:val="22"/>
              </w:rPr>
            </w:pPr>
          </w:p>
        </w:tc>
        <w:tc>
          <w:tcPr>
            <w:tcW w:w="1410" w:type="dxa"/>
          </w:tcPr>
          <w:p w14:paraId="6BC0E4A6" w14:textId="77777777" w:rsidR="00963254" w:rsidRPr="003F7967" w:rsidRDefault="00963254" w:rsidP="00963254">
            <w:pPr>
              <w:rPr>
                <w:sz w:val="22"/>
                <w:szCs w:val="22"/>
              </w:rPr>
            </w:pPr>
          </w:p>
        </w:tc>
        <w:tc>
          <w:tcPr>
            <w:tcW w:w="1433" w:type="dxa"/>
          </w:tcPr>
          <w:p w14:paraId="471E0EDF" w14:textId="77777777" w:rsidR="00963254" w:rsidRPr="007D4C49" w:rsidRDefault="00963254" w:rsidP="00963254"/>
        </w:tc>
        <w:tc>
          <w:tcPr>
            <w:tcW w:w="1423" w:type="dxa"/>
            <w:noWrap/>
          </w:tcPr>
          <w:p w14:paraId="1E8EDD12" w14:textId="05952E4E" w:rsidR="00963254" w:rsidRPr="007D4C49" w:rsidRDefault="00963254" w:rsidP="00963254">
            <w:pPr>
              <w:rPr>
                <w:spacing w:val="0"/>
                <w:sz w:val="20"/>
              </w:rPr>
            </w:pPr>
          </w:p>
        </w:tc>
      </w:tr>
      <w:tr w:rsidR="003F7967" w:rsidRPr="00A754DB" w14:paraId="77BAC129" w14:textId="77777777" w:rsidTr="00FA72B0">
        <w:trPr>
          <w:trHeight w:val="290"/>
        </w:trPr>
        <w:tc>
          <w:tcPr>
            <w:tcW w:w="3282" w:type="dxa"/>
            <w:noWrap/>
            <w:hideMark/>
          </w:tcPr>
          <w:p w14:paraId="1BE31ADF" w14:textId="46A64F26" w:rsidR="00963254" w:rsidRPr="003F7967" w:rsidRDefault="00963254" w:rsidP="00963254">
            <w:pPr>
              <w:rPr>
                <w:spacing w:val="0"/>
                <w:sz w:val="22"/>
                <w:szCs w:val="22"/>
              </w:rPr>
            </w:pPr>
            <w:r w:rsidRPr="003F7967">
              <w:rPr>
                <w:spacing w:val="0"/>
                <w:sz w:val="22"/>
                <w:szCs w:val="22"/>
              </w:rPr>
              <w:t>CWM Standardized antenna length</w:t>
            </w:r>
          </w:p>
        </w:tc>
        <w:tc>
          <w:tcPr>
            <w:tcW w:w="173" w:type="dxa"/>
          </w:tcPr>
          <w:p w14:paraId="528CA6EC" w14:textId="77777777" w:rsidR="00963254" w:rsidRPr="003F7967" w:rsidRDefault="00963254" w:rsidP="00963254">
            <w:pPr>
              <w:rPr>
                <w:sz w:val="22"/>
                <w:szCs w:val="22"/>
              </w:rPr>
            </w:pPr>
          </w:p>
        </w:tc>
        <w:tc>
          <w:tcPr>
            <w:tcW w:w="1379" w:type="dxa"/>
          </w:tcPr>
          <w:p w14:paraId="5E9FDD72" w14:textId="6A90DD74" w:rsidR="00963254" w:rsidRPr="003F7967" w:rsidRDefault="00963254" w:rsidP="00963254">
            <w:pPr>
              <w:rPr>
                <w:spacing w:val="0"/>
                <w:sz w:val="22"/>
                <w:szCs w:val="22"/>
              </w:rPr>
            </w:pPr>
            <w:r w:rsidRPr="003F7967">
              <w:rPr>
                <w:spacing w:val="0"/>
                <w:sz w:val="22"/>
                <w:szCs w:val="22"/>
              </w:rPr>
              <w:t>Fraction of body length</w:t>
            </w:r>
          </w:p>
        </w:tc>
        <w:tc>
          <w:tcPr>
            <w:tcW w:w="118" w:type="dxa"/>
          </w:tcPr>
          <w:p w14:paraId="13C955E4" w14:textId="77777777" w:rsidR="00963254" w:rsidRPr="003F7967" w:rsidRDefault="00963254" w:rsidP="00963254">
            <w:pPr>
              <w:rPr>
                <w:sz w:val="22"/>
                <w:szCs w:val="22"/>
              </w:rPr>
            </w:pPr>
          </w:p>
        </w:tc>
        <w:tc>
          <w:tcPr>
            <w:tcW w:w="705" w:type="dxa"/>
          </w:tcPr>
          <w:p w14:paraId="450D6480" w14:textId="0100B917" w:rsidR="00963254" w:rsidRPr="003F7967" w:rsidRDefault="00963254" w:rsidP="00963254">
            <w:pPr>
              <w:rPr>
                <w:spacing w:val="0"/>
                <w:sz w:val="22"/>
                <w:szCs w:val="22"/>
              </w:rPr>
            </w:pPr>
            <w:r w:rsidRPr="003F7967">
              <w:rPr>
                <w:spacing w:val="0"/>
                <w:sz w:val="22"/>
                <w:szCs w:val="22"/>
              </w:rPr>
              <w:t>2015</w:t>
            </w:r>
          </w:p>
        </w:tc>
        <w:tc>
          <w:tcPr>
            <w:tcW w:w="1410" w:type="dxa"/>
          </w:tcPr>
          <w:p w14:paraId="270EC5B1" w14:textId="47C2B01B" w:rsidR="00963254" w:rsidRPr="003F7967" w:rsidRDefault="00963254" w:rsidP="00963254">
            <w:pPr>
              <w:rPr>
                <w:sz w:val="22"/>
                <w:szCs w:val="22"/>
              </w:rPr>
            </w:pPr>
            <w:r w:rsidRPr="003F7967">
              <w:rPr>
                <w:spacing w:val="0"/>
                <w:sz w:val="22"/>
                <w:szCs w:val="22"/>
              </w:rPr>
              <w:t>0.444 ± 0.013</w:t>
            </w:r>
          </w:p>
        </w:tc>
        <w:tc>
          <w:tcPr>
            <w:tcW w:w="1433" w:type="dxa"/>
          </w:tcPr>
          <w:p w14:paraId="268F3DA4" w14:textId="5C785B59" w:rsidR="00963254" w:rsidRPr="007D4C49" w:rsidRDefault="00963254" w:rsidP="00963254">
            <w:r w:rsidRPr="007D4C49">
              <w:rPr>
                <w:spacing w:val="0"/>
                <w:sz w:val="20"/>
              </w:rPr>
              <w:t>0.458 ± 0.011</w:t>
            </w:r>
          </w:p>
        </w:tc>
        <w:tc>
          <w:tcPr>
            <w:tcW w:w="1423" w:type="dxa"/>
            <w:noWrap/>
            <w:hideMark/>
          </w:tcPr>
          <w:p w14:paraId="728A8B51" w14:textId="62D87F0F" w:rsidR="00963254" w:rsidRPr="007D4C49" w:rsidRDefault="00963254" w:rsidP="00963254">
            <w:pPr>
              <w:rPr>
                <w:spacing w:val="0"/>
                <w:sz w:val="20"/>
              </w:rPr>
            </w:pPr>
            <w:r w:rsidRPr="007D4C49">
              <w:rPr>
                <w:spacing w:val="0"/>
                <w:sz w:val="20"/>
              </w:rPr>
              <w:t>0.453 ± 0.007</w:t>
            </w:r>
          </w:p>
        </w:tc>
      </w:tr>
      <w:tr w:rsidR="003F7967" w:rsidRPr="00A754DB" w14:paraId="399F4FE9" w14:textId="77777777" w:rsidTr="00FA72B0">
        <w:trPr>
          <w:trHeight w:val="290"/>
        </w:trPr>
        <w:tc>
          <w:tcPr>
            <w:tcW w:w="3282" w:type="dxa"/>
            <w:noWrap/>
          </w:tcPr>
          <w:p w14:paraId="40C9ABAC" w14:textId="77777777" w:rsidR="00963254" w:rsidRPr="003F7967" w:rsidRDefault="00963254" w:rsidP="00963254">
            <w:pPr>
              <w:rPr>
                <w:spacing w:val="0"/>
                <w:sz w:val="22"/>
                <w:szCs w:val="22"/>
              </w:rPr>
            </w:pPr>
          </w:p>
        </w:tc>
        <w:tc>
          <w:tcPr>
            <w:tcW w:w="173" w:type="dxa"/>
          </w:tcPr>
          <w:p w14:paraId="6E10B682" w14:textId="77777777" w:rsidR="00963254" w:rsidRPr="003F7967" w:rsidRDefault="00963254" w:rsidP="00963254">
            <w:pPr>
              <w:rPr>
                <w:sz w:val="22"/>
                <w:szCs w:val="22"/>
              </w:rPr>
            </w:pPr>
          </w:p>
        </w:tc>
        <w:tc>
          <w:tcPr>
            <w:tcW w:w="1379" w:type="dxa"/>
          </w:tcPr>
          <w:p w14:paraId="42767477" w14:textId="6FBAD881" w:rsidR="00963254" w:rsidRPr="003F7967" w:rsidRDefault="00963254" w:rsidP="00963254">
            <w:pPr>
              <w:rPr>
                <w:spacing w:val="0"/>
                <w:sz w:val="22"/>
                <w:szCs w:val="22"/>
              </w:rPr>
            </w:pPr>
          </w:p>
        </w:tc>
        <w:tc>
          <w:tcPr>
            <w:tcW w:w="118" w:type="dxa"/>
          </w:tcPr>
          <w:p w14:paraId="72242174" w14:textId="77777777" w:rsidR="00963254" w:rsidRPr="003F7967" w:rsidRDefault="00963254" w:rsidP="00963254">
            <w:pPr>
              <w:rPr>
                <w:sz w:val="22"/>
                <w:szCs w:val="22"/>
              </w:rPr>
            </w:pPr>
          </w:p>
        </w:tc>
        <w:tc>
          <w:tcPr>
            <w:tcW w:w="705" w:type="dxa"/>
          </w:tcPr>
          <w:p w14:paraId="13CBC386" w14:textId="09ADF888" w:rsidR="00963254" w:rsidRPr="003F7967" w:rsidRDefault="00963254" w:rsidP="00963254">
            <w:pPr>
              <w:rPr>
                <w:spacing w:val="0"/>
                <w:sz w:val="22"/>
                <w:szCs w:val="22"/>
              </w:rPr>
            </w:pPr>
            <w:r w:rsidRPr="003F7967">
              <w:rPr>
                <w:spacing w:val="0"/>
                <w:sz w:val="22"/>
                <w:szCs w:val="22"/>
              </w:rPr>
              <w:t>2022</w:t>
            </w:r>
          </w:p>
        </w:tc>
        <w:tc>
          <w:tcPr>
            <w:tcW w:w="1410" w:type="dxa"/>
          </w:tcPr>
          <w:p w14:paraId="09FB230A" w14:textId="12EAE922" w:rsidR="00963254" w:rsidRPr="003F7967" w:rsidRDefault="00963254" w:rsidP="00963254">
            <w:pPr>
              <w:rPr>
                <w:sz w:val="22"/>
                <w:szCs w:val="22"/>
              </w:rPr>
            </w:pPr>
            <w:r w:rsidRPr="003F7967">
              <w:rPr>
                <w:spacing w:val="0"/>
                <w:sz w:val="22"/>
                <w:szCs w:val="22"/>
              </w:rPr>
              <w:t>0.446 ± 0.006</w:t>
            </w:r>
          </w:p>
        </w:tc>
        <w:tc>
          <w:tcPr>
            <w:tcW w:w="1433" w:type="dxa"/>
          </w:tcPr>
          <w:p w14:paraId="521571C1" w14:textId="10555FD8" w:rsidR="00963254" w:rsidRPr="007D4C49" w:rsidRDefault="00963254" w:rsidP="00963254">
            <w:r w:rsidRPr="007D4C49">
              <w:rPr>
                <w:spacing w:val="0"/>
                <w:sz w:val="20"/>
              </w:rPr>
              <w:t>0.423 ± 0.005</w:t>
            </w:r>
          </w:p>
        </w:tc>
        <w:tc>
          <w:tcPr>
            <w:tcW w:w="1423" w:type="dxa"/>
            <w:noWrap/>
          </w:tcPr>
          <w:p w14:paraId="0B189D96" w14:textId="626EDCB2" w:rsidR="00963254" w:rsidRPr="007D4C49" w:rsidRDefault="00963254" w:rsidP="00963254">
            <w:pPr>
              <w:rPr>
                <w:spacing w:val="0"/>
                <w:sz w:val="20"/>
              </w:rPr>
            </w:pPr>
            <w:r w:rsidRPr="007D4C49">
              <w:rPr>
                <w:spacing w:val="0"/>
                <w:sz w:val="20"/>
              </w:rPr>
              <w:t>0.445 ± 0.008</w:t>
            </w:r>
          </w:p>
        </w:tc>
      </w:tr>
      <w:tr w:rsidR="003F7967" w:rsidRPr="00A754DB" w14:paraId="7B957846" w14:textId="77777777" w:rsidTr="00FA72B0">
        <w:trPr>
          <w:trHeight w:val="290"/>
        </w:trPr>
        <w:tc>
          <w:tcPr>
            <w:tcW w:w="3282" w:type="dxa"/>
            <w:noWrap/>
          </w:tcPr>
          <w:p w14:paraId="6124E248" w14:textId="77777777" w:rsidR="00963254" w:rsidRPr="007D4C49" w:rsidRDefault="00963254" w:rsidP="00963254">
            <w:pPr>
              <w:rPr>
                <w:spacing w:val="0"/>
                <w:sz w:val="20"/>
              </w:rPr>
            </w:pPr>
          </w:p>
        </w:tc>
        <w:tc>
          <w:tcPr>
            <w:tcW w:w="173" w:type="dxa"/>
          </w:tcPr>
          <w:p w14:paraId="2AEF60CF" w14:textId="77777777" w:rsidR="00963254" w:rsidRPr="00F90AF9" w:rsidRDefault="00963254" w:rsidP="00963254"/>
        </w:tc>
        <w:tc>
          <w:tcPr>
            <w:tcW w:w="1379" w:type="dxa"/>
          </w:tcPr>
          <w:p w14:paraId="3E2FA885" w14:textId="698EEB8D" w:rsidR="00963254" w:rsidRPr="00F90AF9" w:rsidRDefault="00963254" w:rsidP="00963254">
            <w:pPr>
              <w:rPr>
                <w:spacing w:val="0"/>
                <w:sz w:val="20"/>
              </w:rPr>
            </w:pPr>
          </w:p>
        </w:tc>
        <w:tc>
          <w:tcPr>
            <w:tcW w:w="118" w:type="dxa"/>
          </w:tcPr>
          <w:p w14:paraId="5F81AA40" w14:textId="77777777" w:rsidR="00963254" w:rsidRPr="007D4C49" w:rsidRDefault="00963254" w:rsidP="00963254"/>
        </w:tc>
        <w:tc>
          <w:tcPr>
            <w:tcW w:w="705" w:type="dxa"/>
          </w:tcPr>
          <w:p w14:paraId="5F09DCF0" w14:textId="3344551B" w:rsidR="00963254" w:rsidRPr="007D4C49" w:rsidRDefault="00963254" w:rsidP="00963254">
            <w:pPr>
              <w:rPr>
                <w:spacing w:val="0"/>
                <w:sz w:val="20"/>
              </w:rPr>
            </w:pPr>
          </w:p>
        </w:tc>
        <w:tc>
          <w:tcPr>
            <w:tcW w:w="1410" w:type="dxa"/>
          </w:tcPr>
          <w:p w14:paraId="66B56C0B" w14:textId="77777777" w:rsidR="00963254" w:rsidRPr="007D4C49" w:rsidRDefault="00963254" w:rsidP="00963254"/>
        </w:tc>
        <w:tc>
          <w:tcPr>
            <w:tcW w:w="1433" w:type="dxa"/>
          </w:tcPr>
          <w:p w14:paraId="2B404753" w14:textId="77777777" w:rsidR="00963254" w:rsidRPr="007D4C49" w:rsidRDefault="00963254" w:rsidP="00963254"/>
        </w:tc>
        <w:tc>
          <w:tcPr>
            <w:tcW w:w="1423" w:type="dxa"/>
            <w:noWrap/>
          </w:tcPr>
          <w:p w14:paraId="186DDBE6" w14:textId="7D651E17" w:rsidR="00963254" w:rsidRPr="007D4C49" w:rsidRDefault="00963254" w:rsidP="00963254">
            <w:pPr>
              <w:rPr>
                <w:spacing w:val="0"/>
                <w:sz w:val="20"/>
              </w:rPr>
            </w:pPr>
          </w:p>
        </w:tc>
      </w:tr>
      <w:tr w:rsidR="003F7967" w:rsidRPr="00A754DB" w14:paraId="1F9149B1" w14:textId="77777777" w:rsidTr="00FA72B0">
        <w:trPr>
          <w:trHeight w:val="290"/>
        </w:trPr>
        <w:tc>
          <w:tcPr>
            <w:tcW w:w="3282" w:type="dxa"/>
            <w:noWrap/>
            <w:hideMark/>
          </w:tcPr>
          <w:p w14:paraId="529141DF" w14:textId="51E183E2" w:rsidR="00963254" w:rsidRPr="007D4C49" w:rsidRDefault="00963254" w:rsidP="00963254">
            <w:pPr>
              <w:rPr>
                <w:spacing w:val="0"/>
                <w:sz w:val="20"/>
              </w:rPr>
            </w:pPr>
            <w:r w:rsidRPr="007D4C49">
              <w:rPr>
                <w:spacing w:val="0"/>
                <w:sz w:val="20"/>
              </w:rPr>
              <w:t>CWM  Standardized rear leg length</w:t>
            </w:r>
          </w:p>
        </w:tc>
        <w:tc>
          <w:tcPr>
            <w:tcW w:w="173" w:type="dxa"/>
          </w:tcPr>
          <w:p w14:paraId="1984FCF9" w14:textId="77777777" w:rsidR="00963254" w:rsidRPr="00F90AF9" w:rsidRDefault="00963254" w:rsidP="00963254"/>
        </w:tc>
        <w:tc>
          <w:tcPr>
            <w:tcW w:w="1379" w:type="dxa"/>
          </w:tcPr>
          <w:p w14:paraId="041DF0CF" w14:textId="4F3AB029" w:rsidR="00963254" w:rsidRPr="00F90AF9" w:rsidRDefault="00963254" w:rsidP="00963254">
            <w:pPr>
              <w:rPr>
                <w:spacing w:val="0"/>
                <w:sz w:val="20"/>
              </w:rPr>
            </w:pPr>
            <w:r w:rsidRPr="00F90AF9">
              <w:rPr>
                <w:spacing w:val="0"/>
                <w:sz w:val="20"/>
              </w:rPr>
              <w:t>Fraction of body length</w:t>
            </w:r>
          </w:p>
        </w:tc>
        <w:tc>
          <w:tcPr>
            <w:tcW w:w="118" w:type="dxa"/>
          </w:tcPr>
          <w:p w14:paraId="37D56D5F" w14:textId="77777777" w:rsidR="00963254" w:rsidRPr="007D4C49" w:rsidRDefault="00963254" w:rsidP="00963254"/>
        </w:tc>
        <w:tc>
          <w:tcPr>
            <w:tcW w:w="705" w:type="dxa"/>
          </w:tcPr>
          <w:p w14:paraId="00A34718" w14:textId="37BF0FFF" w:rsidR="00963254" w:rsidRPr="007D4C49" w:rsidRDefault="00963254" w:rsidP="00963254">
            <w:pPr>
              <w:rPr>
                <w:spacing w:val="0"/>
                <w:sz w:val="20"/>
              </w:rPr>
            </w:pPr>
            <w:r w:rsidRPr="007D4C49">
              <w:rPr>
                <w:spacing w:val="0"/>
                <w:sz w:val="20"/>
              </w:rPr>
              <w:t>2015</w:t>
            </w:r>
          </w:p>
        </w:tc>
        <w:tc>
          <w:tcPr>
            <w:tcW w:w="1410" w:type="dxa"/>
          </w:tcPr>
          <w:p w14:paraId="4050435F" w14:textId="58FE715A" w:rsidR="00963254" w:rsidRPr="007D4C49" w:rsidRDefault="00963254" w:rsidP="00963254">
            <w:r w:rsidRPr="007D4C49">
              <w:rPr>
                <w:spacing w:val="0"/>
                <w:sz w:val="20"/>
              </w:rPr>
              <w:t>0.731 ± 0.014</w:t>
            </w:r>
          </w:p>
        </w:tc>
        <w:tc>
          <w:tcPr>
            <w:tcW w:w="1433" w:type="dxa"/>
          </w:tcPr>
          <w:p w14:paraId="23A8F5C8" w14:textId="364A9445" w:rsidR="00963254" w:rsidRPr="007D4C49" w:rsidRDefault="00963254" w:rsidP="00963254">
            <w:r w:rsidRPr="007D4C49">
              <w:rPr>
                <w:spacing w:val="0"/>
                <w:sz w:val="20"/>
              </w:rPr>
              <w:t>0.752 ± 0.013</w:t>
            </w:r>
          </w:p>
        </w:tc>
        <w:tc>
          <w:tcPr>
            <w:tcW w:w="1423" w:type="dxa"/>
            <w:noWrap/>
            <w:hideMark/>
          </w:tcPr>
          <w:p w14:paraId="2998EB25" w14:textId="1D3209A6" w:rsidR="00963254" w:rsidRPr="007D4C49" w:rsidRDefault="00963254" w:rsidP="00963254">
            <w:pPr>
              <w:rPr>
                <w:spacing w:val="0"/>
                <w:sz w:val="20"/>
              </w:rPr>
            </w:pPr>
            <w:r w:rsidRPr="007D4C49">
              <w:rPr>
                <w:spacing w:val="0"/>
                <w:sz w:val="20"/>
              </w:rPr>
              <w:t>0.744 ± 0.013</w:t>
            </w:r>
          </w:p>
        </w:tc>
      </w:tr>
      <w:tr w:rsidR="003F7967" w:rsidRPr="00A754DB" w14:paraId="71F553EA" w14:textId="77777777" w:rsidTr="00FA72B0">
        <w:trPr>
          <w:trHeight w:val="290"/>
        </w:trPr>
        <w:tc>
          <w:tcPr>
            <w:tcW w:w="3282" w:type="dxa"/>
            <w:noWrap/>
          </w:tcPr>
          <w:p w14:paraId="29C5BD2B" w14:textId="77777777" w:rsidR="00963254" w:rsidRPr="007D4C49" w:rsidRDefault="00963254" w:rsidP="00963254">
            <w:pPr>
              <w:rPr>
                <w:spacing w:val="0"/>
                <w:sz w:val="20"/>
              </w:rPr>
            </w:pPr>
          </w:p>
        </w:tc>
        <w:tc>
          <w:tcPr>
            <w:tcW w:w="173" w:type="dxa"/>
          </w:tcPr>
          <w:p w14:paraId="32C8B24B" w14:textId="77777777" w:rsidR="00963254" w:rsidRPr="00F90AF9" w:rsidRDefault="00963254" w:rsidP="00963254"/>
        </w:tc>
        <w:tc>
          <w:tcPr>
            <w:tcW w:w="1379" w:type="dxa"/>
          </w:tcPr>
          <w:p w14:paraId="06C9BB26" w14:textId="37E04BCC" w:rsidR="00963254" w:rsidRPr="00F90AF9" w:rsidRDefault="00963254" w:rsidP="00963254">
            <w:pPr>
              <w:rPr>
                <w:spacing w:val="0"/>
                <w:sz w:val="20"/>
              </w:rPr>
            </w:pPr>
          </w:p>
        </w:tc>
        <w:tc>
          <w:tcPr>
            <w:tcW w:w="118" w:type="dxa"/>
          </w:tcPr>
          <w:p w14:paraId="16728D73" w14:textId="77777777" w:rsidR="00963254" w:rsidRPr="007D4C49" w:rsidRDefault="00963254" w:rsidP="00963254"/>
        </w:tc>
        <w:tc>
          <w:tcPr>
            <w:tcW w:w="705" w:type="dxa"/>
          </w:tcPr>
          <w:p w14:paraId="21F6D298" w14:textId="04ADB12C" w:rsidR="00963254" w:rsidRPr="007D4C49" w:rsidRDefault="00963254" w:rsidP="00963254">
            <w:pPr>
              <w:rPr>
                <w:spacing w:val="0"/>
                <w:sz w:val="20"/>
              </w:rPr>
            </w:pPr>
            <w:r w:rsidRPr="007D4C49">
              <w:rPr>
                <w:spacing w:val="0"/>
                <w:sz w:val="20"/>
              </w:rPr>
              <w:t>2022</w:t>
            </w:r>
          </w:p>
        </w:tc>
        <w:tc>
          <w:tcPr>
            <w:tcW w:w="1410" w:type="dxa"/>
          </w:tcPr>
          <w:p w14:paraId="4B6EDE1E" w14:textId="344F65C9" w:rsidR="00963254" w:rsidRPr="007D4C49" w:rsidRDefault="00963254" w:rsidP="00963254">
            <w:r w:rsidRPr="007D4C49">
              <w:rPr>
                <w:spacing w:val="0"/>
                <w:sz w:val="20"/>
              </w:rPr>
              <w:t>0.74</w:t>
            </w:r>
            <w:r>
              <w:rPr>
                <w:spacing w:val="0"/>
                <w:sz w:val="20"/>
              </w:rPr>
              <w:t>0</w:t>
            </w:r>
            <w:r w:rsidRPr="007D4C49">
              <w:rPr>
                <w:spacing w:val="0"/>
                <w:sz w:val="20"/>
              </w:rPr>
              <w:t xml:space="preserve"> ± 0.006</w:t>
            </w:r>
          </w:p>
        </w:tc>
        <w:tc>
          <w:tcPr>
            <w:tcW w:w="1433" w:type="dxa"/>
          </w:tcPr>
          <w:p w14:paraId="6E8B55C7" w14:textId="6626FABF" w:rsidR="00963254" w:rsidRPr="007D4C49" w:rsidRDefault="00963254" w:rsidP="00963254">
            <w:r w:rsidRPr="007D4C49">
              <w:rPr>
                <w:spacing w:val="0"/>
                <w:sz w:val="20"/>
              </w:rPr>
              <w:t>0.712 ± 0.008</w:t>
            </w:r>
          </w:p>
        </w:tc>
        <w:tc>
          <w:tcPr>
            <w:tcW w:w="1423" w:type="dxa"/>
            <w:noWrap/>
          </w:tcPr>
          <w:p w14:paraId="14F9DEFF" w14:textId="7B0AF5F9" w:rsidR="00963254" w:rsidRPr="007D4C49" w:rsidRDefault="00963254" w:rsidP="00963254">
            <w:pPr>
              <w:rPr>
                <w:spacing w:val="0"/>
                <w:sz w:val="20"/>
              </w:rPr>
            </w:pPr>
            <w:r w:rsidRPr="007D4C49">
              <w:rPr>
                <w:spacing w:val="0"/>
                <w:sz w:val="20"/>
              </w:rPr>
              <w:t>0.739 ± 0.009</w:t>
            </w:r>
          </w:p>
        </w:tc>
      </w:tr>
      <w:tr w:rsidR="003F7967" w:rsidRPr="00A754DB" w14:paraId="2FF1BC64" w14:textId="77777777" w:rsidTr="00FA72B0">
        <w:trPr>
          <w:trHeight w:val="290"/>
        </w:trPr>
        <w:tc>
          <w:tcPr>
            <w:tcW w:w="3282" w:type="dxa"/>
            <w:noWrap/>
          </w:tcPr>
          <w:p w14:paraId="73DAB454" w14:textId="77777777" w:rsidR="00963254" w:rsidRPr="007D4C49" w:rsidRDefault="00963254" w:rsidP="00963254">
            <w:pPr>
              <w:rPr>
                <w:spacing w:val="0"/>
                <w:sz w:val="20"/>
              </w:rPr>
            </w:pPr>
          </w:p>
        </w:tc>
        <w:tc>
          <w:tcPr>
            <w:tcW w:w="173" w:type="dxa"/>
          </w:tcPr>
          <w:p w14:paraId="7C62163E" w14:textId="77777777" w:rsidR="00963254" w:rsidRPr="00F90AF9" w:rsidRDefault="00963254" w:rsidP="00963254"/>
        </w:tc>
        <w:tc>
          <w:tcPr>
            <w:tcW w:w="1379" w:type="dxa"/>
          </w:tcPr>
          <w:p w14:paraId="7F042E0E" w14:textId="27261E38" w:rsidR="00963254" w:rsidRPr="00F90AF9" w:rsidRDefault="00963254" w:rsidP="00963254">
            <w:pPr>
              <w:rPr>
                <w:spacing w:val="0"/>
                <w:sz w:val="20"/>
              </w:rPr>
            </w:pPr>
          </w:p>
        </w:tc>
        <w:tc>
          <w:tcPr>
            <w:tcW w:w="118" w:type="dxa"/>
          </w:tcPr>
          <w:p w14:paraId="290972B1" w14:textId="77777777" w:rsidR="00963254" w:rsidRPr="007D4C49" w:rsidRDefault="00963254" w:rsidP="00963254"/>
        </w:tc>
        <w:tc>
          <w:tcPr>
            <w:tcW w:w="705" w:type="dxa"/>
          </w:tcPr>
          <w:p w14:paraId="2844F925" w14:textId="33B10494" w:rsidR="00963254" w:rsidRPr="007D4C49" w:rsidRDefault="00963254" w:rsidP="00963254">
            <w:pPr>
              <w:rPr>
                <w:spacing w:val="0"/>
                <w:sz w:val="20"/>
              </w:rPr>
            </w:pPr>
          </w:p>
        </w:tc>
        <w:tc>
          <w:tcPr>
            <w:tcW w:w="1410" w:type="dxa"/>
          </w:tcPr>
          <w:p w14:paraId="5D5764E2" w14:textId="77777777" w:rsidR="00963254" w:rsidRPr="007D4C49" w:rsidRDefault="00963254" w:rsidP="00963254"/>
        </w:tc>
        <w:tc>
          <w:tcPr>
            <w:tcW w:w="1433" w:type="dxa"/>
          </w:tcPr>
          <w:p w14:paraId="30FD2822" w14:textId="77777777" w:rsidR="00963254" w:rsidRPr="007D4C49" w:rsidRDefault="00963254" w:rsidP="00963254"/>
        </w:tc>
        <w:tc>
          <w:tcPr>
            <w:tcW w:w="1423" w:type="dxa"/>
            <w:noWrap/>
          </w:tcPr>
          <w:p w14:paraId="7916D961" w14:textId="22F1CAC8" w:rsidR="00963254" w:rsidRPr="007D4C49" w:rsidRDefault="00963254" w:rsidP="00963254">
            <w:pPr>
              <w:rPr>
                <w:spacing w:val="0"/>
                <w:sz w:val="20"/>
              </w:rPr>
            </w:pPr>
          </w:p>
        </w:tc>
      </w:tr>
      <w:tr w:rsidR="003F7967" w:rsidRPr="00A754DB" w14:paraId="499B576D" w14:textId="77777777" w:rsidTr="00FA72B0">
        <w:trPr>
          <w:trHeight w:val="290"/>
        </w:trPr>
        <w:tc>
          <w:tcPr>
            <w:tcW w:w="3282" w:type="dxa"/>
            <w:noWrap/>
          </w:tcPr>
          <w:p w14:paraId="61E02E20" w14:textId="77777777" w:rsidR="00963254" w:rsidRPr="007D4C49" w:rsidRDefault="00963254" w:rsidP="00963254">
            <w:pPr>
              <w:rPr>
                <w:spacing w:val="0"/>
                <w:sz w:val="20"/>
              </w:rPr>
            </w:pPr>
          </w:p>
        </w:tc>
        <w:tc>
          <w:tcPr>
            <w:tcW w:w="173" w:type="dxa"/>
          </w:tcPr>
          <w:p w14:paraId="034965C2" w14:textId="77777777" w:rsidR="00963254" w:rsidRPr="00F90AF9" w:rsidRDefault="00963254" w:rsidP="00963254"/>
        </w:tc>
        <w:tc>
          <w:tcPr>
            <w:tcW w:w="1379" w:type="dxa"/>
          </w:tcPr>
          <w:p w14:paraId="3DD55E7D" w14:textId="780F7005" w:rsidR="00963254" w:rsidRPr="00F90AF9" w:rsidRDefault="00963254" w:rsidP="00963254">
            <w:pPr>
              <w:rPr>
                <w:spacing w:val="0"/>
                <w:sz w:val="20"/>
              </w:rPr>
            </w:pPr>
          </w:p>
        </w:tc>
        <w:tc>
          <w:tcPr>
            <w:tcW w:w="118" w:type="dxa"/>
          </w:tcPr>
          <w:p w14:paraId="7FAAC807" w14:textId="77777777" w:rsidR="00963254" w:rsidRPr="007D4C49" w:rsidRDefault="00963254" w:rsidP="00963254"/>
        </w:tc>
        <w:tc>
          <w:tcPr>
            <w:tcW w:w="705" w:type="dxa"/>
          </w:tcPr>
          <w:p w14:paraId="705676CF" w14:textId="1313F500" w:rsidR="00963254" w:rsidRPr="007D4C49" w:rsidRDefault="00963254" w:rsidP="00963254">
            <w:pPr>
              <w:rPr>
                <w:spacing w:val="0"/>
                <w:sz w:val="20"/>
              </w:rPr>
            </w:pPr>
          </w:p>
        </w:tc>
        <w:tc>
          <w:tcPr>
            <w:tcW w:w="1410" w:type="dxa"/>
          </w:tcPr>
          <w:p w14:paraId="01BE91BB" w14:textId="77777777" w:rsidR="00963254" w:rsidRPr="007D4C49" w:rsidRDefault="00963254" w:rsidP="00963254"/>
        </w:tc>
        <w:tc>
          <w:tcPr>
            <w:tcW w:w="1433" w:type="dxa"/>
          </w:tcPr>
          <w:p w14:paraId="5829B6AB" w14:textId="77777777" w:rsidR="00963254" w:rsidRPr="007D4C49" w:rsidRDefault="00963254" w:rsidP="00963254"/>
        </w:tc>
        <w:tc>
          <w:tcPr>
            <w:tcW w:w="1423" w:type="dxa"/>
            <w:noWrap/>
          </w:tcPr>
          <w:p w14:paraId="4018E6B3" w14:textId="1A3757A3" w:rsidR="00963254" w:rsidRPr="007D4C49" w:rsidRDefault="00963254" w:rsidP="00963254">
            <w:pPr>
              <w:rPr>
                <w:spacing w:val="0"/>
                <w:sz w:val="20"/>
              </w:rPr>
            </w:pPr>
          </w:p>
        </w:tc>
      </w:tr>
      <w:tr w:rsidR="003F7967" w:rsidRPr="00A754DB" w14:paraId="37048ED6" w14:textId="77777777" w:rsidTr="00FA72B0">
        <w:trPr>
          <w:trHeight w:val="290"/>
        </w:trPr>
        <w:tc>
          <w:tcPr>
            <w:tcW w:w="3282" w:type="dxa"/>
            <w:noWrap/>
            <w:hideMark/>
          </w:tcPr>
          <w:p w14:paraId="48216B09" w14:textId="3971A5F8" w:rsidR="00963254" w:rsidRPr="007D4C49" w:rsidRDefault="00963254" w:rsidP="00963254">
            <w:pPr>
              <w:rPr>
                <w:spacing w:val="0"/>
                <w:sz w:val="20"/>
              </w:rPr>
            </w:pPr>
            <w:r w:rsidRPr="007D4C49">
              <w:rPr>
                <w:spacing w:val="0"/>
                <w:sz w:val="20"/>
              </w:rPr>
              <w:t>CWM Standardized eye length</w:t>
            </w:r>
          </w:p>
        </w:tc>
        <w:tc>
          <w:tcPr>
            <w:tcW w:w="173" w:type="dxa"/>
          </w:tcPr>
          <w:p w14:paraId="54729CEE" w14:textId="77777777" w:rsidR="00963254" w:rsidRPr="00F90AF9" w:rsidRDefault="00963254" w:rsidP="00963254"/>
        </w:tc>
        <w:tc>
          <w:tcPr>
            <w:tcW w:w="1379" w:type="dxa"/>
          </w:tcPr>
          <w:p w14:paraId="46705615" w14:textId="6EF552B3" w:rsidR="00963254" w:rsidRPr="00F90AF9" w:rsidRDefault="00963254" w:rsidP="00963254">
            <w:pPr>
              <w:rPr>
                <w:spacing w:val="0"/>
                <w:sz w:val="20"/>
              </w:rPr>
            </w:pPr>
            <w:r w:rsidRPr="00F90AF9">
              <w:rPr>
                <w:spacing w:val="0"/>
                <w:sz w:val="20"/>
              </w:rPr>
              <w:t>Fraction of body length</w:t>
            </w:r>
          </w:p>
        </w:tc>
        <w:tc>
          <w:tcPr>
            <w:tcW w:w="118" w:type="dxa"/>
          </w:tcPr>
          <w:p w14:paraId="75D0B97F" w14:textId="77777777" w:rsidR="00963254" w:rsidRPr="007D4C49" w:rsidRDefault="00963254" w:rsidP="00963254"/>
        </w:tc>
        <w:tc>
          <w:tcPr>
            <w:tcW w:w="705" w:type="dxa"/>
          </w:tcPr>
          <w:p w14:paraId="753D5E30" w14:textId="06E0B6C8" w:rsidR="00963254" w:rsidRPr="007D4C49" w:rsidRDefault="00963254" w:rsidP="00963254">
            <w:pPr>
              <w:rPr>
                <w:spacing w:val="0"/>
                <w:sz w:val="20"/>
              </w:rPr>
            </w:pPr>
            <w:r w:rsidRPr="007D4C49">
              <w:rPr>
                <w:spacing w:val="0"/>
                <w:sz w:val="20"/>
              </w:rPr>
              <w:t>2015</w:t>
            </w:r>
          </w:p>
        </w:tc>
        <w:tc>
          <w:tcPr>
            <w:tcW w:w="1410" w:type="dxa"/>
          </w:tcPr>
          <w:p w14:paraId="5C6B2C07" w14:textId="3A599B5C" w:rsidR="00963254" w:rsidRPr="007D4C49" w:rsidRDefault="00963254" w:rsidP="00963254">
            <w:r w:rsidRPr="007D4C49">
              <w:rPr>
                <w:spacing w:val="0"/>
                <w:sz w:val="20"/>
              </w:rPr>
              <w:t>0.046 ± 0.001</w:t>
            </w:r>
          </w:p>
        </w:tc>
        <w:tc>
          <w:tcPr>
            <w:tcW w:w="1433" w:type="dxa"/>
          </w:tcPr>
          <w:p w14:paraId="0F72638F" w14:textId="00BDB3F4" w:rsidR="00963254" w:rsidRPr="007D4C49" w:rsidRDefault="00963254" w:rsidP="00963254">
            <w:r w:rsidRPr="007D4C49">
              <w:rPr>
                <w:spacing w:val="0"/>
                <w:sz w:val="20"/>
              </w:rPr>
              <w:t>0.05 ± 0.001</w:t>
            </w:r>
          </w:p>
        </w:tc>
        <w:tc>
          <w:tcPr>
            <w:tcW w:w="1423" w:type="dxa"/>
            <w:noWrap/>
            <w:hideMark/>
          </w:tcPr>
          <w:p w14:paraId="45141302" w14:textId="4B8A3079" w:rsidR="00963254" w:rsidRPr="007D4C49" w:rsidRDefault="00963254" w:rsidP="00963254">
            <w:pPr>
              <w:rPr>
                <w:spacing w:val="0"/>
                <w:sz w:val="20"/>
              </w:rPr>
            </w:pPr>
            <w:r w:rsidRPr="007D4C49">
              <w:rPr>
                <w:spacing w:val="0"/>
                <w:sz w:val="20"/>
              </w:rPr>
              <w:t>0.045 ± 0.001</w:t>
            </w:r>
          </w:p>
        </w:tc>
      </w:tr>
      <w:tr w:rsidR="003F7967" w:rsidRPr="00A754DB" w14:paraId="26D56142" w14:textId="77777777" w:rsidTr="00FA72B0">
        <w:trPr>
          <w:trHeight w:val="290"/>
        </w:trPr>
        <w:tc>
          <w:tcPr>
            <w:tcW w:w="3282" w:type="dxa"/>
            <w:noWrap/>
          </w:tcPr>
          <w:p w14:paraId="575835F1" w14:textId="77777777" w:rsidR="00963254" w:rsidRPr="007D4C49" w:rsidRDefault="00963254" w:rsidP="00963254">
            <w:pPr>
              <w:rPr>
                <w:spacing w:val="0"/>
                <w:sz w:val="20"/>
              </w:rPr>
            </w:pPr>
          </w:p>
        </w:tc>
        <w:tc>
          <w:tcPr>
            <w:tcW w:w="173" w:type="dxa"/>
          </w:tcPr>
          <w:p w14:paraId="64D25BAA" w14:textId="77777777" w:rsidR="00963254" w:rsidRPr="00F90AF9" w:rsidRDefault="00963254" w:rsidP="00963254"/>
        </w:tc>
        <w:tc>
          <w:tcPr>
            <w:tcW w:w="1379" w:type="dxa"/>
          </w:tcPr>
          <w:p w14:paraId="04C2B7D0" w14:textId="43F68ED5" w:rsidR="00963254" w:rsidRPr="00F90AF9" w:rsidRDefault="00963254" w:rsidP="00963254">
            <w:pPr>
              <w:rPr>
                <w:spacing w:val="0"/>
                <w:sz w:val="20"/>
              </w:rPr>
            </w:pPr>
          </w:p>
        </w:tc>
        <w:tc>
          <w:tcPr>
            <w:tcW w:w="118" w:type="dxa"/>
          </w:tcPr>
          <w:p w14:paraId="16E23E8B" w14:textId="77777777" w:rsidR="00963254" w:rsidRPr="007D4C49" w:rsidRDefault="00963254" w:rsidP="00963254"/>
        </w:tc>
        <w:tc>
          <w:tcPr>
            <w:tcW w:w="705" w:type="dxa"/>
          </w:tcPr>
          <w:p w14:paraId="6E1A40A1" w14:textId="17043141" w:rsidR="00963254" w:rsidRPr="007D4C49" w:rsidRDefault="00963254" w:rsidP="00963254">
            <w:pPr>
              <w:rPr>
                <w:spacing w:val="0"/>
                <w:sz w:val="20"/>
              </w:rPr>
            </w:pPr>
            <w:r w:rsidRPr="007D4C49">
              <w:rPr>
                <w:spacing w:val="0"/>
                <w:sz w:val="20"/>
              </w:rPr>
              <w:t>2022</w:t>
            </w:r>
          </w:p>
        </w:tc>
        <w:tc>
          <w:tcPr>
            <w:tcW w:w="1410" w:type="dxa"/>
          </w:tcPr>
          <w:p w14:paraId="6E9C31DA" w14:textId="1AA9ED9E" w:rsidR="00963254" w:rsidRPr="007D4C49" w:rsidRDefault="00963254" w:rsidP="00963254">
            <w:r w:rsidRPr="007D4C49">
              <w:rPr>
                <w:spacing w:val="0"/>
                <w:sz w:val="20"/>
              </w:rPr>
              <w:t>0.047 ± 0.001</w:t>
            </w:r>
          </w:p>
        </w:tc>
        <w:tc>
          <w:tcPr>
            <w:tcW w:w="1433" w:type="dxa"/>
          </w:tcPr>
          <w:p w14:paraId="6C80D9CD" w14:textId="08AD4264" w:rsidR="00963254" w:rsidRPr="007D4C49" w:rsidRDefault="00963254" w:rsidP="00963254">
            <w:r w:rsidRPr="007D4C49">
              <w:rPr>
                <w:spacing w:val="0"/>
                <w:sz w:val="20"/>
              </w:rPr>
              <w:t>0.049 ± 0.001</w:t>
            </w:r>
          </w:p>
        </w:tc>
        <w:tc>
          <w:tcPr>
            <w:tcW w:w="1423" w:type="dxa"/>
            <w:noWrap/>
          </w:tcPr>
          <w:p w14:paraId="002E57C7" w14:textId="05FA4049" w:rsidR="00963254" w:rsidRPr="007D4C49" w:rsidRDefault="00963254" w:rsidP="00963254">
            <w:pPr>
              <w:rPr>
                <w:spacing w:val="0"/>
                <w:sz w:val="20"/>
              </w:rPr>
            </w:pPr>
            <w:r w:rsidRPr="007D4C49">
              <w:rPr>
                <w:spacing w:val="0"/>
                <w:sz w:val="20"/>
              </w:rPr>
              <w:t>0.046 ± 0.001</w:t>
            </w:r>
          </w:p>
        </w:tc>
      </w:tr>
      <w:tr w:rsidR="003F7967" w:rsidRPr="00A754DB" w14:paraId="47E40E87" w14:textId="77777777" w:rsidTr="00FA72B0">
        <w:trPr>
          <w:trHeight w:val="290"/>
        </w:trPr>
        <w:tc>
          <w:tcPr>
            <w:tcW w:w="3282" w:type="dxa"/>
            <w:noWrap/>
          </w:tcPr>
          <w:p w14:paraId="451B90AF" w14:textId="77777777" w:rsidR="00963254" w:rsidRPr="007D4C49" w:rsidRDefault="00963254" w:rsidP="00963254">
            <w:pPr>
              <w:rPr>
                <w:spacing w:val="0"/>
                <w:sz w:val="20"/>
              </w:rPr>
            </w:pPr>
          </w:p>
        </w:tc>
        <w:tc>
          <w:tcPr>
            <w:tcW w:w="173" w:type="dxa"/>
          </w:tcPr>
          <w:p w14:paraId="7D8C3B7F" w14:textId="77777777" w:rsidR="00963254" w:rsidRPr="00F90AF9" w:rsidRDefault="00963254" w:rsidP="00963254"/>
        </w:tc>
        <w:tc>
          <w:tcPr>
            <w:tcW w:w="1379" w:type="dxa"/>
          </w:tcPr>
          <w:p w14:paraId="5A7AE217" w14:textId="087EA4FD" w:rsidR="00963254" w:rsidRPr="00F90AF9" w:rsidRDefault="00963254" w:rsidP="00963254">
            <w:pPr>
              <w:rPr>
                <w:spacing w:val="0"/>
                <w:sz w:val="20"/>
              </w:rPr>
            </w:pPr>
          </w:p>
        </w:tc>
        <w:tc>
          <w:tcPr>
            <w:tcW w:w="118" w:type="dxa"/>
          </w:tcPr>
          <w:p w14:paraId="74295830" w14:textId="77777777" w:rsidR="00963254" w:rsidRPr="007D4C49" w:rsidRDefault="00963254" w:rsidP="00963254"/>
        </w:tc>
        <w:tc>
          <w:tcPr>
            <w:tcW w:w="705" w:type="dxa"/>
          </w:tcPr>
          <w:p w14:paraId="4D8A6DD4" w14:textId="5DD94B44" w:rsidR="00963254" w:rsidRPr="007D4C49" w:rsidRDefault="00963254" w:rsidP="00963254">
            <w:pPr>
              <w:rPr>
                <w:spacing w:val="0"/>
                <w:sz w:val="20"/>
              </w:rPr>
            </w:pPr>
          </w:p>
        </w:tc>
        <w:tc>
          <w:tcPr>
            <w:tcW w:w="1410" w:type="dxa"/>
          </w:tcPr>
          <w:p w14:paraId="6862243F" w14:textId="77777777" w:rsidR="00963254" w:rsidRPr="007D4C49" w:rsidRDefault="00963254" w:rsidP="00963254"/>
        </w:tc>
        <w:tc>
          <w:tcPr>
            <w:tcW w:w="1433" w:type="dxa"/>
          </w:tcPr>
          <w:p w14:paraId="4FC4747B" w14:textId="77777777" w:rsidR="00963254" w:rsidRPr="007D4C49" w:rsidRDefault="00963254" w:rsidP="00963254"/>
        </w:tc>
        <w:tc>
          <w:tcPr>
            <w:tcW w:w="1423" w:type="dxa"/>
            <w:noWrap/>
          </w:tcPr>
          <w:p w14:paraId="52A43934" w14:textId="45790BBF" w:rsidR="00963254" w:rsidRPr="007D4C49" w:rsidRDefault="00963254" w:rsidP="00963254">
            <w:pPr>
              <w:rPr>
                <w:spacing w:val="0"/>
                <w:sz w:val="20"/>
              </w:rPr>
            </w:pPr>
          </w:p>
        </w:tc>
      </w:tr>
      <w:tr w:rsidR="003F7967" w:rsidRPr="00A754DB" w14:paraId="5B3B3414" w14:textId="77777777" w:rsidTr="00FA72B0">
        <w:trPr>
          <w:trHeight w:val="290"/>
        </w:trPr>
        <w:tc>
          <w:tcPr>
            <w:tcW w:w="3282" w:type="dxa"/>
            <w:noWrap/>
            <w:hideMark/>
          </w:tcPr>
          <w:p w14:paraId="44E868C8" w14:textId="01AF053B" w:rsidR="00963254" w:rsidRPr="007D4C49" w:rsidRDefault="00963254" w:rsidP="00963254">
            <w:pPr>
              <w:rPr>
                <w:spacing w:val="0"/>
                <w:sz w:val="20"/>
              </w:rPr>
            </w:pPr>
            <w:r w:rsidRPr="007D4C49">
              <w:rPr>
                <w:spacing w:val="0"/>
                <w:sz w:val="20"/>
              </w:rPr>
              <w:t>CWM Standardized eye protrusion</w:t>
            </w:r>
          </w:p>
        </w:tc>
        <w:tc>
          <w:tcPr>
            <w:tcW w:w="173" w:type="dxa"/>
          </w:tcPr>
          <w:p w14:paraId="1A9F723B" w14:textId="77777777" w:rsidR="00963254" w:rsidRPr="00F90AF9" w:rsidRDefault="00963254" w:rsidP="00963254"/>
        </w:tc>
        <w:tc>
          <w:tcPr>
            <w:tcW w:w="1379" w:type="dxa"/>
          </w:tcPr>
          <w:p w14:paraId="21308F77" w14:textId="6659B5C7" w:rsidR="00963254" w:rsidRPr="00F90AF9" w:rsidRDefault="00963254" w:rsidP="00963254">
            <w:pPr>
              <w:rPr>
                <w:spacing w:val="0"/>
                <w:sz w:val="20"/>
              </w:rPr>
            </w:pPr>
            <w:r w:rsidRPr="00F90AF9">
              <w:rPr>
                <w:spacing w:val="0"/>
                <w:sz w:val="20"/>
              </w:rPr>
              <w:t>Fraction of body length</w:t>
            </w:r>
          </w:p>
        </w:tc>
        <w:tc>
          <w:tcPr>
            <w:tcW w:w="118" w:type="dxa"/>
          </w:tcPr>
          <w:p w14:paraId="62FDC6CA" w14:textId="77777777" w:rsidR="00963254" w:rsidRPr="007D4C49" w:rsidRDefault="00963254" w:rsidP="00963254"/>
        </w:tc>
        <w:tc>
          <w:tcPr>
            <w:tcW w:w="705" w:type="dxa"/>
          </w:tcPr>
          <w:p w14:paraId="6CC55658" w14:textId="79EBB7F9" w:rsidR="00963254" w:rsidRPr="007D4C49" w:rsidRDefault="00963254" w:rsidP="00963254">
            <w:pPr>
              <w:rPr>
                <w:spacing w:val="0"/>
                <w:sz w:val="20"/>
              </w:rPr>
            </w:pPr>
            <w:r w:rsidRPr="007D4C49">
              <w:rPr>
                <w:spacing w:val="0"/>
                <w:sz w:val="20"/>
              </w:rPr>
              <w:t>2015</w:t>
            </w:r>
          </w:p>
        </w:tc>
        <w:tc>
          <w:tcPr>
            <w:tcW w:w="1410" w:type="dxa"/>
          </w:tcPr>
          <w:p w14:paraId="08CF3F49" w14:textId="040D8E09" w:rsidR="00963254" w:rsidRPr="007D4C49" w:rsidRDefault="00963254" w:rsidP="00963254">
            <w:r w:rsidRPr="007D4C49">
              <w:rPr>
                <w:spacing w:val="0"/>
                <w:sz w:val="20"/>
              </w:rPr>
              <w:t>0.052 ± 0.001</w:t>
            </w:r>
          </w:p>
        </w:tc>
        <w:tc>
          <w:tcPr>
            <w:tcW w:w="1433" w:type="dxa"/>
          </w:tcPr>
          <w:p w14:paraId="14EFBB9A" w14:textId="79D8AEA2" w:rsidR="00963254" w:rsidRPr="007D4C49" w:rsidRDefault="00963254" w:rsidP="00963254">
            <w:r w:rsidRPr="007D4C49">
              <w:rPr>
                <w:spacing w:val="0"/>
                <w:sz w:val="20"/>
              </w:rPr>
              <w:t>0.054 ± 0.001</w:t>
            </w:r>
          </w:p>
        </w:tc>
        <w:tc>
          <w:tcPr>
            <w:tcW w:w="1423" w:type="dxa"/>
            <w:noWrap/>
            <w:hideMark/>
          </w:tcPr>
          <w:p w14:paraId="23088D9C" w14:textId="0DD73A99" w:rsidR="00963254" w:rsidRPr="007D4C49" w:rsidRDefault="00963254" w:rsidP="00963254">
            <w:pPr>
              <w:rPr>
                <w:spacing w:val="0"/>
                <w:sz w:val="20"/>
              </w:rPr>
            </w:pPr>
            <w:r w:rsidRPr="007D4C49">
              <w:rPr>
                <w:spacing w:val="0"/>
                <w:sz w:val="20"/>
              </w:rPr>
              <w:t>0.051 ± 0.001</w:t>
            </w:r>
          </w:p>
        </w:tc>
      </w:tr>
      <w:tr w:rsidR="003F7967" w:rsidRPr="00A754DB" w14:paraId="211CC270" w14:textId="77777777" w:rsidTr="00FA72B0">
        <w:trPr>
          <w:trHeight w:val="290"/>
        </w:trPr>
        <w:tc>
          <w:tcPr>
            <w:tcW w:w="3282" w:type="dxa"/>
            <w:noWrap/>
          </w:tcPr>
          <w:p w14:paraId="50ADB8AB" w14:textId="77777777" w:rsidR="00963254" w:rsidRPr="007D4C49" w:rsidRDefault="00963254" w:rsidP="00963254">
            <w:pPr>
              <w:rPr>
                <w:spacing w:val="0"/>
                <w:sz w:val="20"/>
              </w:rPr>
            </w:pPr>
          </w:p>
        </w:tc>
        <w:tc>
          <w:tcPr>
            <w:tcW w:w="173" w:type="dxa"/>
          </w:tcPr>
          <w:p w14:paraId="29612A6B" w14:textId="77777777" w:rsidR="00963254" w:rsidRPr="00F90AF9" w:rsidRDefault="00963254" w:rsidP="00963254"/>
        </w:tc>
        <w:tc>
          <w:tcPr>
            <w:tcW w:w="1379" w:type="dxa"/>
          </w:tcPr>
          <w:p w14:paraId="10109097" w14:textId="53D83B20" w:rsidR="00963254" w:rsidRPr="00F90AF9" w:rsidRDefault="00963254" w:rsidP="00963254">
            <w:pPr>
              <w:rPr>
                <w:spacing w:val="0"/>
                <w:sz w:val="20"/>
              </w:rPr>
            </w:pPr>
          </w:p>
        </w:tc>
        <w:tc>
          <w:tcPr>
            <w:tcW w:w="118" w:type="dxa"/>
          </w:tcPr>
          <w:p w14:paraId="07DA8418" w14:textId="77777777" w:rsidR="00963254" w:rsidRPr="007D4C49" w:rsidRDefault="00963254" w:rsidP="00963254"/>
        </w:tc>
        <w:tc>
          <w:tcPr>
            <w:tcW w:w="705" w:type="dxa"/>
          </w:tcPr>
          <w:p w14:paraId="33925CD3" w14:textId="5AB5B480" w:rsidR="00963254" w:rsidRPr="007D4C49" w:rsidRDefault="00963254" w:rsidP="00963254">
            <w:pPr>
              <w:rPr>
                <w:spacing w:val="0"/>
                <w:sz w:val="20"/>
              </w:rPr>
            </w:pPr>
            <w:r w:rsidRPr="007D4C49">
              <w:rPr>
                <w:spacing w:val="0"/>
                <w:sz w:val="20"/>
              </w:rPr>
              <w:t>2022</w:t>
            </w:r>
          </w:p>
        </w:tc>
        <w:tc>
          <w:tcPr>
            <w:tcW w:w="1410" w:type="dxa"/>
          </w:tcPr>
          <w:p w14:paraId="6BF29F72" w14:textId="170E9543" w:rsidR="00963254" w:rsidRPr="007D4C49" w:rsidRDefault="00963254" w:rsidP="00963254">
            <w:r w:rsidRPr="007D4C49">
              <w:rPr>
                <w:spacing w:val="0"/>
                <w:sz w:val="20"/>
              </w:rPr>
              <w:t>0.052 ± 0</w:t>
            </w:r>
            <w:r>
              <w:rPr>
                <w:spacing w:val="0"/>
                <w:sz w:val="20"/>
              </w:rPr>
              <w:t>.000</w:t>
            </w:r>
          </w:p>
        </w:tc>
        <w:tc>
          <w:tcPr>
            <w:tcW w:w="1433" w:type="dxa"/>
          </w:tcPr>
          <w:p w14:paraId="6E106F02" w14:textId="08B088AC" w:rsidR="00963254" w:rsidRPr="007D4C49" w:rsidRDefault="00963254" w:rsidP="00963254">
            <w:r w:rsidRPr="007D4C49">
              <w:rPr>
                <w:spacing w:val="0"/>
                <w:sz w:val="20"/>
              </w:rPr>
              <w:t>0.053 ± 0.001</w:t>
            </w:r>
          </w:p>
        </w:tc>
        <w:tc>
          <w:tcPr>
            <w:tcW w:w="1423" w:type="dxa"/>
            <w:noWrap/>
          </w:tcPr>
          <w:p w14:paraId="10FFE94A" w14:textId="44182A02" w:rsidR="00963254" w:rsidRPr="007D4C49" w:rsidRDefault="00963254" w:rsidP="00963254">
            <w:pPr>
              <w:rPr>
                <w:spacing w:val="0"/>
                <w:sz w:val="20"/>
              </w:rPr>
            </w:pPr>
            <w:r w:rsidRPr="007D4C49">
              <w:rPr>
                <w:spacing w:val="0"/>
                <w:sz w:val="20"/>
              </w:rPr>
              <w:t>0.052 ± 0.001</w:t>
            </w:r>
          </w:p>
        </w:tc>
      </w:tr>
      <w:tr w:rsidR="003F7967" w:rsidRPr="00A754DB" w14:paraId="45DD3055" w14:textId="77777777" w:rsidTr="00FA72B0">
        <w:trPr>
          <w:trHeight w:val="290"/>
        </w:trPr>
        <w:tc>
          <w:tcPr>
            <w:tcW w:w="3282" w:type="dxa"/>
            <w:noWrap/>
          </w:tcPr>
          <w:p w14:paraId="186B7E5D" w14:textId="77777777" w:rsidR="00963254" w:rsidRPr="007D4C49" w:rsidRDefault="00963254" w:rsidP="00963254">
            <w:pPr>
              <w:rPr>
                <w:spacing w:val="0"/>
                <w:sz w:val="20"/>
              </w:rPr>
            </w:pPr>
          </w:p>
        </w:tc>
        <w:tc>
          <w:tcPr>
            <w:tcW w:w="173" w:type="dxa"/>
          </w:tcPr>
          <w:p w14:paraId="004863F8" w14:textId="77777777" w:rsidR="00963254" w:rsidRPr="00F90AF9" w:rsidRDefault="00963254" w:rsidP="00963254"/>
        </w:tc>
        <w:tc>
          <w:tcPr>
            <w:tcW w:w="1379" w:type="dxa"/>
          </w:tcPr>
          <w:p w14:paraId="14E5A642" w14:textId="357C6556" w:rsidR="00963254" w:rsidRPr="00F90AF9" w:rsidRDefault="00963254" w:rsidP="00963254">
            <w:pPr>
              <w:rPr>
                <w:spacing w:val="0"/>
                <w:sz w:val="20"/>
              </w:rPr>
            </w:pPr>
          </w:p>
        </w:tc>
        <w:tc>
          <w:tcPr>
            <w:tcW w:w="118" w:type="dxa"/>
          </w:tcPr>
          <w:p w14:paraId="7EC872B1" w14:textId="77777777" w:rsidR="00963254" w:rsidRPr="007D4C49" w:rsidRDefault="00963254" w:rsidP="00963254"/>
        </w:tc>
        <w:tc>
          <w:tcPr>
            <w:tcW w:w="705" w:type="dxa"/>
          </w:tcPr>
          <w:p w14:paraId="6EDB6BF5" w14:textId="1749A194" w:rsidR="00963254" w:rsidRPr="007D4C49" w:rsidRDefault="00963254" w:rsidP="00963254">
            <w:pPr>
              <w:rPr>
                <w:spacing w:val="0"/>
                <w:sz w:val="20"/>
              </w:rPr>
            </w:pPr>
          </w:p>
        </w:tc>
        <w:tc>
          <w:tcPr>
            <w:tcW w:w="1410" w:type="dxa"/>
          </w:tcPr>
          <w:p w14:paraId="493666F2" w14:textId="77777777" w:rsidR="00963254" w:rsidRPr="007D4C49" w:rsidRDefault="00963254" w:rsidP="00963254"/>
        </w:tc>
        <w:tc>
          <w:tcPr>
            <w:tcW w:w="1433" w:type="dxa"/>
          </w:tcPr>
          <w:p w14:paraId="42745DCF" w14:textId="77777777" w:rsidR="00963254" w:rsidRPr="007D4C49" w:rsidRDefault="00963254" w:rsidP="00963254"/>
        </w:tc>
        <w:tc>
          <w:tcPr>
            <w:tcW w:w="1423" w:type="dxa"/>
            <w:noWrap/>
          </w:tcPr>
          <w:p w14:paraId="72C97C5A" w14:textId="65567FDE" w:rsidR="00963254" w:rsidRPr="007D4C49" w:rsidRDefault="00963254" w:rsidP="00963254">
            <w:pPr>
              <w:rPr>
                <w:spacing w:val="0"/>
                <w:sz w:val="20"/>
              </w:rPr>
            </w:pPr>
          </w:p>
        </w:tc>
      </w:tr>
      <w:tr w:rsidR="003F7967" w:rsidRPr="00A754DB" w14:paraId="491C960E" w14:textId="77777777" w:rsidTr="00FA72B0">
        <w:trPr>
          <w:trHeight w:val="290"/>
        </w:trPr>
        <w:tc>
          <w:tcPr>
            <w:tcW w:w="3282" w:type="dxa"/>
            <w:noWrap/>
            <w:hideMark/>
          </w:tcPr>
          <w:p w14:paraId="5F07BAB8" w14:textId="0E3E7677" w:rsidR="00963254" w:rsidRPr="007D4C49" w:rsidRDefault="00963254" w:rsidP="00963254">
            <w:pPr>
              <w:rPr>
                <w:spacing w:val="0"/>
                <w:sz w:val="20"/>
              </w:rPr>
            </w:pPr>
            <w:r w:rsidRPr="007D4C49">
              <w:rPr>
                <w:spacing w:val="0"/>
                <w:sz w:val="20"/>
              </w:rPr>
              <w:t>CWM Standardized pronotum width</w:t>
            </w:r>
          </w:p>
        </w:tc>
        <w:tc>
          <w:tcPr>
            <w:tcW w:w="173" w:type="dxa"/>
          </w:tcPr>
          <w:p w14:paraId="4A2FA643" w14:textId="77777777" w:rsidR="00963254" w:rsidRPr="00F90AF9" w:rsidRDefault="00963254" w:rsidP="00963254"/>
        </w:tc>
        <w:tc>
          <w:tcPr>
            <w:tcW w:w="1379" w:type="dxa"/>
          </w:tcPr>
          <w:p w14:paraId="2409DE86" w14:textId="476A0ADD" w:rsidR="00963254" w:rsidRPr="00F90AF9" w:rsidRDefault="00963254" w:rsidP="00963254">
            <w:pPr>
              <w:rPr>
                <w:spacing w:val="0"/>
                <w:sz w:val="20"/>
              </w:rPr>
            </w:pPr>
            <w:r w:rsidRPr="00F90AF9">
              <w:rPr>
                <w:spacing w:val="0"/>
                <w:sz w:val="20"/>
              </w:rPr>
              <w:t>Fraction of body length</w:t>
            </w:r>
          </w:p>
        </w:tc>
        <w:tc>
          <w:tcPr>
            <w:tcW w:w="118" w:type="dxa"/>
          </w:tcPr>
          <w:p w14:paraId="493C3B31" w14:textId="77777777" w:rsidR="00963254" w:rsidRPr="007D4C49" w:rsidRDefault="00963254" w:rsidP="00963254"/>
        </w:tc>
        <w:tc>
          <w:tcPr>
            <w:tcW w:w="705" w:type="dxa"/>
          </w:tcPr>
          <w:p w14:paraId="20F220DE" w14:textId="0DE94657" w:rsidR="00963254" w:rsidRPr="007D4C49" w:rsidRDefault="00963254" w:rsidP="00963254">
            <w:pPr>
              <w:rPr>
                <w:spacing w:val="0"/>
                <w:sz w:val="20"/>
              </w:rPr>
            </w:pPr>
            <w:r w:rsidRPr="007D4C49">
              <w:rPr>
                <w:spacing w:val="0"/>
                <w:sz w:val="20"/>
              </w:rPr>
              <w:t>2015</w:t>
            </w:r>
          </w:p>
        </w:tc>
        <w:tc>
          <w:tcPr>
            <w:tcW w:w="1410" w:type="dxa"/>
          </w:tcPr>
          <w:p w14:paraId="23AB7868" w14:textId="7E603CD4" w:rsidR="00963254" w:rsidRPr="007D4C49" w:rsidRDefault="00963254" w:rsidP="00963254">
            <w:r w:rsidRPr="007D4C49">
              <w:rPr>
                <w:spacing w:val="0"/>
                <w:sz w:val="20"/>
              </w:rPr>
              <w:t>0.263 ± 0.002</w:t>
            </w:r>
          </w:p>
        </w:tc>
        <w:tc>
          <w:tcPr>
            <w:tcW w:w="1433" w:type="dxa"/>
          </w:tcPr>
          <w:p w14:paraId="1FE93176" w14:textId="799E003B" w:rsidR="00963254" w:rsidRPr="007D4C49" w:rsidRDefault="00963254" w:rsidP="00963254">
            <w:r w:rsidRPr="007D4C49">
              <w:rPr>
                <w:spacing w:val="0"/>
                <w:sz w:val="20"/>
              </w:rPr>
              <w:t>0.265 ± 0.002</w:t>
            </w:r>
          </w:p>
        </w:tc>
        <w:tc>
          <w:tcPr>
            <w:tcW w:w="1423" w:type="dxa"/>
            <w:noWrap/>
            <w:hideMark/>
          </w:tcPr>
          <w:p w14:paraId="46931383" w14:textId="24244EA1" w:rsidR="00963254" w:rsidRPr="007D4C49" w:rsidRDefault="00963254" w:rsidP="00963254">
            <w:pPr>
              <w:rPr>
                <w:spacing w:val="0"/>
                <w:sz w:val="20"/>
              </w:rPr>
            </w:pPr>
            <w:r w:rsidRPr="007D4C49">
              <w:rPr>
                <w:spacing w:val="0"/>
                <w:sz w:val="20"/>
              </w:rPr>
              <w:t>0.262 ± 0.003</w:t>
            </w:r>
          </w:p>
        </w:tc>
      </w:tr>
      <w:tr w:rsidR="003F7967" w:rsidRPr="00A754DB" w14:paraId="3BB00800" w14:textId="77777777" w:rsidTr="00FA72B0">
        <w:trPr>
          <w:trHeight w:val="290"/>
        </w:trPr>
        <w:tc>
          <w:tcPr>
            <w:tcW w:w="3282" w:type="dxa"/>
            <w:noWrap/>
          </w:tcPr>
          <w:p w14:paraId="246E469F" w14:textId="77777777" w:rsidR="00963254" w:rsidRPr="007D4C49" w:rsidRDefault="00963254" w:rsidP="00963254">
            <w:pPr>
              <w:rPr>
                <w:spacing w:val="0"/>
                <w:sz w:val="20"/>
              </w:rPr>
            </w:pPr>
          </w:p>
        </w:tc>
        <w:tc>
          <w:tcPr>
            <w:tcW w:w="173" w:type="dxa"/>
          </w:tcPr>
          <w:p w14:paraId="5DFC4C99" w14:textId="77777777" w:rsidR="00963254" w:rsidRPr="00F90AF9" w:rsidRDefault="00963254" w:rsidP="00963254"/>
        </w:tc>
        <w:tc>
          <w:tcPr>
            <w:tcW w:w="1379" w:type="dxa"/>
          </w:tcPr>
          <w:p w14:paraId="5596D71E" w14:textId="182EFF13" w:rsidR="00963254" w:rsidRPr="00F90AF9" w:rsidRDefault="00963254" w:rsidP="00963254">
            <w:pPr>
              <w:rPr>
                <w:spacing w:val="0"/>
                <w:sz w:val="20"/>
              </w:rPr>
            </w:pPr>
          </w:p>
        </w:tc>
        <w:tc>
          <w:tcPr>
            <w:tcW w:w="118" w:type="dxa"/>
          </w:tcPr>
          <w:p w14:paraId="15FDCE41" w14:textId="77777777" w:rsidR="00963254" w:rsidRPr="007D4C49" w:rsidRDefault="00963254" w:rsidP="00963254"/>
        </w:tc>
        <w:tc>
          <w:tcPr>
            <w:tcW w:w="705" w:type="dxa"/>
          </w:tcPr>
          <w:p w14:paraId="3597FF21" w14:textId="0968D69C" w:rsidR="00963254" w:rsidRPr="007D4C49" w:rsidRDefault="00963254" w:rsidP="00963254">
            <w:pPr>
              <w:rPr>
                <w:spacing w:val="0"/>
                <w:sz w:val="20"/>
              </w:rPr>
            </w:pPr>
            <w:r w:rsidRPr="007D4C49">
              <w:rPr>
                <w:spacing w:val="0"/>
                <w:sz w:val="20"/>
              </w:rPr>
              <w:t>2022</w:t>
            </w:r>
          </w:p>
        </w:tc>
        <w:tc>
          <w:tcPr>
            <w:tcW w:w="1410" w:type="dxa"/>
          </w:tcPr>
          <w:p w14:paraId="63018F11" w14:textId="4D0A9736" w:rsidR="00963254" w:rsidRPr="007D4C49" w:rsidRDefault="00963254" w:rsidP="00963254">
            <w:r w:rsidRPr="007D4C49">
              <w:rPr>
                <w:spacing w:val="0"/>
                <w:sz w:val="20"/>
              </w:rPr>
              <w:t>0.265 ± 0.001</w:t>
            </w:r>
          </w:p>
        </w:tc>
        <w:tc>
          <w:tcPr>
            <w:tcW w:w="1433" w:type="dxa"/>
          </w:tcPr>
          <w:p w14:paraId="76C6133F" w14:textId="3D7BCF78" w:rsidR="00963254" w:rsidRPr="007D4C49" w:rsidRDefault="00963254" w:rsidP="00963254">
            <w:r w:rsidRPr="007D4C49">
              <w:rPr>
                <w:spacing w:val="0"/>
                <w:sz w:val="20"/>
              </w:rPr>
              <w:t>0.268 ± 0.002</w:t>
            </w:r>
          </w:p>
        </w:tc>
        <w:tc>
          <w:tcPr>
            <w:tcW w:w="1423" w:type="dxa"/>
            <w:noWrap/>
          </w:tcPr>
          <w:p w14:paraId="232365C3" w14:textId="12E859B4" w:rsidR="00963254" w:rsidRPr="007D4C49" w:rsidRDefault="00963254" w:rsidP="00963254">
            <w:pPr>
              <w:rPr>
                <w:spacing w:val="0"/>
                <w:sz w:val="20"/>
              </w:rPr>
            </w:pPr>
            <w:r w:rsidRPr="007D4C49">
              <w:rPr>
                <w:spacing w:val="0"/>
                <w:sz w:val="20"/>
              </w:rPr>
              <w:t>0.264 ± 0.001</w:t>
            </w:r>
          </w:p>
        </w:tc>
      </w:tr>
      <w:tr w:rsidR="003F7967" w:rsidRPr="00A754DB" w14:paraId="29F32B6F" w14:textId="77777777" w:rsidTr="00FA72B0">
        <w:trPr>
          <w:trHeight w:val="290"/>
        </w:trPr>
        <w:tc>
          <w:tcPr>
            <w:tcW w:w="3282" w:type="dxa"/>
            <w:noWrap/>
          </w:tcPr>
          <w:p w14:paraId="1F15F0AC" w14:textId="77777777" w:rsidR="00963254" w:rsidRPr="007D4C49" w:rsidRDefault="00963254" w:rsidP="00963254">
            <w:pPr>
              <w:rPr>
                <w:spacing w:val="0"/>
                <w:sz w:val="20"/>
              </w:rPr>
            </w:pPr>
          </w:p>
        </w:tc>
        <w:tc>
          <w:tcPr>
            <w:tcW w:w="173" w:type="dxa"/>
          </w:tcPr>
          <w:p w14:paraId="1FEF1DCD" w14:textId="77777777" w:rsidR="00963254" w:rsidRPr="00F90AF9" w:rsidRDefault="00963254" w:rsidP="00963254"/>
        </w:tc>
        <w:tc>
          <w:tcPr>
            <w:tcW w:w="1379" w:type="dxa"/>
          </w:tcPr>
          <w:p w14:paraId="3EAB8B9F" w14:textId="50531F93" w:rsidR="00963254" w:rsidRPr="00F90AF9" w:rsidRDefault="00963254" w:rsidP="00963254">
            <w:pPr>
              <w:rPr>
                <w:spacing w:val="0"/>
                <w:sz w:val="20"/>
              </w:rPr>
            </w:pPr>
          </w:p>
        </w:tc>
        <w:tc>
          <w:tcPr>
            <w:tcW w:w="118" w:type="dxa"/>
          </w:tcPr>
          <w:p w14:paraId="432E6A89" w14:textId="77777777" w:rsidR="00963254" w:rsidRPr="007D4C49" w:rsidRDefault="00963254" w:rsidP="00963254"/>
        </w:tc>
        <w:tc>
          <w:tcPr>
            <w:tcW w:w="705" w:type="dxa"/>
          </w:tcPr>
          <w:p w14:paraId="27BEB174" w14:textId="6221BBCC" w:rsidR="00963254" w:rsidRPr="007D4C49" w:rsidRDefault="00963254" w:rsidP="00963254">
            <w:pPr>
              <w:rPr>
                <w:spacing w:val="0"/>
                <w:sz w:val="20"/>
              </w:rPr>
            </w:pPr>
          </w:p>
        </w:tc>
        <w:tc>
          <w:tcPr>
            <w:tcW w:w="1410" w:type="dxa"/>
          </w:tcPr>
          <w:p w14:paraId="63EEEDD2" w14:textId="77777777" w:rsidR="00963254" w:rsidRPr="007D4C49" w:rsidRDefault="00963254" w:rsidP="00963254"/>
        </w:tc>
        <w:tc>
          <w:tcPr>
            <w:tcW w:w="1433" w:type="dxa"/>
          </w:tcPr>
          <w:p w14:paraId="1BCC287B" w14:textId="77777777" w:rsidR="00963254" w:rsidRPr="007D4C49" w:rsidRDefault="00963254" w:rsidP="00963254"/>
        </w:tc>
        <w:tc>
          <w:tcPr>
            <w:tcW w:w="1423" w:type="dxa"/>
            <w:noWrap/>
          </w:tcPr>
          <w:p w14:paraId="59AA871B" w14:textId="48A923B8" w:rsidR="00963254" w:rsidRPr="007D4C49" w:rsidRDefault="00963254" w:rsidP="00963254">
            <w:pPr>
              <w:rPr>
                <w:spacing w:val="0"/>
                <w:sz w:val="20"/>
              </w:rPr>
            </w:pPr>
          </w:p>
        </w:tc>
      </w:tr>
      <w:tr w:rsidR="003F7967" w:rsidRPr="00A754DB" w14:paraId="5E0C85D8" w14:textId="77777777" w:rsidTr="00FA72B0">
        <w:trPr>
          <w:trHeight w:val="290"/>
        </w:trPr>
        <w:tc>
          <w:tcPr>
            <w:tcW w:w="3282" w:type="dxa"/>
            <w:noWrap/>
            <w:hideMark/>
          </w:tcPr>
          <w:p w14:paraId="68B57BCA" w14:textId="66A14AFF" w:rsidR="00963254" w:rsidRPr="007D4C49" w:rsidRDefault="00963254" w:rsidP="00963254">
            <w:pPr>
              <w:rPr>
                <w:spacing w:val="0"/>
                <w:sz w:val="20"/>
              </w:rPr>
            </w:pPr>
            <w:r w:rsidRPr="007D4C49">
              <w:rPr>
                <w:spacing w:val="0"/>
                <w:sz w:val="20"/>
              </w:rPr>
              <w:t>CWM Standardized abdomen width</w:t>
            </w:r>
          </w:p>
        </w:tc>
        <w:tc>
          <w:tcPr>
            <w:tcW w:w="173" w:type="dxa"/>
          </w:tcPr>
          <w:p w14:paraId="26DD7D95" w14:textId="77777777" w:rsidR="00963254" w:rsidRPr="00F90AF9" w:rsidRDefault="00963254" w:rsidP="00963254"/>
        </w:tc>
        <w:tc>
          <w:tcPr>
            <w:tcW w:w="1379" w:type="dxa"/>
          </w:tcPr>
          <w:p w14:paraId="059EA5B1" w14:textId="75A06F5F" w:rsidR="00963254" w:rsidRPr="00F90AF9" w:rsidRDefault="00963254" w:rsidP="00963254">
            <w:pPr>
              <w:rPr>
                <w:spacing w:val="0"/>
                <w:sz w:val="20"/>
              </w:rPr>
            </w:pPr>
            <w:r w:rsidRPr="00F90AF9">
              <w:rPr>
                <w:spacing w:val="0"/>
                <w:sz w:val="20"/>
              </w:rPr>
              <w:t>Fraction of body length</w:t>
            </w:r>
          </w:p>
        </w:tc>
        <w:tc>
          <w:tcPr>
            <w:tcW w:w="118" w:type="dxa"/>
          </w:tcPr>
          <w:p w14:paraId="225350D7" w14:textId="77777777" w:rsidR="00963254" w:rsidRPr="007D4C49" w:rsidRDefault="00963254" w:rsidP="00963254"/>
        </w:tc>
        <w:tc>
          <w:tcPr>
            <w:tcW w:w="705" w:type="dxa"/>
          </w:tcPr>
          <w:p w14:paraId="41CBBEC0" w14:textId="656D0485" w:rsidR="00963254" w:rsidRPr="007D4C49" w:rsidRDefault="00963254" w:rsidP="00963254">
            <w:pPr>
              <w:rPr>
                <w:spacing w:val="0"/>
                <w:sz w:val="20"/>
              </w:rPr>
            </w:pPr>
            <w:r w:rsidRPr="007D4C49">
              <w:rPr>
                <w:spacing w:val="0"/>
                <w:sz w:val="20"/>
              </w:rPr>
              <w:t>2015</w:t>
            </w:r>
          </w:p>
        </w:tc>
        <w:tc>
          <w:tcPr>
            <w:tcW w:w="1410" w:type="dxa"/>
          </w:tcPr>
          <w:p w14:paraId="40330D83" w14:textId="2A57D8BF" w:rsidR="00963254" w:rsidRPr="007D4C49" w:rsidRDefault="00963254" w:rsidP="00963254">
            <w:r w:rsidRPr="007D4C49">
              <w:rPr>
                <w:spacing w:val="0"/>
                <w:sz w:val="20"/>
              </w:rPr>
              <w:t>0.349 ± 0.006</w:t>
            </w:r>
          </w:p>
        </w:tc>
        <w:tc>
          <w:tcPr>
            <w:tcW w:w="1433" w:type="dxa"/>
          </w:tcPr>
          <w:p w14:paraId="51EEC843" w14:textId="51D30822" w:rsidR="00963254" w:rsidRPr="007D4C49" w:rsidRDefault="00963254" w:rsidP="00963254">
            <w:r w:rsidRPr="007D4C49">
              <w:rPr>
                <w:spacing w:val="0"/>
                <w:sz w:val="20"/>
              </w:rPr>
              <w:t>0.351 ± 0.005</w:t>
            </w:r>
          </w:p>
        </w:tc>
        <w:tc>
          <w:tcPr>
            <w:tcW w:w="1423" w:type="dxa"/>
            <w:noWrap/>
            <w:hideMark/>
          </w:tcPr>
          <w:p w14:paraId="155AD305" w14:textId="4D5BB2FF" w:rsidR="00963254" w:rsidRPr="007D4C49" w:rsidRDefault="00963254" w:rsidP="00963254">
            <w:pPr>
              <w:rPr>
                <w:spacing w:val="0"/>
                <w:sz w:val="20"/>
              </w:rPr>
            </w:pPr>
            <w:r w:rsidRPr="007D4C49">
              <w:rPr>
                <w:spacing w:val="0"/>
                <w:sz w:val="20"/>
              </w:rPr>
              <w:t>0.353 ± 0.004</w:t>
            </w:r>
          </w:p>
        </w:tc>
      </w:tr>
      <w:tr w:rsidR="003F7967" w:rsidRPr="00A754DB" w14:paraId="7C42F927" w14:textId="77777777" w:rsidTr="00FA72B0">
        <w:trPr>
          <w:trHeight w:val="290"/>
        </w:trPr>
        <w:tc>
          <w:tcPr>
            <w:tcW w:w="3282" w:type="dxa"/>
            <w:noWrap/>
          </w:tcPr>
          <w:p w14:paraId="017C75A4" w14:textId="77777777" w:rsidR="00963254" w:rsidRPr="007D4C49" w:rsidRDefault="00963254" w:rsidP="00963254">
            <w:pPr>
              <w:rPr>
                <w:spacing w:val="0"/>
                <w:sz w:val="20"/>
              </w:rPr>
            </w:pPr>
          </w:p>
        </w:tc>
        <w:tc>
          <w:tcPr>
            <w:tcW w:w="173" w:type="dxa"/>
          </w:tcPr>
          <w:p w14:paraId="39A9FD15" w14:textId="77777777" w:rsidR="00963254" w:rsidRPr="00F90AF9" w:rsidRDefault="00963254" w:rsidP="00963254"/>
        </w:tc>
        <w:tc>
          <w:tcPr>
            <w:tcW w:w="1379" w:type="dxa"/>
          </w:tcPr>
          <w:p w14:paraId="4FB40F1C" w14:textId="08BF9B00" w:rsidR="00963254" w:rsidRPr="00F90AF9" w:rsidRDefault="00963254" w:rsidP="00963254">
            <w:pPr>
              <w:rPr>
                <w:spacing w:val="0"/>
                <w:sz w:val="20"/>
              </w:rPr>
            </w:pPr>
          </w:p>
        </w:tc>
        <w:tc>
          <w:tcPr>
            <w:tcW w:w="118" w:type="dxa"/>
          </w:tcPr>
          <w:p w14:paraId="1668E373" w14:textId="77777777" w:rsidR="00963254" w:rsidRPr="007D4C49" w:rsidRDefault="00963254" w:rsidP="00963254"/>
        </w:tc>
        <w:tc>
          <w:tcPr>
            <w:tcW w:w="705" w:type="dxa"/>
          </w:tcPr>
          <w:p w14:paraId="1EB9B759" w14:textId="4A7C1CC7" w:rsidR="00963254" w:rsidRPr="007D4C49" w:rsidRDefault="00963254" w:rsidP="00963254">
            <w:pPr>
              <w:rPr>
                <w:spacing w:val="0"/>
                <w:sz w:val="20"/>
              </w:rPr>
            </w:pPr>
            <w:r w:rsidRPr="007D4C49">
              <w:rPr>
                <w:spacing w:val="0"/>
                <w:sz w:val="20"/>
              </w:rPr>
              <w:t>2022</w:t>
            </w:r>
          </w:p>
        </w:tc>
        <w:tc>
          <w:tcPr>
            <w:tcW w:w="1410" w:type="dxa"/>
          </w:tcPr>
          <w:p w14:paraId="7EFF599E" w14:textId="0722E0F8" w:rsidR="00963254" w:rsidRPr="007D4C49" w:rsidRDefault="00963254" w:rsidP="00963254">
            <w:r w:rsidRPr="007D4C49">
              <w:rPr>
                <w:spacing w:val="0"/>
                <w:sz w:val="20"/>
              </w:rPr>
              <w:t>0.357 ± 0.003</w:t>
            </w:r>
          </w:p>
        </w:tc>
        <w:tc>
          <w:tcPr>
            <w:tcW w:w="1433" w:type="dxa"/>
          </w:tcPr>
          <w:p w14:paraId="511C6E32" w14:textId="27EBDC84" w:rsidR="00963254" w:rsidRPr="007D4C49" w:rsidRDefault="00963254" w:rsidP="00963254">
            <w:r w:rsidRPr="007D4C49">
              <w:rPr>
                <w:spacing w:val="0"/>
                <w:sz w:val="20"/>
              </w:rPr>
              <w:t>0.349 ± 0.003</w:t>
            </w:r>
          </w:p>
        </w:tc>
        <w:tc>
          <w:tcPr>
            <w:tcW w:w="1423" w:type="dxa"/>
            <w:noWrap/>
          </w:tcPr>
          <w:p w14:paraId="55BB8F99" w14:textId="3AEDD54B" w:rsidR="00963254" w:rsidRPr="007D4C49" w:rsidRDefault="00963254" w:rsidP="00963254">
            <w:pPr>
              <w:rPr>
                <w:spacing w:val="0"/>
                <w:sz w:val="20"/>
              </w:rPr>
            </w:pPr>
            <w:r w:rsidRPr="007D4C49">
              <w:rPr>
                <w:spacing w:val="0"/>
                <w:sz w:val="20"/>
              </w:rPr>
              <w:t>0.354 ± 0.003</w:t>
            </w:r>
          </w:p>
        </w:tc>
      </w:tr>
      <w:tr w:rsidR="003F7967" w:rsidRPr="00A754DB" w14:paraId="113E4818" w14:textId="77777777" w:rsidTr="00FA72B0">
        <w:trPr>
          <w:trHeight w:val="290"/>
        </w:trPr>
        <w:tc>
          <w:tcPr>
            <w:tcW w:w="3282" w:type="dxa"/>
            <w:noWrap/>
          </w:tcPr>
          <w:p w14:paraId="08492AAA" w14:textId="77777777" w:rsidR="00963254" w:rsidRPr="007D4C49" w:rsidRDefault="00963254" w:rsidP="00963254">
            <w:pPr>
              <w:rPr>
                <w:spacing w:val="0"/>
                <w:sz w:val="20"/>
              </w:rPr>
            </w:pPr>
          </w:p>
        </w:tc>
        <w:tc>
          <w:tcPr>
            <w:tcW w:w="173" w:type="dxa"/>
          </w:tcPr>
          <w:p w14:paraId="3A22D7BB" w14:textId="77777777" w:rsidR="00963254" w:rsidRPr="00F90AF9" w:rsidRDefault="00963254" w:rsidP="00963254"/>
        </w:tc>
        <w:tc>
          <w:tcPr>
            <w:tcW w:w="1379" w:type="dxa"/>
          </w:tcPr>
          <w:p w14:paraId="6AADEBCD" w14:textId="1D860963" w:rsidR="00963254" w:rsidRPr="00F90AF9" w:rsidRDefault="00963254" w:rsidP="00963254">
            <w:pPr>
              <w:rPr>
                <w:spacing w:val="0"/>
                <w:sz w:val="20"/>
              </w:rPr>
            </w:pPr>
          </w:p>
        </w:tc>
        <w:tc>
          <w:tcPr>
            <w:tcW w:w="118" w:type="dxa"/>
          </w:tcPr>
          <w:p w14:paraId="4901792C" w14:textId="77777777" w:rsidR="00963254" w:rsidRPr="007D4C49" w:rsidRDefault="00963254" w:rsidP="00963254"/>
        </w:tc>
        <w:tc>
          <w:tcPr>
            <w:tcW w:w="705" w:type="dxa"/>
          </w:tcPr>
          <w:p w14:paraId="79F67885" w14:textId="5D1D52E1" w:rsidR="00963254" w:rsidRPr="007D4C49" w:rsidRDefault="00963254" w:rsidP="00963254">
            <w:pPr>
              <w:rPr>
                <w:spacing w:val="0"/>
                <w:sz w:val="20"/>
              </w:rPr>
            </w:pPr>
          </w:p>
        </w:tc>
        <w:tc>
          <w:tcPr>
            <w:tcW w:w="1410" w:type="dxa"/>
          </w:tcPr>
          <w:p w14:paraId="762AA612" w14:textId="77777777" w:rsidR="00963254" w:rsidRPr="007D4C49" w:rsidRDefault="00963254" w:rsidP="00963254"/>
        </w:tc>
        <w:tc>
          <w:tcPr>
            <w:tcW w:w="1433" w:type="dxa"/>
          </w:tcPr>
          <w:p w14:paraId="7FB425F3" w14:textId="77777777" w:rsidR="00963254" w:rsidRPr="007D4C49" w:rsidRDefault="00963254" w:rsidP="00963254"/>
        </w:tc>
        <w:tc>
          <w:tcPr>
            <w:tcW w:w="1423" w:type="dxa"/>
            <w:noWrap/>
          </w:tcPr>
          <w:p w14:paraId="7F7A926E" w14:textId="78556943" w:rsidR="00963254" w:rsidRPr="007D4C49" w:rsidRDefault="00963254" w:rsidP="00963254">
            <w:pPr>
              <w:rPr>
                <w:spacing w:val="0"/>
                <w:sz w:val="20"/>
              </w:rPr>
            </w:pPr>
          </w:p>
        </w:tc>
      </w:tr>
      <w:tr w:rsidR="003F7967" w:rsidRPr="00A754DB" w14:paraId="5640A76F" w14:textId="77777777" w:rsidTr="00FA72B0">
        <w:trPr>
          <w:trHeight w:val="290"/>
        </w:trPr>
        <w:tc>
          <w:tcPr>
            <w:tcW w:w="3282" w:type="dxa"/>
            <w:noWrap/>
            <w:hideMark/>
          </w:tcPr>
          <w:p w14:paraId="2177A9E7" w14:textId="67EA1457" w:rsidR="00963254" w:rsidRPr="007D4C49" w:rsidRDefault="00963254" w:rsidP="00963254">
            <w:pPr>
              <w:rPr>
                <w:spacing w:val="0"/>
                <w:sz w:val="20"/>
              </w:rPr>
            </w:pPr>
            <w:r w:rsidRPr="007D4C49">
              <w:rPr>
                <w:spacing w:val="0"/>
                <w:sz w:val="20"/>
              </w:rPr>
              <w:t>CWM Standardized rear trochanter length</w:t>
            </w:r>
          </w:p>
        </w:tc>
        <w:tc>
          <w:tcPr>
            <w:tcW w:w="173" w:type="dxa"/>
          </w:tcPr>
          <w:p w14:paraId="6C56A1B4" w14:textId="77777777" w:rsidR="00963254" w:rsidRPr="00F90AF9" w:rsidRDefault="00963254" w:rsidP="00963254"/>
        </w:tc>
        <w:tc>
          <w:tcPr>
            <w:tcW w:w="1379" w:type="dxa"/>
          </w:tcPr>
          <w:p w14:paraId="50BEB3CD" w14:textId="363D64F3" w:rsidR="00963254" w:rsidRPr="00F90AF9" w:rsidRDefault="00963254" w:rsidP="00963254">
            <w:pPr>
              <w:rPr>
                <w:spacing w:val="0"/>
                <w:sz w:val="20"/>
              </w:rPr>
            </w:pPr>
            <w:r w:rsidRPr="00F90AF9">
              <w:rPr>
                <w:spacing w:val="0"/>
                <w:sz w:val="20"/>
              </w:rPr>
              <w:t>Fraction of body length</w:t>
            </w:r>
          </w:p>
        </w:tc>
        <w:tc>
          <w:tcPr>
            <w:tcW w:w="118" w:type="dxa"/>
          </w:tcPr>
          <w:p w14:paraId="1CF4ED48" w14:textId="77777777" w:rsidR="00963254" w:rsidRPr="007D4C49" w:rsidRDefault="00963254" w:rsidP="00963254"/>
        </w:tc>
        <w:tc>
          <w:tcPr>
            <w:tcW w:w="705" w:type="dxa"/>
          </w:tcPr>
          <w:p w14:paraId="2CE64B42" w14:textId="547B6595" w:rsidR="00963254" w:rsidRPr="007D4C49" w:rsidRDefault="00963254" w:rsidP="00963254">
            <w:pPr>
              <w:rPr>
                <w:spacing w:val="0"/>
                <w:sz w:val="20"/>
              </w:rPr>
            </w:pPr>
            <w:r w:rsidRPr="007D4C49">
              <w:rPr>
                <w:spacing w:val="0"/>
                <w:sz w:val="20"/>
              </w:rPr>
              <w:t>2015</w:t>
            </w:r>
          </w:p>
        </w:tc>
        <w:tc>
          <w:tcPr>
            <w:tcW w:w="1410" w:type="dxa"/>
          </w:tcPr>
          <w:p w14:paraId="169632E4" w14:textId="601D4BCE" w:rsidR="00963254" w:rsidRPr="007D4C49" w:rsidRDefault="00963254" w:rsidP="00963254">
            <w:r w:rsidRPr="007D4C49">
              <w:rPr>
                <w:spacing w:val="0"/>
                <w:sz w:val="20"/>
              </w:rPr>
              <w:t>0.103 ± 0.003</w:t>
            </w:r>
          </w:p>
        </w:tc>
        <w:tc>
          <w:tcPr>
            <w:tcW w:w="1433" w:type="dxa"/>
          </w:tcPr>
          <w:p w14:paraId="4197170A" w14:textId="1E777777" w:rsidR="00963254" w:rsidRPr="007D4C49" w:rsidRDefault="00963254" w:rsidP="00963254">
            <w:r w:rsidRPr="007D4C49">
              <w:rPr>
                <w:spacing w:val="0"/>
                <w:sz w:val="20"/>
              </w:rPr>
              <w:t>0.113 ± 0.003</w:t>
            </w:r>
          </w:p>
        </w:tc>
        <w:tc>
          <w:tcPr>
            <w:tcW w:w="1423" w:type="dxa"/>
            <w:noWrap/>
            <w:hideMark/>
          </w:tcPr>
          <w:p w14:paraId="06BDD51E" w14:textId="1588F120" w:rsidR="00963254" w:rsidRPr="007D4C49" w:rsidRDefault="00963254" w:rsidP="00963254">
            <w:pPr>
              <w:rPr>
                <w:spacing w:val="0"/>
                <w:sz w:val="20"/>
              </w:rPr>
            </w:pPr>
            <w:r w:rsidRPr="007D4C49">
              <w:rPr>
                <w:spacing w:val="0"/>
                <w:sz w:val="20"/>
              </w:rPr>
              <w:t>0.098 ± 0.002</w:t>
            </w:r>
          </w:p>
        </w:tc>
      </w:tr>
      <w:tr w:rsidR="003F7967" w:rsidRPr="00A754DB" w14:paraId="2038C8E4" w14:textId="77777777" w:rsidTr="00FA72B0">
        <w:trPr>
          <w:trHeight w:val="290"/>
        </w:trPr>
        <w:tc>
          <w:tcPr>
            <w:tcW w:w="3282" w:type="dxa"/>
            <w:noWrap/>
          </w:tcPr>
          <w:p w14:paraId="49EB5E9A" w14:textId="77777777" w:rsidR="00963254" w:rsidRPr="007D4C49" w:rsidRDefault="00963254" w:rsidP="00963254">
            <w:pPr>
              <w:rPr>
                <w:spacing w:val="0"/>
                <w:sz w:val="20"/>
              </w:rPr>
            </w:pPr>
          </w:p>
        </w:tc>
        <w:tc>
          <w:tcPr>
            <w:tcW w:w="173" w:type="dxa"/>
          </w:tcPr>
          <w:p w14:paraId="79F31433" w14:textId="77777777" w:rsidR="00963254" w:rsidRPr="00F90AF9" w:rsidRDefault="00963254" w:rsidP="00963254"/>
        </w:tc>
        <w:tc>
          <w:tcPr>
            <w:tcW w:w="1379" w:type="dxa"/>
          </w:tcPr>
          <w:p w14:paraId="09A66D48" w14:textId="099D7DE3" w:rsidR="00963254" w:rsidRPr="00F90AF9" w:rsidRDefault="00963254" w:rsidP="00963254">
            <w:pPr>
              <w:rPr>
                <w:spacing w:val="0"/>
                <w:sz w:val="20"/>
              </w:rPr>
            </w:pPr>
          </w:p>
        </w:tc>
        <w:tc>
          <w:tcPr>
            <w:tcW w:w="118" w:type="dxa"/>
          </w:tcPr>
          <w:p w14:paraId="56F4CEA5" w14:textId="77777777" w:rsidR="00963254" w:rsidRPr="007D4C49" w:rsidRDefault="00963254" w:rsidP="00963254"/>
        </w:tc>
        <w:tc>
          <w:tcPr>
            <w:tcW w:w="705" w:type="dxa"/>
          </w:tcPr>
          <w:p w14:paraId="6599053F" w14:textId="117F2D2D" w:rsidR="00963254" w:rsidRPr="007D4C49" w:rsidRDefault="00963254" w:rsidP="00963254">
            <w:pPr>
              <w:rPr>
                <w:spacing w:val="0"/>
                <w:sz w:val="20"/>
              </w:rPr>
            </w:pPr>
            <w:r w:rsidRPr="007D4C49">
              <w:rPr>
                <w:spacing w:val="0"/>
                <w:sz w:val="20"/>
              </w:rPr>
              <w:t>2022</w:t>
            </w:r>
          </w:p>
        </w:tc>
        <w:tc>
          <w:tcPr>
            <w:tcW w:w="1410" w:type="dxa"/>
          </w:tcPr>
          <w:p w14:paraId="655EB260" w14:textId="5EF20323" w:rsidR="00963254" w:rsidRPr="007D4C49" w:rsidRDefault="00963254" w:rsidP="00963254">
            <w:r w:rsidRPr="007D4C49">
              <w:rPr>
                <w:spacing w:val="0"/>
                <w:sz w:val="20"/>
              </w:rPr>
              <w:t>0.103 ± 0.002</w:t>
            </w:r>
          </w:p>
        </w:tc>
        <w:tc>
          <w:tcPr>
            <w:tcW w:w="1433" w:type="dxa"/>
          </w:tcPr>
          <w:p w14:paraId="3A7E79CC" w14:textId="682EDCF4" w:rsidR="00963254" w:rsidRPr="007D4C49" w:rsidRDefault="00963254" w:rsidP="00963254">
            <w:r w:rsidRPr="007D4C49">
              <w:rPr>
                <w:spacing w:val="0"/>
                <w:sz w:val="20"/>
              </w:rPr>
              <w:t>0.109 ± 0.003</w:t>
            </w:r>
          </w:p>
        </w:tc>
        <w:tc>
          <w:tcPr>
            <w:tcW w:w="1423" w:type="dxa"/>
            <w:noWrap/>
          </w:tcPr>
          <w:p w14:paraId="3A6B30C8" w14:textId="328885B7" w:rsidR="00963254" w:rsidRPr="007D4C49" w:rsidRDefault="00963254" w:rsidP="00963254">
            <w:pPr>
              <w:rPr>
                <w:spacing w:val="0"/>
                <w:sz w:val="20"/>
              </w:rPr>
            </w:pPr>
            <w:r w:rsidRPr="007D4C49">
              <w:rPr>
                <w:spacing w:val="0"/>
                <w:sz w:val="20"/>
              </w:rPr>
              <w:t>0.102 ± 0.002</w:t>
            </w:r>
          </w:p>
        </w:tc>
      </w:tr>
      <w:tr w:rsidR="003F7967" w:rsidRPr="00A754DB" w14:paraId="37F77630" w14:textId="77777777" w:rsidTr="00FA72B0">
        <w:trPr>
          <w:trHeight w:val="290"/>
        </w:trPr>
        <w:tc>
          <w:tcPr>
            <w:tcW w:w="3282" w:type="dxa"/>
            <w:noWrap/>
          </w:tcPr>
          <w:p w14:paraId="369573BA" w14:textId="77777777" w:rsidR="00963254" w:rsidRPr="007D4C49" w:rsidRDefault="00963254" w:rsidP="00963254">
            <w:pPr>
              <w:rPr>
                <w:spacing w:val="0"/>
                <w:sz w:val="20"/>
              </w:rPr>
            </w:pPr>
          </w:p>
        </w:tc>
        <w:tc>
          <w:tcPr>
            <w:tcW w:w="173" w:type="dxa"/>
          </w:tcPr>
          <w:p w14:paraId="49E70598" w14:textId="77777777" w:rsidR="00963254" w:rsidRPr="00F90AF9" w:rsidRDefault="00963254" w:rsidP="00963254"/>
        </w:tc>
        <w:tc>
          <w:tcPr>
            <w:tcW w:w="1379" w:type="dxa"/>
          </w:tcPr>
          <w:p w14:paraId="75E50683" w14:textId="6B9EE5E9" w:rsidR="00963254" w:rsidRPr="00F90AF9" w:rsidRDefault="00963254" w:rsidP="00963254">
            <w:pPr>
              <w:rPr>
                <w:spacing w:val="0"/>
                <w:sz w:val="20"/>
              </w:rPr>
            </w:pPr>
          </w:p>
        </w:tc>
        <w:tc>
          <w:tcPr>
            <w:tcW w:w="118" w:type="dxa"/>
          </w:tcPr>
          <w:p w14:paraId="79B3B1C6" w14:textId="77777777" w:rsidR="00963254" w:rsidRPr="007D4C49" w:rsidRDefault="00963254" w:rsidP="00963254"/>
        </w:tc>
        <w:tc>
          <w:tcPr>
            <w:tcW w:w="705" w:type="dxa"/>
          </w:tcPr>
          <w:p w14:paraId="1E857D1D" w14:textId="7F87040F" w:rsidR="00963254" w:rsidRPr="007D4C49" w:rsidRDefault="00963254" w:rsidP="00963254">
            <w:pPr>
              <w:rPr>
                <w:spacing w:val="0"/>
                <w:sz w:val="20"/>
              </w:rPr>
            </w:pPr>
          </w:p>
        </w:tc>
        <w:tc>
          <w:tcPr>
            <w:tcW w:w="1410" w:type="dxa"/>
          </w:tcPr>
          <w:p w14:paraId="375F2961" w14:textId="77777777" w:rsidR="00963254" w:rsidRPr="007D4C49" w:rsidRDefault="00963254" w:rsidP="00963254"/>
        </w:tc>
        <w:tc>
          <w:tcPr>
            <w:tcW w:w="1433" w:type="dxa"/>
          </w:tcPr>
          <w:p w14:paraId="60445F42" w14:textId="77777777" w:rsidR="00963254" w:rsidRPr="007D4C49" w:rsidRDefault="00963254" w:rsidP="00963254"/>
        </w:tc>
        <w:tc>
          <w:tcPr>
            <w:tcW w:w="1423" w:type="dxa"/>
            <w:noWrap/>
          </w:tcPr>
          <w:p w14:paraId="021D9383" w14:textId="5E00D04F" w:rsidR="00963254" w:rsidRPr="007D4C49" w:rsidRDefault="00963254" w:rsidP="00963254">
            <w:pPr>
              <w:rPr>
                <w:spacing w:val="0"/>
                <w:sz w:val="20"/>
              </w:rPr>
            </w:pPr>
          </w:p>
        </w:tc>
      </w:tr>
      <w:tr w:rsidR="003F7967" w:rsidRPr="00A754DB" w14:paraId="4DD2D4FB" w14:textId="77777777" w:rsidTr="00FA72B0">
        <w:trPr>
          <w:trHeight w:val="290"/>
        </w:trPr>
        <w:tc>
          <w:tcPr>
            <w:tcW w:w="3282" w:type="dxa"/>
            <w:noWrap/>
            <w:hideMark/>
          </w:tcPr>
          <w:p w14:paraId="0964413E" w14:textId="1CE76E4C" w:rsidR="00963254" w:rsidRPr="007D4C49" w:rsidRDefault="00963254" w:rsidP="00963254">
            <w:pPr>
              <w:rPr>
                <w:spacing w:val="0"/>
                <w:sz w:val="20"/>
              </w:rPr>
            </w:pPr>
            <w:r w:rsidRPr="007D4C49">
              <w:rPr>
                <w:spacing w:val="0"/>
                <w:sz w:val="20"/>
              </w:rPr>
              <w:t>CWM Water affinity</w:t>
            </w:r>
          </w:p>
        </w:tc>
        <w:tc>
          <w:tcPr>
            <w:tcW w:w="173" w:type="dxa"/>
          </w:tcPr>
          <w:p w14:paraId="07D51DAD" w14:textId="77777777" w:rsidR="00963254" w:rsidRPr="00F90AF9" w:rsidRDefault="00963254" w:rsidP="00963254"/>
        </w:tc>
        <w:tc>
          <w:tcPr>
            <w:tcW w:w="1379" w:type="dxa"/>
          </w:tcPr>
          <w:p w14:paraId="119B83A9" w14:textId="7E511665" w:rsidR="00963254" w:rsidRPr="00F90AF9" w:rsidRDefault="00963254" w:rsidP="00963254">
            <w:pPr>
              <w:rPr>
                <w:spacing w:val="0"/>
                <w:sz w:val="20"/>
              </w:rPr>
            </w:pPr>
            <w:r w:rsidRPr="00F90AF9">
              <w:rPr>
                <w:spacing w:val="0"/>
                <w:sz w:val="20"/>
              </w:rPr>
              <w:t>0, 0.5, or 1</w:t>
            </w:r>
          </w:p>
        </w:tc>
        <w:tc>
          <w:tcPr>
            <w:tcW w:w="118" w:type="dxa"/>
          </w:tcPr>
          <w:p w14:paraId="08DF0CFC" w14:textId="77777777" w:rsidR="00963254" w:rsidRPr="007D4C49" w:rsidRDefault="00963254" w:rsidP="00963254"/>
        </w:tc>
        <w:tc>
          <w:tcPr>
            <w:tcW w:w="705" w:type="dxa"/>
          </w:tcPr>
          <w:p w14:paraId="024B8B27" w14:textId="0BCB1486" w:rsidR="00963254" w:rsidRPr="007D4C49" w:rsidRDefault="00963254" w:rsidP="00963254">
            <w:pPr>
              <w:rPr>
                <w:spacing w:val="0"/>
                <w:sz w:val="20"/>
              </w:rPr>
            </w:pPr>
            <w:r w:rsidRPr="007D4C49">
              <w:rPr>
                <w:spacing w:val="0"/>
                <w:sz w:val="20"/>
              </w:rPr>
              <w:t>2015</w:t>
            </w:r>
          </w:p>
        </w:tc>
        <w:tc>
          <w:tcPr>
            <w:tcW w:w="1410" w:type="dxa"/>
          </w:tcPr>
          <w:p w14:paraId="4CC819D1" w14:textId="056F45BD" w:rsidR="00963254" w:rsidRPr="007D4C49" w:rsidRDefault="00963254" w:rsidP="00963254">
            <w:r w:rsidRPr="007D4C49">
              <w:rPr>
                <w:spacing w:val="0"/>
                <w:sz w:val="20"/>
              </w:rPr>
              <w:t>0.7</w:t>
            </w:r>
            <w:r>
              <w:rPr>
                <w:spacing w:val="0"/>
                <w:sz w:val="20"/>
              </w:rPr>
              <w:t>1</w:t>
            </w:r>
            <w:r w:rsidRPr="007D4C49">
              <w:rPr>
                <w:spacing w:val="0"/>
                <w:sz w:val="20"/>
              </w:rPr>
              <w:t xml:space="preserve"> ± 0.03</w:t>
            </w:r>
          </w:p>
        </w:tc>
        <w:tc>
          <w:tcPr>
            <w:tcW w:w="1433" w:type="dxa"/>
          </w:tcPr>
          <w:p w14:paraId="0A7961AD" w14:textId="68DF7CD7" w:rsidR="00963254" w:rsidRPr="007D4C49" w:rsidRDefault="00963254" w:rsidP="00963254">
            <w:r w:rsidRPr="007D4C49">
              <w:rPr>
                <w:spacing w:val="0"/>
                <w:sz w:val="20"/>
              </w:rPr>
              <w:t>0.</w:t>
            </w:r>
            <w:r>
              <w:rPr>
                <w:spacing w:val="0"/>
                <w:sz w:val="20"/>
              </w:rPr>
              <w:t>80</w:t>
            </w:r>
            <w:r w:rsidRPr="007D4C49">
              <w:rPr>
                <w:spacing w:val="0"/>
                <w:sz w:val="20"/>
              </w:rPr>
              <w:t xml:space="preserve"> ± 0.05</w:t>
            </w:r>
          </w:p>
        </w:tc>
        <w:tc>
          <w:tcPr>
            <w:tcW w:w="1423" w:type="dxa"/>
            <w:noWrap/>
            <w:hideMark/>
          </w:tcPr>
          <w:p w14:paraId="66279AEC" w14:textId="63FA0AB3" w:rsidR="00963254" w:rsidRPr="007D4C49" w:rsidRDefault="00963254" w:rsidP="00963254">
            <w:pPr>
              <w:rPr>
                <w:spacing w:val="0"/>
                <w:sz w:val="20"/>
              </w:rPr>
            </w:pPr>
            <w:r w:rsidRPr="007D4C49">
              <w:rPr>
                <w:spacing w:val="0"/>
                <w:sz w:val="20"/>
              </w:rPr>
              <w:t>0.79 ± 0.0</w:t>
            </w:r>
            <w:r>
              <w:rPr>
                <w:spacing w:val="0"/>
                <w:sz w:val="20"/>
              </w:rPr>
              <w:t>3</w:t>
            </w:r>
          </w:p>
        </w:tc>
      </w:tr>
      <w:tr w:rsidR="003F7967" w:rsidRPr="00A754DB" w14:paraId="3830E31A" w14:textId="77777777" w:rsidTr="00FA72B0">
        <w:trPr>
          <w:trHeight w:val="290"/>
        </w:trPr>
        <w:tc>
          <w:tcPr>
            <w:tcW w:w="3282" w:type="dxa"/>
            <w:noWrap/>
          </w:tcPr>
          <w:p w14:paraId="32FFD68D" w14:textId="77777777" w:rsidR="00963254" w:rsidRPr="007D4C49" w:rsidRDefault="00963254" w:rsidP="00963254">
            <w:pPr>
              <w:rPr>
                <w:spacing w:val="0"/>
                <w:sz w:val="20"/>
              </w:rPr>
            </w:pPr>
          </w:p>
        </w:tc>
        <w:tc>
          <w:tcPr>
            <w:tcW w:w="173" w:type="dxa"/>
          </w:tcPr>
          <w:p w14:paraId="2FAC1FCA" w14:textId="77777777" w:rsidR="00963254" w:rsidRPr="00F90AF9" w:rsidRDefault="00963254" w:rsidP="00963254"/>
        </w:tc>
        <w:tc>
          <w:tcPr>
            <w:tcW w:w="1379" w:type="dxa"/>
          </w:tcPr>
          <w:p w14:paraId="7ED500EB" w14:textId="49F74F5B" w:rsidR="00963254" w:rsidRPr="00F90AF9" w:rsidRDefault="00963254" w:rsidP="00963254">
            <w:pPr>
              <w:rPr>
                <w:spacing w:val="0"/>
                <w:sz w:val="20"/>
              </w:rPr>
            </w:pPr>
          </w:p>
        </w:tc>
        <w:tc>
          <w:tcPr>
            <w:tcW w:w="118" w:type="dxa"/>
          </w:tcPr>
          <w:p w14:paraId="3E3A946A" w14:textId="77777777" w:rsidR="00963254" w:rsidRPr="007D4C49" w:rsidRDefault="00963254" w:rsidP="00963254"/>
        </w:tc>
        <w:tc>
          <w:tcPr>
            <w:tcW w:w="705" w:type="dxa"/>
          </w:tcPr>
          <w:p w14:paraId="1BD6AFEC" w14:textId="4D472A9D" w:rsidR="00963254" w:rsidRPr="007D4C49" w:rsidRDefault="00963254" w:rsidP="00963254">
            <w:pPr>
              <w:rPr>
                <w:spacing w:val="0"/>
                <w:sz w:val="20"/>
              </w:rPr>
            </w:pPr>
            <w:r w:rsidRPr="007D4C49">
              <w:rPr>
                <w:spacing w:val="0"/>
                <w:sz w:val="20"/>
              </w:rPr>
              <w:t>2022</w:t>
            </w:r>
          </w:p>
        </w:tc>
        <w:tc>
          <w:tcPr>
            <w:tcW w:w="1410" w:type="dxa"/>
          </w:tcPr>
          <w:p w14:paraId="2676C30B" w14:textId="18D305FB" w:rsidR="00963254" w:rsidRPr="007D4C49" w:rsidRDefault="00963254" w:rsidP="00963254">
            <w:r w:rsidRPr="007D4C49">
              <w:rPr>
                <w:spacing w:val="0"/>
                <w:sz w:val="20"/>
              </w:rPr>
              <w:t>0.8</w:t>
            </w:r>
            <w:r>
              <w:rPr>
                <w:spacing w:val="0"/>
                <w:sz w:val="20"/>
              </w:rPr>
              <w:t>1</w:t>
            </w:r>
            <w:r w:rsidRPr="007D4C49">
              <w:rPr>
                <w:spacing w:val="0"/>
                <w:sz w:val="20"/>
              </w:rPr>
              <w:t xml:space="preserve"> ± 0.03</w:t>
            </w:r>
          </w:p>
        </w:tc>
        <w:tc>
          <w:tcPr>
            <w:tcW w:w="1433" w:type="dxa"/>
          </w:tcPr>
          <w:p w14:paraId="168C2DA3" w14:textId="60C53C24" w:rsidR="00963254" w:rsidRPr="007D4C49" w:rsidRDefault="00963254" w:rsidP="00963254">
            <w:r w:rsidRPr="007D4C49">
              <w:rPr>
                <w:spacing w:val="0"/>
                <w:sz w:val="20"/>
              </w:rPr>
              <w:t>0.7</w:t>
            </w:r>
            <w:r>
              <w:rPr>
                <w:spacing w:val="0"/>
                <w:sz w:val="20"/>
              </w:rPr>
              <w:t>6</w:t>
            </w:r>
            <w:r w:rsidRPr="007D4C49">
              <w:rPr>
                <w:spacing w:val="0"/>
                <w:sz w:val="20"/>
              </w:rPr>
              <w:t xml:space="preserve"> ± 0.0</w:t>
            </w:r>
            <w:r>
              <w:rPr>
                <w:spacing w:val="0"/>
                <w:sz w:val="20"/>
              </w:rPr>
              <w:t>3</w:t>
            </w:r>
          </w:p>
        </w:tc>
        <w:tc>
          <w:tcPr>
            <w:tcW w:w="1423" w:type="dxa"/>
            <w:noWrap/>
          </w:tcPr>
          <w:p w14:paraId="1627BC44" w14:textId="74F5D8D4" w:rsidR="00963254" w:rsidRPr="007D4C49" w:rsidRDefault="00963254" w:rsidP="00963254">
            <w:pPr>
              <w:rPr>
                <w:spacing w:val="0"/>
                <w:sz w:val="20"/>
              </w:rPr>
            </w:pPr>
            <w:r w:rsidRPr="007D4C49">
              <w:rPr>
                <w:spacing w:val="0"/>
                <w:sz w:val="20"/>
              </w:rPr>
              <w:t>0.74 ± 0.03</w:t>
            </w:r>
          </w:p>
        </w:tc>
      </w:tr>
      <w:tr w:rsidR="003F7967" w:rsidRPr="00A754DB" w14:paraId="0AE15216" w14:textId="77777777" w:rsidTr="00FA72B0">
        <w:trPr>
          <w:trHeight w:val="290"/>
        </w:trPr>
        <w:tc>
          <w:tcPr>
            <w:tcW w:w="3282" w:type="dxa"/>
            <w:noWrap/>
          </w:tcPr>
          <w:p w14:paraId="557C49DD" w14:textId="77777777" w:rsidR="00963254" w:rsidRPr="007D4C49" w:rsidRDefault="00963254" w:rsidP="00963254">
            <w:pPr>
              <w:rPr>
                <w:spacing w:val="0"/>
                <w:sz w:val="20"/>
              </w:rPr>
            </w:pPr>
          </w:p>
        </w:tc>
        <w:tc>
          <w:tcPr>
            <w:tcW w:w="173" w:type="dxa"/>
          </w:tcPr>
          <w:p w14:paraId="41DDD2E1" w14:textId="77777777" w:rsidR="00963254" w:rsidRPr="00F90AF9" w:rsidRDefault="00963254" w:rsidP="00963254"/>
        </w:tc>
        <w:tc>
          <w:tcPr>
            <w:tcW w:w="1379" w:type="dxa"/>
          </w:tcPr>
          <w:p w14:paraId="1730C44C" w14:textId="47707FA6" w:rsidR="00963254" w:rsidRPr="00F90AF9" w:rsidRDefault="00963254" w:rsidP="00963254">
            <w:pPr>
              <w:rPr>
                <w:spacing w:val="0"/>
                <w:sz w:val="20"/>
              </w:rPr>
            </w:pPr>
          </w:p>
        </w:tc>
        <w:tc>
          <w:tcPr>
            <w:tcW w:w="118" w:type="dxa"/>
          </w:tcPr>
          <w:p w14:paraId="5279095B" w14:textId="77777777" w:rsidR="00963254" w:rsidRPr="007D4C49" w:rsidRDefault="00963254" w:rsidP="00963254"/>
        </w:tc>
        <w:tc>
          <w:tcPr>
            <w:tcW w:w="705" w:type="dxa"/>
          </w:tcPr>
          <w:p w14:paraId="1C2A8345" w14:textId="1EA8F2D8" w:rsidR="00963254" w:rsidRPr="007D4C49" w:rsidRDefault="00963254" w:rsidP="00963254">
            <w:pPr>
              <w:rPr>
                <w:spacing w:val="0"/>
                <w:sz w:val="20"/>
              </w:rPr>
            </w:pPr>
          </w:p>
        </w:tc>
        <w:tc>
          <w:tcPr>
            <w:tcW w:w="1410" w:type="dxa"/>
          </w:tcPr>
          <w:p w14:paraId="3F6E6853" w14:textId="77777777" w:rsidR="00963254" w:rsidRPr="007D4C49" w:rsidRDefault="00963254" w:rsidP="00963254"/>
        </w:tc>
        <w:tc>
          <w:tcPr>
            <w:tcW w:w="1433" w:type="dxa"/>
          </w:tcPr>
          <w:p w14:paraId="191124DF" w14:textId="77777777" w:rsidR="00963254" w:rsidRPr="007D4C49" w:rsidRDefault="00963254" w:rsidP="00963254"/>
        </w:tc>
        <w:tc>
          <w:tcPr>
            <w:tcW w:w="1423" w:type="dxa"/>
            <w:noWrap/>
          </w:tcPr>
          <w:p w14:paraId="25FABBB2" w14:textId="2C2B6D69" w:rsidR="00963254" w:rsidRPr="007D4C49" w:rsidRDefault="00963254" w:rsidP="00963254">
            <w:pPr>
              <w:rPr>
                <w:spacing w:val="0"/>
                <w:sz w:val="20"/>
              </w:rPr>
            </w:pPr>
          </w:p>
        </w:tc>
      </w:tr>
      <w:tr w:rsidR="003F7967" w:rsidRPr="00D845C2" w14:paraId="36A226C6" w14:textId="77777777" w:rsidTr="00FA72B0">
        <w:trPr>
          <w:trHeight w:val="290"/>
        </w:trPr>
        <w:tc>
          <w:tcPr>
            <w:tcW w:w="3282" w:type="dxa"/>
            <w:noWrap/>
            <w:hideMark/>
          </w:tcPr>
          <w:p w14:paraId="2C4187B0" w14:textId="0466E0C9" w:rsidR="00963254" w:rsidRPr="00D845C2" w:rsidRDefault="00963254" w:rsidP="00963254">
            <w:pPr>
              <w:rPr>
                <w:spacing w:val="0"/>
                <w:sz w:val="20"/>
              </w:rPr>
            </w:pPr>
            <w:r w:rsidRPr="00D845C2">
              <w:rPr>
                <w:spacing w:val="0"/>
                <w:sz w:val="20"/>
              </w:rPr>
              <w:t>CWM Flight capability</w:t>
            </w:r>
          </w:p>
        </w:tc>
        <w:tc>
          <w:tcPr>
            <w:tcW w:w="173" w:type="dxa"/>
          </w:tcPr>
          <w:p w14:paraId="461B4A3F" w14:textId="77777777" w:rsidR="00963254" w:rsidRPr="00F90AF9" w:rsidRDefault="00963254" w:rsidP="00963254"/>
        </w:tc>
        <w:tc>
          <w:tcPr>
            <w:tcW w:w="1379" w:type="dxa"/>
          </w:tcPr>
          <w:p w14:paraId="36A7216D" w14:textId="1A04D2E5" w:rsidR="00963254" w:rsidRPr="00F90AF9" w:rsidRDefault="00963254" w:rsidP="00963254">
            <w:pPr>
              <w:rPr>
                <w:spacing w:val="0"/>
                <w:sz w:val="20"/>
              </w:rPr>
            </w:pPr>
            <w:r w:rsidRPr="00F90AF9">
              <w:rPr>
                <w:spacing w:val="0"/>
                <w:sz w:val="20"/>
              </w:rPr>
              <w:t>0, 0.5, or 1</w:t>
            </w:r>
          </w:p>
        </w:tc>
        <w:tc>
          <w:tcPr>
            <w:tcW w:w="118" w:type="dxa"/>
          </w:tcPr>
          <w:p w14:paraId="6C2EF451" w14:textId="77777777" w:rsidR="00963254" w:rsidRPr="00D845C2" w:rsidRDefault="00963254" w:rsidP="00963254"/>
        </w:tc>
        <w:tc>
          <w:tcPr>
            <w:tcW w:w="705" w:type="dxa"/>
          </w:tcPr>
          <w:p w14:paraId="2108263B" w14:textId="46314B9F" w:rsidR="00963254" w:rsidRPr="00D845C2" w:rsidRDefault="00963254" w:rsidP="00963254">
            <w:pPr>
              <w:rPr>
                <w:spacing w:val="0"/>
                <w:sz w:val="20"/>
              </w:rPr>
            </w:pPr>
            <w:r w:rsidRPr="00D845C2">
              <w:rPr>
                <w:spacing w:val="0"/>
                <w:sz w:val="20"/>
              </w:rPr>
              <w:t>2015</w:t>
            </w:r>
          </w:p>
        </w:tc>
        <w:tc>
          <w:tcPr>
            <w:tcW w:w="1410" w:type="dxa"/>
          </w:tcPr>
          <w:p w14:paraId="0B42DAA2" w14:textId="72992900" w:rsidR="00963254" w:rsidRPr="00D845C2" w:rsidRDefault="00963254" w:rsidP="00963254">
            <w:r w:rsidRPr="00D845C2">
              <w:rPr>
                <w:spacing w:val="0"/>
                <w:sz w:val="20"/>
              </w:rPr>
              <w:t>0.08 ± 0.04</w:t>
            </w:r>
          </w:p>
        </w:tc>
        <w:tc>
          <w:tcPr>
            <w:tcW w:w="1433" w:type="dxa"/>
          </w:tcPr>
          <w:p w14:paraId="7FF17B9D" w14:textId="09A10A79" w:rsidR="00963254" w:rsidRPr="00D845C2" w:rsidRDefault="00963254" w:rsidP="00963254">
            <w:r w:rsidRPr="00D845C2">
              <w:rPr>
                <w:spacing w:val="0"/>
                <w:sz w:val="20"/>
              </w:rPr>
              <w:t>0.30 ± 0.07</w:t>
            </w:r>
          </w:p>
        </w:tc>
        <w:tc>
          <w:tcPr>
            <w:tcW w:w="1423" w:type="dxa"/>
            <w:noWrap/>
            <w:hideMark/>
          </w:tcPr>
          <w:p w14:paraId="68FF30FE" w14:textId="0CADBB27" w:rsidR="00963254" w:rsidRPr="00D845C2" w:rsidRDefault="00963254" w:rsidP="00963254">
            <w:pPr>
              <w:rPr>
                <w:spacing w:val="0"/>
                <w:sz w:val="20"/>
              </w:rPr>
            </w:pPr>
            <w:r w:rsidRPr="00D845C2">
              <w:rPr>
                <w:spacing w:val="0"/>
                <w:sz w:val="20"/>
              </w:rPr>
              <w:t>0.08 ± 0.04</w:t>
            </w:r>
          </w:p>
        </w:tc>
      </w:tr>
      <w:tr w:rsidR="003F7967" w:rsidRPr="00D845C2" w14:paraId="4BC52C6F" w14:textId="77777777" w:rsidTr="00FA72B0">
        <w:trPr>
          <w:trHeight w:val="290"/>
        </w:trPr>
        <w:tc>
          <w:tcPr>
            <w:tcW w:w="3282" w:type="dxa"/>
            <w:tcBorders>
              <w:bottom w:val="single" w:sz="4" w:space="0" w:color="auto"/>
            </w:tcBorders>
            <w:noWrap/>
          </w:tcPr>
          <w:p w14:paraId="2495882B" w14:textId="77777777" w:rsidR="00963254" w:rsidRPr="00D2592B" w:rsidRDefault="00963254" w:rsidP="00963254">
            <w:pPr>
              <w:rPr>
                <w:spacing w:val="0"/>
                <w:sz w:val="20"/>
              </w:rPr>
            </w:pPr>
          </w:p>
        </w:tc>
        <w:tc>
          <w:tcPr>
            <w:tcW w:w="173" w:type="dxa"/>
            <w:tcBorders>
              <w:bottom w:val="single" w:sz="4" w:space="0" w:color="auto"/>
            </w:tcBorders>
          </w:tcPr>
          <w:p w14:paraId="0514B289" w14:textId="77777777" w:rsidR="00963254" w:rsidRPr="00F90AF9" w:rsidRDefault="00963254" w:rsidP="00963254"/>
        </w:tc>
        <w:tc>
          <w:tcPr>
            <w:tcW w:w="1379" w:type="dxa"/>
            <w:tcBorders>
              <w:bottom w:val="single" w:sz="4" w:space="0" w:color="auto"/>
            </w:tcBorders>
          </w:tcPr>
          <w:p w14:paraId="436E15C0" w14:textId="2285E0FB" w:rsidR="00963254" w:rsidRPr="00F90AF9" w:rsidRDefault="00963254" w:rsidP="00963254">
            <w:pPr>
              <w:rPr>
                <w:spacing w:val="0"/>
                <w:sz w:val="20"/>
              </w:rPr>
            </w:pPr>
          </w:p>
        </w:tc>
        <w:tc>
          <w:tcPr>
            <w:tcW w:w="118" w:type="dxa"/>
            <w:tcBorders>
              <w:bottom w:val="single" w:sz="4" w:space="0" w:color="auto"/>
            </w:tcBorders>
          </w:tcPr>
          <w:p w14:paraId="3D127F52" w14:textId="77777777" w:rsidR="00963254" w:rsidRPr="00D2592B" w:rsidRDefault="00963254" w:rsidP="00963254"/>
        </w:tc>
        <w:tc>
          <w:tcPr>
            <w:tcW w:w="705" w:type="dxa"/>
            <w:tcBorders>
              <w:bottom w:val="single" w:sz="4" w:space="0" w:color="auto"/>
            </w:tcBorders>
          </w:tcPr>
          <w:p w14:paraId="1795A36E" w14:textId="2A954F5D" w:rsidR="00963254" w:rsidRPr="00D2592B" w:rsidRDefault="00963254" w:rsidP="00963254">
            <w:pPr>
              <w:rPr>
                <w:spacing w:val="0"/>
                <w:sz w:val="20"/>
              </w:rPr>
            </w:pPr>
            <w:r w:rsidRPr="00D2592B">
              <w:rPr>
                <w:spacing w:val="0"/>
                <w:sz w:val="20"/>
              </w:rPr>
              <w:t>2022</w:t>
            </w:r>
          </w:p>
        </w:tc>
        <w:tc>
          <w:tcPr>
            <w:tcW w:w="1410" w:type="dxa"/>
            <w:tcBorders>
              <w:bottom w:val="single" w:sz="4" w:space="0" w:color="auto"/>
            </w:tcBorders>
          </w:tcPr>
          <w:p w14:paraId="19DC3C86" w14:textId="78C6D564" w:rsidR="00963254" w:rsidRPr="00D2592B" w:rsidRDefault="00963254" w:rsidP="00963254">
            <w:r w:rsidRPr="00D2592B">
              <w:rPr>
                <w:spacing w:val="0"/>
                <w:sz w:val="20"/>
              </w:rPr>
              <w:t>0.09 ± 0.03</w:t>
            </w:r>
          </w:p>
        </w:tc>
        <w:tc>
          <w:tcPr>
            <w:tcW w:w="1433" w:type="dxa"/>
            <w:tcBorders>
              <w:bottom w:val="single" w:sz="4" w:space="0" w:color="auto"/>
            </w:tcBorders>
          </w:tcPr>
          <w:p w14:paraId="20660BF7" w14:textId="021B6BD3" w:rsidR="00963254" w:rsidRPr="00D2592B" w:rsidRDefault="00963254" w:rsidP="00963254">
            <w:r w:rsidRPr="00D2592B">
              <w:rPr>
                <w:spacing w:val="0"/>
                <w:sz w:val="20"/>
              </w:rPr>
              <w:t>0.08 ± 0.04</w:t>
            </w:r>
          </w:p>
        </w:tc>
        <w:tc>
          <w:tcPr>
            <w:tcW w:w="1423" w:type="dxa"/>
            <w:tcBorders>
              <w:bottom w:val="single" w:sz="4" w:space="0" w:color="auto"/>
            </w:tcBorders>
            <w:noWrap/>
          </w:tcPr>
          <w:p w14:paraId="62AB6337" w14:textId="7A977B67" w:rsidR="00963254" w:rsidRPr="00D2592B" w:rsidRDefault="00963254" w:rsidP="00963254">
            <w:pPr>
              <w:rPr>
                <w:spacing w:val="0"/>
                <w:sz w:val="20"/>
              </w:rPr>
            </w:pPr>
            <w:r w:rsidRPr="00D2592B">
              <w:rPr>
                <w:spacing w:val="0"/>
                <w:sz w:val="20"/>
              </w:rPr>
              <w:t>0.05 ± 0.01</w:t>
            </w:r>
          </w:p>
        </w:tc>
      </w:tr>
    </w:tbl>
    <w:p w14:paraId="64F3AD95" w14:textId="77777777" w:rsidR="00FD42B7" w:rsidRDefault="00FD42B7" w:rsidP="00E34238"/>
    <w:p w14:paraId="70A9DC1C" w14:textId="77777777" w:rsidR="00FD42B7" w:rsidRPr="00D845C2" w:rsidRDefault="00FD42B7" w:rsidP="00E34238"/>
    <w:p w14:paraId="0DA0242A" w14:textId="08912E57" w:rsidR="00082761" w:rsidRDefault="001D1172" w:rsidP="00E34238">
      <w:pPr>
        <w:rPr>
          <w:sz w:val="24"/>
          <w:szCs w:val="24"/>
        </w:rPr>
      </w:pPr>
      <w:r>
        <w:rPr>
          <w:sz w:val="24"/>
          <w:szCs w:val="24"/>
        </w:rPr>
        <w:tab/>
      </w:r>
      <w:r w:rsidR="004E2A2B">
        <w:rPr>
          <w:sz w:val="24"/>
          <w:szCs w:val="24"/>
        </w:rPr>
        <w:t>The taxonomic and functional composition of g</w:t>
      </w:r>
      <w:r w:rsidR="003D30E6">
        <w:rPr>
          <w:sz w:val="24"/>
          <w:szCs w:val="24"/>
        </w:rPr>
        <w:t>round beetle</w:t>
      </w:r>
      <w:r w:rsidR="004E2A2B">
        <w:rPr>
          <w:sz w:val="24"/>
          <w:szCs w:val="24"/>
        </w:rPr>
        <w:t xml:space="preserve"> communities differed among forest management treatments.</w:t>
      </w:r>
      <w:r w:rsidR="00A95696">
        <w:rPr>
          <w:sz w:val="24"/>
          <w:szCs w:val="24"/>
        </w:rPr>
        <w:t xml:space="preserve"> </w:t>
      </w:r>
      <w:del w:id="68" w:author="Perry, Kayla" w:date="2025-09-24T09:46:00Z" w16du:dateUtc="2025-09-24T13:46:00Z">
        <w:r w:rsidR="00335D4A" w:rsidDel="0051729E">
          <w:rPr>
            <w:sz w:val="24"/>
            <w:szCs w:val="24"/>
          </w:rPr>
          <w:delText>The PERMANOVAs indicated that g</w:delText>
        </w:r>
      </w:del>
      <w:ins w:id="69" w:author="Perry, Kayla" w:date="2025-09-24T09:46:00Z" w16du:dateUtc="2025-09-24T13:46:00Z">
        <w:r w:rsidR="0051729E">
          <w:rPr>
            <w:sz w:val="24"/>
            <w:szCs w:val="24"/>
          </w:rPr>
          <w:t>G</w:t>
        </w:r>
      </w:ins>
      <w:r w:rsidR="000E7FF9">
        <w:rPr>
          <w:sz w:val="24"/>
          <w:szCs w:val="24"/>
        </w:rPr>
        <w:t xml:space="preserve">round beetle communities </w:t>
      </w:r>
      <w:r w:rsidR="000E7FF9">
        <w:rPr>
          <w:sz w:val="24"/>
          <w:szCs w:val="24"/>
        </w:rPr>
        <w:lastRenderedPageBreak/>
        <w:t xml:space="preserve">in salvaged plots were taxonomically </w:t>
      </w:r>
      <w:r w:rsidR="009B02EB">
        <w:rPr>
          <w:sz w:val="24"/>
          <w:szCs w:val="24"/>
        </w:rPr>
        <w:t>(</w:t>
      </w:r>
      <w:ins w:id="70" w:author="Perry, Kayla" w:date="2025-09-24T09:46:00Z" w16du:dateUtc="2025-09-24T13:46:00Z">
        <w:r w:rsidR="0051729E">
          <w:rPr>
            <w:sz w:val="24"/>
            <w:szCs w:val="24"/>
          </w:rPr>
          <w:t xml:space="preserve">Fig. 4A; </w:t>
        </w:r>
      </w:ins>
      <w:r w:rsidR="009B02EB">
        <w:rPr>
          <w:sz w:val="24"/>
          <w:szCs w:val="24"/>
        </w:rPr>
        <w:t xml:space="preserve">F=1.745, p=0.019) </w:t>
      </w:r>
      <w:r w:rsidR="00181AD7">
        <w:rPr>
          <w:sz w:val="24"/>
          <w:szCs w:val="24"/>
        </w:rPr>
        <w:t xml:space="preserve">distinct from undisturbed forest </w:t>
      </w:r>
      <w:r w:rsidR="000E7FF9">
        <w:rPr>
          <w:sz w:val="24"/>
          <w:szCs w:val="24"/>
        </w:rPr>
        <w:t>and functionally</w:t>
      </w:r>
      <w:r w:rsidR="00A975B6">
        <w:rPr>
          <w:sz w:val="24"/>
          <w:szCs w:val="24"/>
        </w:rPr>
        <w:t xml:space="preserve"> (</w:t>
      </w:r>
      <w:ins w:id="71" w:author="Perry, Kayla" w:date="2025-09-24T09:46:00Z" w16du:dateUtc="2025-09-24T13:46:00Z">
        <w:r w:rsidR="0051729E">
          <w:rPr>
            <w:sz w:val="24"/>
            <w:szCs w:val="24"/>
          </w:rPr>
          <w:t xml:space="preserve">Fig. 4B; </w:t>
        </w:r>
      </w:ins>
      <w:r w:rsidR="00A975B6">
        <w:rPr>
          <w:sz w:val="24"/>
          <w:szCs w:val="24"/>
        </w:rPr>
        <w:t>F=</w:t>
      </w:r>
      <w:r w:rsidR="003B7053" w:rsidRPr="003B7053">
        <w:rPr>
          <w:sz w:val="24"/>
          <w:szCs w:val="24"/>
        </w:rPr>
        <w:t>1.78</w:t>
      </w:r>
      <w:r w:rsidR="004F69C2">
        <w:rPr>
          <w:sz w:val="24"/>
          <w:szCs w:val="24"/>
        </w:rPr>
        <w:t>9, p&lt;</w:t>
      </w:r>
      <w:r w:rsidR="003B7053" w:rsidRPr="003B7053">
        <w:rPr>
          <w:sz w:val="24"/>
          <w:szCs w:val="24"/>
        </w:rPr>
        <w:t>0.00</w:t>
      </w:r>
      <w:r w:rsidR="004F69C2">
        <w:rPr>
          <w:sz w:val="24"/>
          <w:szCs w:val="24"/>
        </w:rPr>
        <w:t>1</w:t>
      </w:r>
      <w:r w:rsidR="00A975B6">
        <w:rPr>
          <w:sz w:val="24"/>
          <w:szCs w:val="24"/>
        </w:rPr>
        <w:t>)</w:t>
      </w:r>
      <w:r w:rsidR="000E7FF9">
        <w:rPr>
          <w:sz w:val="24"/>
          <w:szCs w:val="24"/>
        </w:rPr>
        <w:t xml:space="preserve"> </w:t>
      </w:r>
      <w:r w:rsidR="00C12C6C">
        <w:rPr>
          <w:sz w:val="24"/>
          <w:szCs w:val="24"/>
        </w:rPr>
        <w:t>d</w:t>
      </w:r>
      <w:r w:rsidR="000E7FF9">
        <w:rPr>
          <w:sz w:val="24"/>
          <w:szCs w:val="24"/>
        </w:rPr>
        <w:t>istinct from</w:t>
      </w:r>
      <w:r w:rsidR="00A975B6">
        <w:rPr>
          <w:sz w:val="24"/>
          <w:szCs w:val="24"/>
        </w:rPr>
        <w:t xml:space="preserve"> </w:t>
      </w:r>
      <w:r w:rsidR="009B02EB">
        <w:rPr>
          <w:sz w:val="24"/>
          <w:szCs w:val="24"/>
        </w:rPr>
        <w:t xml:space="preserve">windthrow and </w:t>
      </w:r>
      <w:r w:rsidR="00A975B6">
        <w:rPr>
          <w:sz w:val="24"/>
          <w:szCs w:val="24"/>
        </w:rPr>
        <w:t>undisturbed forest</w:t>
      </w:r>
      <w:del w:id="72" w:author="Perry, Kayla" w:date="2025-09-24T09:46:00Z" w16du:dateUtc="2025-09-24T13:46:00Z">
        <w:r w:rsidR="00A52255" w:rsidDel="0051729E">
          <w:rPr>
            <w:sz w:val="24"/>
            <w:szCs w:val="24"/>
          </w:rPr>
          <w:delText xml:space="preserve"> </w:delText>
        </w:r>
        <w:r w:rsidR="00847793" w:rsidDel="0051729E">
          <w:rPr>
            <w:sz w:val="24"/>
            <w:szCs w:val="24"/>
          </w:rPr>
          <w:delText xml:space="preserve">(Fig. </w:delText>
        </w:r>
        <w:r w:rsidR="000C6D2A" w:rsidDel="0051729E">
          <w:rPr>
            <w:sz w:val="24"/>
            <w:szCs w:val="24"/>
          </w:rPr>
          <w:delText>4</w:delText>
        </w:r>
        <w:r w:rsidR="00847793" w:rsidDel="0051729E">
          <w:rPr>
            <w:sz w:val="24"/>
            <w:szCs w:val="24"/>
          </w:rPr>
          <w:delText>)</w:delText>
        </w:r>
      </w:del>
      <w:r w:rsidR="00A975B6">
        <w:rPr>
          <w:sz w:val="24"/>
          <w:szCs w:val="24"/>
        </w:rPr>
        <w:t>.</w:t>
      </w:r>
      <w:r w:rsidR="00023448">
        <w:rPr>
          <w:sz w:val="24"/>
          <w:szCs w:val="24"/>
        </w:rPr>
        <w:t xml:space="preserve"> </w:t>
      </w:r>
      <w:r w:rsidR="00A12183">
        <w:rPr>
          <w:sz w:val="24"/>
          <w:szCs w:val="24"/>
        </w:rPr>
        <w:t>Taxonomic</w:t>
      </w:r>
      <w:r w:rsidR="00023448">
        <w:rPr>
          <w:sz w:val="24"/>
          <w:szCs w:val="24"/>
        </w:rPr>
        <w:t xml:space="preserve"> composition changed over time from 2015 to 2022 (F=3.803, p</w:t>
      </w:r>
      <w:r w:rsidR="00C65E99">
        <w:rPr>
          <w:sz w:val="24"/>
          <w:szCs w:val="24"/>
        </w:rPr>
        <w:t>&lt;0.001</w:t>
      </w:r>
      <w:r w:rsidR="00023448">
        <w:rPr>
          <w:sz w:val="24"/>
          <w:szCs w:val="24"/>
        </w:rPr>
        <w:t>), but</w:t>
      </w:r>
      <w:del w:id="73" w:author="Perry, Kayla" w:date="2025-09-24T09:48:00Z" w16du:dateUtc="2025-09-24T13:48:00Z">
        <w:r w:rsidR="00023448" w:rsidDel="00EA24D4">
          <w:rPr>
            <w:sz w:val="24"/>
            <w:szCs w:val="24"/>
          </w:rPr>
          <w:delText xml:space="preserve"> a temporal change in</w:delText>
        </w:r>
      </w:del>
      <w:r w:rsidR="00023448">
        <w:rPr>
          <w:sz w:val="24"/>
          <w:szCs w:val="24"/>
        </w:rPr>
        <w:t xml:space="preserve"> functional composition was</w:t>
      </w:r>
      <w:ins w:id="74" w:author="Perry, Kayla" w:date="2025-09-24T09:48:00Z" w16du:dateUtc="2025-09-24T13:48:00Z">
        <w:r w:rsidR="00EA24D4">
          <w:rPr>
            <w:sz w:val="24"/>
            <w:szCs w:val="24"/>
          </w:rPr>
          <w:t xml:space="preserve"> similar across years</w:t>
        </w:r>
      </w:ins>
      <w:del w:id="75" w:author="Perry, Kayla" w:date="2025-09-24T09:48:00Z" w16du:dateUtc="2025-09-24T13:48:00Z">
        <w:r w:rsidR="00023448" w:rsidDel="00EA24D4">
          <w:rPr>
            <w:sz w:val="24"/>
            <w:szCs w:val="24"/>
          </w:rPr>
          <w:delText xml:space="preserve"> not </w:delText>
        </w:r>
        <w:r w:rsidR="00763536" w:rsidDel="00EA24D4">
          <w:rPr>
            <w:sz w:val="24"/>
            <w:szCs w:val="24"/>
          </w:rPr>
          <w:delText>significant</w:delText>
        </w:r>
      </w:del>
      <w:r w:rsidR="00023448">
        <w:rPr>
          <w:sz w:val="24"/>
          <w:szCs w:val="24"/>
        </w:rPr>
        <w:t xml:space="preserve"> (F=</w:t>
      </w:r>
      <w:r w:rsidR="00444EA9" w:rsidRPr="00444EA9">
        <w:rPr>
          <w:sz w:val="24"/>
          <w:szCs w:val="24"/>
        </w:rPr>
        <w:t>1.263</w:t>
      </w:r>
      <w:r w:rsidR="00444EA9">
        <w:rPr>
          <w:sz w:val="24"/>
          <w:szCs w:val="24"/>
        </w:rPr>
        <w:t>, p=</w:t>
      </w:r>
      <w:r w:rsidR="00444EA9" w:rsidRPr="00444EA9">
        <w:rPr>
          <w:sz w:val="24"/>
          <w:szCs w:val="24"/>
        </w:rPr>
        <w:t>0.09</w:t>
      </w:r>
      <w:r w:rsidR="00AB4BCD">
        <w:rPr>
          <w:sz w:val="24"/>
          <w:szCs w:val="24"/>
        </w:rPr>
        <w:t>5</w:t>
      </w:r>
      <w:r w:rsidR="00023448">
        <w:rPr>
          <w:sz w:val="24"/>
          <w:szCs w:val="24"/>
        </w:rPr>
        <w:t xml:space="preserve">). No </w:t>
      </w:r>
      <w:r w:rsidR="00AB4BCD">
        <w:rPr>
          <w:sz w:val="24"/>
          <w:szCs w:val="24"/>
        </w:rPr>
        <w:t xml:space="preserve">significant </w:t>
      </w:r>
      <w:r w:rsidR="00023448">
        <w:rPr>
          <w:sz w:val="24"/>
          <w:szCs w:val="24"/>
        </w:rPr>
        <w:t xml:space="preserve">interactions </w:t>
      </w:r>
      <w:r w:rsidR="00505786">
        <w:rPr>
          <w:sz w:val="24"/>
          <w:szCs w:val="24"/>
        </w:rPr>
        <w:t>among forest management treatments and year were detected</w:t>
      </w:r>
      <w:r w:rsidR="00E92FA7">
        <w:rPr>
          <w:sz w:val="24"/>
          <w:szCs w:val="24"/>
        </w:rPr>
        <w:t xml:space="preserve">, and </w:t>
      </w:r>
      <w:r w:rsidR="000715E1">
        <w:rPr>
          <w:sz w:val="24"/>
          <w:szCs w:val="24"/>
        </w:rPr>
        <w:t xml:space="preserve">neither treatment groups nor years differed significantly in dispersion from </w:t>
      </w:r>
      <w:r w:rsidR="00873421">
        <w:rPr>
          <w:sz w:val="24"/>
          <w:szCs w:val="24"/>
        </w:rPr>
        <w:t>their spatial medians.</w:t>
      </w:r>
    </w:p>
    <w:p w14:paraId="62A99678" w14:textId="77777777" w:rsidR="00082761" w:rsidRDefault="00082761" w:rsidP="00E34238">
      <w:pPr>
        <w:rPr>
          <w:sz w:val="24"/>
          <w:szCs w:val="24"/>
        </w:rPr>
      </w:pPr>
    </w:p>
    <w:p w14:paraId="4348F49C" w14:textId="2885EF09" w:rsidR="00847793" w:rsidRDefault="003866A6" w:rsidP="00E34238">
      <w:pPr>
        <w:rPr>
          <w:sz w:val="24"/>
          <w:szCs w:val="24"/>
        </w:rPr>
      </w:pPr>
      <w:r w:rsidRPr="003866A6">
        <w:rPr>
          <w:noProof/>
          <w:sz w:val="24"/>
          <w:szCs w:val="24"/>
        </w:rPr>
        <w:lastRenderedPageBreak/>
        <w:drawing>
          <wp:inline distT="0" distB="0" distL="0" distR="0" wp14:anchorId="352FE2BE" wp14:editId="28646F6A">
            <wp:extent cx="5394960" cy="7365502"/>
            <wp:effectExtent l="0" t="0" r="0" b="6985"/>
            <wp:docPr id="1515779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79972"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398952" cy="7370952"/>
                    </a:xfrm>
                    <a:prstGeom prst="rect">
                      <a:avLst/>
                    </a:prstGeom>
                  </pic:spPr>
                </pic:pic>
              </a:graphicData>
            </a:graphic>
          </wp:inline>
        </w:drawing>
      </w:r>
    </w:p>
    <w:p w14:paraId="58F5ACBF" w14:textId="11E89DBE" w:rsidR="00870E31" w:rsidRDefault="00870E31" w:rsidP="00E34238">
      <w:pPr>
        <w:rPr>
          <w:sz w:val="24"/>
          <w:szCs w:val="24"/>
        </w:rPr>
      </w:pPr>
      <w:r w:rsidRPr="00717865">
        <w:rPr>
          <w:b/>
          <w:bCs/>
          <w:sz w:val="24"/>
          <w:szCs w:val="24"/>
        </w:rPr>
        <w:t xml:space="preserve">Figure </w:t>
      </w:r>
      <w:r w:rsidR="000C6D2A">
        <w:rPr>
          <w:b/>
          <w:bCs/>
          <w:sz w:val="24"/>
          <w:szCs w:val="24"/>
        </w:rPr>
        <w:t>4</w:t>
      </w:r>
      <w:r w:rsidRPr="00717865">
        <w:rPr>
          <w:b/>
          <w:bCs/>
          <w:sz w:val="24"/>
          <w:szCs w:val="24"/>
        </w:rPr>
        <w:t>.</w:t>
      </w:r>
      <w:r>
        <w:rPr>
          <w:sz w:val="24"/>
          <w:szCs w:val="24"/>
        </w:rPr>
        <w:t xml:space="preserve"> </w:t>
      </w:r>
      <w:r w:rsidR="00073AF9">
        <w:rPr>
          <w:sz w:val="24"/>
          <w:szCs w:val="24"/>
        </w:rPr>
        <w:t>N</w:t>
      </w:r>
      <w:r w:rsidR="002F5702">
        <w:rPr>
          <w:sz w:val="24"/>
          <w:szCs w:val="24"/>
        </w:rPr>
        <w:t xml:space="preserve">onmetric multidimensional scaling </w:t>
      </w:r>
      <w:r w:rsidR="00A70384">
        <w:rPr>
          <w:sz w:val="24"/>
          <w:szCs w:val="24"/>
        </w:rPr>
        <w:t xml:space="preserve">(NMDS) </w:t>
      </w:r>
      <w:r w:rsidR="002F5702">
        <w:rPr>
          <w:sz w:val="24"/>
          <w:szCs w:val="24"/>
        </w:rPr>
        <w:t xml:space="preserve">ordinations of </w:t>
      </w:r>
      <w:r w:rsidR="00073AF9">
        <w:rPr>
          <w:sz w:val="24"/>
          <w:szCs w:val="24"/>
        </w:rPr>
        <w:t>ground beetle communities</w:t>
      </w:r>
      <w:r w:rsidR="006D338A">
        <w:rPr>
          <w:sz w:val="24"/>
          <w:szCs w:val="24"/>
        </w:rPr>
        <w:t xml:space="preserve"> in taxonomic space (A) and functional trait space (</w:t>
      </w:r>
      <w:r w:rsidR="00910DE3">
        <w:rPr>
          <w:sz w:val="24"/>
          <w:szCs w:val="24"/>
        </w:rPr>
        <w:t xml:space="preserve">B). </w:t>
      </w:r>
      <w:r w:rsidR="00C93BC2">
        <w:rPr>
          <w:sz w:val="24"/>
          <w:szCs w:val="24"/>
        </w:rPr>
        <w:t xml:space="preserve">Each point is a plot in a </w:t>
      </w:r>
      <w:r w:rsidR="00057001">
        <w:rPr>
          <w:sz w:val="24"/>
          <w:szCs w:val="24"/>
        </w:rPr>
        <w:t>given year; shape of the point indicates the year</w:t>
      </w:r>
      <w:r w:rsidR="00F25DCF">
        <w:rPr>
          <w:sz w:val="24"/>
          <w:szCs w:val="24"/>
        </w:rPr>
        <w:t xml:space="preserve"> the community was sampled, while color indicates the forest management treatment. </w:t>
      </w:r>
      <w:r w:rsidR="0041578C">
        <w:rPr>
          <w:sz w:val="24"/>
          <w:szCs w:val="24"/>
        </w:rPr>
        <w:t xml:space="preserve">Points corresponding to the same plot </w:t>
      </w:r>
      <w:r w:rsidR="003808FE">
        <w:rPr>
          <w:sz w:val="24"/>
          <w:szCs w:val="24"/>
        </w:rPr>
        <w:t xml:space="preserve">are connected </w:t>
      </w:r>
      <w:r w:rsidR="003808FE">
        <w:rPr>
          <w:sz w:val="24"/>
          <w:szCs w:val="24"/>
        </w:rPr>
        <w:lastRenderedPageBreak/>
        <w:t xml:space="preserve">with lines. </w:t>
      </w:r>
      <w:r w:rsidR="00C3065C">
        <w:rPr>
          <w:sz w:val="24"/>
          <w:szCs w:val="24"/>
        </w:rPr>
        <w:t>The NMDS ordinations resulted in stress values of 0.224 for taxonomic beta-diversity and 0.18</w:t>
      </w:r>
      <w:r w:rsidR="00763CBF">
        <w:rPr>
          <w:sz w:val="24"/>
          <w:szCs w:val="24"/>
        </w:rPr>
        <w:t>1</w:t>
      </w:r>
      <w:r w:rsidR="00C3065C">
        <w:rPr>
          <w:sz w:val="24"/>
          <w:szCs w:val="24"/>
        </w:rPr>
        <w:t xml:space="preserve"> for functional beta-diversity.</w:t>
      </w:r>
    </w:p>
    <w:p w14:paraId="12FDE886" w14:textId="77777777" w:rsidR="00847793" w:rsidRDefault="00847793" w:rsidP="00E34238">
      <w:pPr>
        <w:rPr>
          <w:sz w:val="24"/>
          <w:szCs w:val="24"/>
        </w:rPr>
      </w:pPr>
    </w:p>
    <w:p w14:paraId="597DF110" w14:textId="68140922" w:rsidR="00883098" w:rsidRDefault="00FF4E31" w:rsidP="00E34238">
      <w:pPr>
        <w:rPr>
          <w:sz w:val="24"/>
          <w:szCs w:val="24"/>
        </w:rPr>
      </w:pPr>
      <w:r>
        <w:rPr>
          <w:sz w:val="24"/>
          <w:szCs w:val="24"/>
        </w:rPr>
        <w:tab/>
      </w:r>
      <w:r w:rsidR="006101C9">
        <w:rPr>
          <w:sz w:val="24"/>
          <w:szCs w:val="24"/>
        </w:rPr>
        <w:t xml:space="preserve">The forest floor environment </w:t>
      </w:r>
      <w:r w:rsidR="00A626DE">
        <w:rPr>
          <w:sz w:val="24"/>
          <w:szCs w:val="24"/>
        </w:rPr>
        <w:t xml:space="preserve">changed among the forest management treatments over time </w:t>
      </w:r>
      <w:r w:rsidR="002326E3">
        <w:rPr>
          <w:sz w:val="24"/>
          <w:szCs w:val="24"/>
        </w:rPr>
        <w:t xml:space="preserve"> (Table</w:t>
      </w:r>
      <w:r w:rsidR="00657663">
        <w:rPr>
          <w:sz w:val="24"/>
          <w:szCs w:val="24"/>
        </w:rPr>
        <w:t>s</w:t>
      </w:r>
      <w:r w:rsidR="002326E3">
        <w:rPr>
          <w:sz w:val="24"/>
          <w:szCs w:val="24"/>
        </w:rPr>
        <w:t xml:space="preserve"> </w:t>
      </w:r>
      <w:r w:rsidR="00873421">
        <w:rPr>
          <w:sz w:val="24"/>
          <w:szCs w:val="24"/>
        </w:rPr>
        <w:t>6-7</w:t>
      </w:r>
      <w:r w:rsidR="002326E3">
        <w:rPr>
          <w:sz w:val="24"/>
          <w:szCs w:val="24"/>
        </w:rPr>
        <w:t>)</w:t>
      </w:r>
      <w:r w:rsidR="001D6983">
        <w:rPr>
          <w:sz w:val="24"/>
          <w:szCs w:val="24"/>
        </w:rPr>
        <w:t>.</w:t>
      </w:r>
      <w:del w:id="76" w:author="Perry, Kayla" w:date="2025-09-24T11:08:00Z" w16du:dateUtc="2025-09-24T15:08:00Z">
        <w:r w:rsidR="000F3155" w:rsidDel="009A2D8C">
          <w:rPr>
            <w:sz w:val="24"/>
            <w:szCs w:val="24"/>
          </w:rPr>
          <w:delText xml:space="preserve"> </w:delText>
        </w:r>
        <w:r w:rsidR="00635F48" w:rsidDel="009A2D8C">
          <w:rPr>
            <w:sz w:val="24"/>
            <w:szCs w:val="24"/>
          </w:rPr>
          <w:delText xml:space="preserve">Canopy </w:delText>
        </w:r>
        <w:r w:rsidR="006A14F6" w:rsidDel="009A2D8C">
          <w:rPr>
            <w:sz w:val="24"/>
            <w:szCs w:val="24"/>
          </w:rPr>
          <w:delText>openness above the pitfall traps</w:delText>
        </w:r>
        <w:r w:rsidR="00A65AEA" w:rsidDel="009A2D8C">
          <w:rPr>
            <w:sz w:val="24"/>
            <w:szCs w:val="24"/>
          </w:rPr>
          <w:delText xml:space="preserve"> differed by treatment</w:delText>
        </w:r>
        <w:r w:rsidR="003A41A1" w:rsidDel="009A2D8C">
          <w:rPr>
            <w:sz w:val="24"/>
            <w:szCs w:val="24"/>
          </w:rPr>
          <w:delText>, year, and their interaction</w:delText>
        </w:r>
      </w:del>
      <w:r w:rsidR="00C63CFE">
        <w:rPr>
          <w:sz w:val="24"/>
          <w:szCs w:val="24"/>
        </w:rPr>
        <w:t xml:space="preserve">. </w:t>
      </w:r>
      <w:commentRangeStart w:id="77"/>
      <w:r w:rsidR="00C63CFE">
        <w:rPr>
          <w:sz w:val="24"/>
          <w:szCs w:val="24"/>
        </w:rPr>
        <w:t xml:space="preserve">Canopy openness </w:t>
      </w:r>
      <w:r w:rsidR="00EA5AB6">
        <w:rPr>
          <w:sz w:val="24"/>
          <w:szCs w:val="24"/>
        </w:rPr>
        <w:t xml:space="preserve">averaged 82% </w:t>
      </w:r>
      <w:r w:rsidR="00707547">
        <w:rPr>
          <w:sz w:val="24"/>
          <w:szCs w:val="24"/>
        </w:rPr>
        <w:t>above</w:t>
      </w:r>
      <w:r w:rsidR="00EA5AB6">
        <w:rPr>
          <w:sz w:val="24"/>
          <w:szCs w:val="24"/>
        </w:rPr>
        <w:t xml:space="preserve"> salvaged plots in 2015, much higher than </w:t>
      </w:r>
      <w:r w:rsidR="00707547">
        <w:rPr>
          <w:sz w:val="24"/>
          <w:szCs w:val="24"/>
        </w:rPr>
        <w:t xml:space="preserve">windthrow or undisturbed forest plots. Although </w:t>
      </w:r>
      <w:r w:rsidR="00B23FFB">
        <w:rPr>
          <w:sz w:val="24"/>
          <w:szCs w:val="24"/>
        </w:rPr>
        <w:t>salvaged plots decreased to an average of 20% openness by 2022,</w:t>
      </w:r>
      <w:r w:rsidR="0065338D">
        <w:rPr>
          <w:sz w:val="24"/>
          <w:szCs w:val="24"/>
        </w:rPr>
        <w:t xml:space="preserve"> this was still higher </w:t>
      </w:r>
      <w:r w:rsidR="003D0334">
        <w:rPr>
          <w:sz w:val="24"/>
          <w:szCs w:val="24"/>
        </w:rPr>
        <w:t>than the forest control</w:t>
      </w:r>
      <w:r w:rsidR="00420413">
        <w:rPr>
          <w:sz w:val="24"/>
          <w:szCs w:val="24"/>
        </w:rPr>
        <w:t xml:space="preserve"> plots</w:t>
      </w:r>
      <w:commentRangeEnd w:id="77"/>
      <w:r w:rsidR="00455ACC">
        <w:rPr>
          <w:rStyle w:val="CommentReference"/>
        </w:rPr>
        <w:commentReference w:id="77"/>
      </w:r>
      <w:r w:rsidR="00420413">
        <w:rPr>
          <w:sz w:val="24"/>
          <w:szCs w:val="24"/>
        </w:rPr>
        <w:t xml:space="preserve">. </w:t>
      </w:r>
      <w:del w:id="78" w:author="Perry, Kayla" w:date="2025-09-24T11:08:00Z" w16du:dateUtc="2025-09-24T15:08:00Z">
        <w:r w:rsidR="00420413" w:rsidDel="009A2D8C">
          <w:rPr>
            <w:sz w:val="24"/>
            <w:szCs w:val="24"/>
          </w:rPr>
          <w:delText xml:space="preserve">Windthrow plots had </w:delText>
        </w:r>
        <w:r w:rsidR="004E4AC4" w:rsidDel="009A2D8C">
          <w:rPr>
            <w:sz w:val="24"/>
            <w:szCs w:val="24"/>
          </w:rPr>
          <w:delText>intermediate canopy openness readings,</w:delText>
        </w:r>
        <w:r w:rsidR="005034E7" w:rsidDel="009A2D8C">
          <w:rPr>
            <w:sz w:val="24"/>
            <w:szCs w:val="24"/>
          </w:rPr>
          <w:delText xml:space="preserve"> which were closer to those of forest controls than to salvaged plots. </w:delText>
        </w:r>
      </w:del>
      <w:del w:id="79" w:author="Perry, Kayla" w:date="2025-09-24T11:13:00Z" w16du:dateUtc="2025-09-24T15:13:00Z">
        <w:r w:rsidR="0042782A" w:rsidDel="00885B6F">
          <w:rPr>
            <w:sz w:val="24"/>
            <w:szCs w:val="24"/>
          </w:rPr>
          <w:delText xml:space="preserve">The percentage cover of </w:delText>
        </w:r>
        <w:r w:rsidR="002115DF" w:rsidDel="00885B6F">
          <w:rPr>
            <w:sz w:val="24"/>
            <w:szCs w:val="24"/>
          </w:rPr>
          <w:delText>both ground-level vegetation and leaf litter differed by treatment and treatment</w:delText>
        </w:r>
        <w:r w:rsidR="001B4679" w:rsidDel="00885B6F">
          <w:rPr>
            <w:sz w:val="24"/>
            <w:szCs w:val="24"/>
          </w:rPr>
          <w:delText>:</w:delText>
        </w:r>
        <w:r w:rsidR="002115DF" w:rsidDel="00885B6F">
          <w:rPr>
            <w:sz w:val="24"/>
            <w:szCs w:val="24"/>
          </w:rPr>
          <w:delText xml:space="preserve">year </w:delText>
        </w:r>
        <w:r w:rsidR="001B4679" w:rsidDel="00885B6F">
          <w:rPr>
            <w:sz w:val="24"/>
            <w:szCs w:val="24"/>
          </w:rPr>
          <w:delText>interaction</w:delText>
        </w:r>
        <w:r w:rsidR="00A55729" w:rsidDel="00885B6F">
          <w:rPr>
            <w:sz w:val="24"/>
            <w:szCs w:val="24"/>
          </w:rPr>
          <w:delText xml:space="preserve">. </w:delText>
        </w:r>
      </w:del>
      <w:r w:rsidR="00EE4B31">
        <w:rPr>
          <w:sz w:val="24"/>
          <w:szCs w:val="24"/>
        </w:rPr>
        <w:t xml:space="preserve">In 2015, salvaged plots had higher vegetation cover than windthrow, </w:t>
      </w:r>
      <w:r w:rsidR="0017488C">
        <w:rPr>
          <w:sz w:val="24"/>
          <w:szCs w:val="24"/>
        </w:rPr>
        <w:t xml:space="preserve">and windthrow had higher vegetation cover than forest controls, but these patterns </w:t>
      </w:r>
      <w:r w:rsidR="0095129A">
        <w:rPr>
          <w:sz w:val="24"/>
          <w:szCs w:val="24"/>
        </w:rPr>
        <w:t xml:space="preserve">largely </w:t>
      </w:r>
      <w:r w:rsidR="0017488C">
        <w:rPr>
          <w:sz w:val="24"/>
          <w:szCs w:val="24"/>
        </w:rPr>
        <w:t xml:space="preserve">disappeared by 2022. </w:t>
      </w:r>
      <w:r w:rsidR="00B00AC6">
        <w:rPr>
          <w:sz w:val="24"/>
          <w:szCs w:val="24"/>
        </w:rPr>
        <w:t xml:space="preserve">Meanwhile, </w:t>
      </w:r>
      <w:ins w:id="80" w:author="Perry, Kayla" w:date="2025-09-24T11:14:00Z" w16du:dateUtc="2025-09-24T15:14:00Z">
        <w:r w:rsidR="00D261AA">
          <w:rPr>
            <w:sz w:val="24"/>
            <w:szCs w:val="24"/>
          </w:rPr>
          <w:t xml:space="preserve">percentage cover of </w:t>
        </w:r>
      </w:ins>
      <w:r w:rsidR="00DF6C6C">
        <w:rPr>
          <w:sz w:val="24"/>
          <w:szCs w:val="24"/>
        </w:rPr>
        <w:t>leaf litter</w:t>
      </w:r>
      <w:del w:id="81" w:author="Perry, Kayla" w:date="2025-09-24T11:14:00Z" w16du:dateUtc="2025-09-24T15:14:00Z">
        <w:r w:rsidR="00DF6C6C" w:rsidDel="00D261AA">
          <w:rPr>
            <w:sz w:val="24"/>
            <w:szCs w:val="24"/>
          </w:rPr>
          <w:delText xml:space="preserve"> percentage cover </w:delText>
        </w:r>
      </w:del>
      <w:ins w:id="82" w:author="Perry, Kayla" w:date="2025-09-24T11:14:00Z" w16du:dateUtc="2025-09-24T15:14:00Z">
        <w:r w:rsidR="00D261AA">
          <w:rPr>
            <w:sz w:val="24"/>
            <w:szCs w:val="24"/>
          </w:rPr>
          <w:t xml:space="preserve"> </w:t>
        </w:r>
      </w:ins>
      <w:r w:rsidR="00DF6C6C">
        <w:rPr>
          <w:sz w:val="24"/>
          <w:szCs w:val="24"/>
        </w:rPr>
        <w:t xml:space="preserve">showed </w:t>
      </w:r>
      <w:r w:rsidR="006C77A4">
        <w:rPr>
          <w:sz w:val="24"/>
          <w:szCs w:val="24"/>
        </w:rPr>
        <w:t>the opposite pattern</w:t>
      </w:r>
      <w:ins w:id="83" w:author="Perry, Kayla" w:date="2025-09-24T11:14:00Z" w16du:dateUtc="2025-09-24T15:14:00Z">
        <w:r w:rsidR="00D261AA">
          <w:rPr>
            <w:sz w:val="24"/>
            <w:szCs w:val="24"/>
          </w:rPr>
          <w:t>.</w:t>
        </w:r>
      </w:ins>
      <w:del w:id="84" w:author="Perry, Kayla" w:date="2025-09-24T11:14:00Z" w16du:dateUtc="2025-09-24T15:14:00Z">
        <w:r w:rsidR="006C77A4" w:rsidDel="00D261AA">
          <w:rPr>
            <w:sz w:val="24"/>
            <w:szCs w:val="24"/>
          </w:rPr>
          <w:delText>:</w:delText>
        </w:r>
      </w:del>
      <w:r w:rsidR="006C77A4">
        <w:rPr>
          <w:sz w:val="24"/>
          <w:szCs w:val="24"/>
        </w:rPr>
        <w:t xml:space="preserve"> </w:t>
      </w:r>
      <w:del w:id="85" w:author="Perry, Kayla" w:date="2025-09-24T11:14:00Z" w16du:dateUtc="2025-09-24T15:14:00Z">
        <w:r w:rsidR="009F22EA" w:rsidDel="00D261AA">
          <w:rPr>
            <w:sz w:val="24"/>
            <w:szCs w:val="24"/>
          </w:rPr>
          <w:delText>i</w:delText>
        </w:r>
      </w:del>
      <w:ins w:id="86" w:author="Perry, Kayla" w:date="2025-09-24T11:14:00Z" w16du:dateUtc="2025-09-24T15:14:00Z">
        <w:r w:rsidR="00D261AA">
          <w:rPr>
            <w:sz w:val="24"/>
            <w:szCs w:val="24"/>
          </w:rPr>
          <w:t>I</w:t>
        </w:r>
      </w:ins>
      <w:r w:rsidR="009F22EA">
        <w:rPr>
          <w:sz w:val="24"/>
          <w:szCs w:val="24"/>
        </w:rPr>
        <w:t xml:space="preserve">n 2015, salvaged plots had the lowest leaf litter cover (around </w:t>
      </w:r>
      <w:r w:rsidR="00A22127">
        <w:rPr>
          <w:sz w:val="24"/>
          <w:szCs w:val="24"/>
        </w:rPr>
        <w:t>5%), followed by windthrow plots (</w:t>
      </w:r>
      <w:commentRangeStart w:id="87"/>
      <w:r w:rsidR="00A22127">
        <w:rPr>
          <w:sz w:val="24"/>
          <w:szCs w:val="24"/>
        </w:rPr>
        <w:t>35%</w:t>
      </w:r>
      <w:commentRangeEnd w:id="87"/>
      <w:r w:rsidR="00455ACC">
        <w:rPr>
          <w:rStyle w:val="CommentReference"/>
        </w:rPr>
        <w:commentReference w:id="87"/>
      </w:r>
      <w:r w:rsidR="00A22127">
        <w:rPr>
          <w:sz w:val="24"/>
          <w:szCs w:val="24"/>
        </w:rPr>
        <w:t>) and then forest controls (</w:t>
      </w:r>
      <w:r w:rsidR="00952972">
        <w:rPr>
          <w:sz w:val="24"/>
          <w:szCs w:val="24"/>
        </w:rPr>
        <w:t>61%). However, these patterns mostly disappeared by 2022.</w:t>
      </w:r>
      <w:r w:rsidR="00DF6C6C">
        <w:rPr>
          <w:sz w:val="24"/>
          <w:szCs w:val="24"/>
        </w:rPr>
        <w:t xml:space="preserve"> </w:t>
      </w:r>
      <w:r w:rsidR="00E151CD">
        <w:rPr>
          <w:sz w:val="24"/>
          <w:szCs w:val="24"/>
        </w:rPr>
        <w:t>Soil moisture was similar among forest management treatments</w:t>
      </w:r>
      <w:r w:rsidR="00A85398">
        <w:rPr>
          <w:sz w:val="24"/>
          <w:szCs w:val="24"/>
        </w:rPr>
        <w:t>, both in 2015 and in 2022.</w:t>
      </w:r>
    </w:p>
    <w:p w14:paraId="0B66F748" w14:textId="77777777" w:rsidR="008C58E1" w:rsidRDefault="008C58E1" w:rsidP="00E34238">
      <w:pPr>
        <w:rPr>
          <w:sz w:val="24"/>
          <w:szCs w:val="24"/>
        </w:rPr>
      </w:pPr>
    </w:p>
    <w:p w14:paraId="147DE1DE" w14:textId="2925C725" w:rsidR="00876180" w:rsidRDefault="00876180" w:rsidP="00876180">
      <w:pPr>
        <w:rPr>
          <w:sz w:val="24"/>
          <w:szCs w:val="24"/>
        </w:rPr>
      </w:pPr>
      <w:r w:rsidRPr="00876180">
        <w:rPr>
          <w:b/>
          <w:bCs/>
          <w:sz w:val="24"/>
          <w:szCs w:val="24"/>
        </w:rPr>
        <w:t xml:space="preserve">Table </w:t>
      </w:r>
      <w:r w:rsidR="00B828CF">
        <w:rPr>
          <w:b/>
          <w:bCs/>
          <w:sz w:val="24"/>
          <w:szCs w:val="24"/>
        </w:rPr>
        <w:t>6</w:t>
      </w:r>
      <w:r w:rsidRPr="00876180">
        <w:rPr>
          <w:b/>
          <w:bCs/>
          <w:sz w:val="24"/>
          <w:szCs w:val="24"/>
        </w:rPr>
        <w:t>.</w:t>
      </w:r>
      <w:r>
        <w:rPr>
          <w:sz w:val="24"/>
          <w:szCs w:val="24"/>
        </w:rPr>
        <w:t xml:space="preserve"> Main effects of forest management treatments (windthrow, salvaged, undisturbed forest) and year (2015, 2022) on </w:t>
      </w:r>
      <w:r w:rsidR="008D353F">
        <w:rPr>
          <w:sz w:val="24"/>
          <w:szCs w:val="24"/>
        </w:rPr>
        <w:t>environmental variables in the under</w:t>
      </w:r>
      <w:r w:rsidR="00AD7222">
        <w:rPr>
          <w:sz w:val="24"/>
          <w:szCs w:val="24"/>
        </w:rPr>
        <w:t xml:space="preserve">story </w:t>
      </w:r>
      <w:r>
        <w:rPr>
          <w:sz w:val="24"/>
          <w:szCs w:val="24"/>
        </w:rPr>
        <w:t xml:space="preserve">at </w:t>
      </w:r>
      <w:proofErr w:type="spellStart"/>
      <w:r>
        <w:rPr>
          <w:sz w:val="24"/>
          <w:szCs w:val="24"/>
        </w:rPr>
        <w:t>Powdermill</w:t>
      </w:r>
      <w:proofErr w:type="spellEnd"/>
      <w:r>
        <w:rPr>
          <w:sz w:val="24"/>
          <w:szCs w:val="24"/>
        </w:rPr>
        <w:t xml:space="preserve"> Nature Reserve</w:t>
      </w:r>
      <w:r w:rsidR="00D25AE0">
        <w:rPr>
          <w:sz w:val="24"/>
          <w:szCs w:val="24"/>
        </w:rPr>
        <w:t>,</w:t>
      </w:r>
      <w:r>
        <w:rPr>
          <w:sz w:val="24"/>
          <w:szCs w:val="24"/>
        </w:rPr>
        <w:t xml:space="preserve"> Rector, Westmoreland County, Pennsylvania, USA. </w:t>
      </w:r>
      <w:r w:rsidR="00ED221C">
        <w:rPr>
          <w:sz w:val="24"/>
          <w:szCs w:val="24"/>
        </w:rPr>
        <w:t xml:space="preserve">All models were </w:t>
      </w:r>
      <w:r>
        <w:rPr>
          <w:sz w:val="24"/>
          <w:szCs w:val="24"/>
        </w:rPr>
        <w:t>linear mixed-effects model</w:t>
      </w:r>
      <w:r w:rsidR="00ED221C">
        <w:rPr>
          <w:sz w:val="24"/>
          <w:szCs w:val="24"/>
        </w:rPr>
        <w:t xml:space="preserve">s </w:t>
      </w:r>
      <w:r>
        <w:rPr>
          <w:sz w:val="24"/>
          <w:szCs w:val="24"/>
        </w:rPr>
        <w:t>with transect included as a random effect (LMM)</w:t>
      </w:r>
      <w:r w:rsidR="00ED221C">
        <w:rPr>
          <w:sz w:val="24"/>
          <w:szCs w:val="24"/>
        </w:rPr>
        <w:t>.</w:t>
      </w:r>
      <w:r>
        <w:rPr>
          <w:sz w:val="24"/>
          <w:szCs w:val="24"/>
        </w:rPr>
        <w:t xml:space="preserve"> </w:t>
      </w:r>
    </w:p>
    <w:p w14:paraId="55E66C5B" w14:textId="77777777" w:rsidR="00876180" w:rsidRDefault="00876180" w:rsidP="00876180">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876180" w:rsidRPr="005D3FF5" w14:paraId="42FBADA8" w14:textId="77777777" w:rsidTr="00664051">
        <w:trPr>
          <w:trHeight w:val="333"/>
        </w:trPr>
        <w:tc>
          <w:tcPr>
            <w:tcW w:w="1701" w:type="dxa"/>
            <w:tcBorders>
              <w:top w:val="single" w:sz="4" w:space="0" w:color="auto"/>
              <w:bottom w:val="nil"/>
            </w:tcBorders>
          </w:tcPr>
          <w:p w14:paraId="3C4ECADB" w14:textId="77777777" w:rsidR="00876180" w:rsidRPr="005D3FF5" w:rsidRDefault="00876180" w:rsidP="00664051">
            <w:pPr>
              <w:rPr>
                <w:spacing w:val="0"/>
                <w:sz w:val="20"/>
              </w:rPr>
            </w:pPr>
            <w:r w:rsidRPr="005D3FF5">
              <w:rPr>
                <w:spacing w:val="0"/>
                <w:sz w:val="20"/>
              </w:rPr>
              <w:t>Response variable</w:t>
            </w:r>
          </w:p>
        </w:tc>
        <w:tc>
          <w:tcPr>
            <w:tcW w:w="426" w:type="dxa"/>
            <w:tcBorders>
              <w:top w:val="single" w:sz="4" w:space="0" w:color="auto"/>
              <w:bottom w:val="nil"/>
            </w:tcBorders>
          </w:tcPr>
          <w:p w14:paraId="35C8F8CB" w14:textId="77777777" w:rsidR="00876180" w:rsidRPr="005D3FF5" w:rsidRDefault="00876180" w:rsidP="00664051"/>
        </w:tc>
        <w:tc>
          <w:tcPr>
            <w:tcW w:w="992" w:type="dxa"/>
            <w:tcBorders>
              <w:top w:val="single" w:sz="4" w:space="0" w:color="auto"/>
              <w:bottom w:val="nil"/>
            </w:tcBorders>
          </w:tcPr>
          <w:p w14:paraId="79FD574A" w14:textId="77777777" w:rsidR="00876180" w:rsidRPr="005D3FF5" w:rsidRDefault="00876180" w:rsidP="00664051">
            <w:pPr>
              <w:rPr>
                <w:spacing w:val="0"/>
                <w:sz w:val="20"/>
              </w:rPr>
            </w:pPr>
            <w:r w:rsidRPr="005D3FF5">
              <w:rPr>
                <w:spacing w:val="0"/>
                <w:sz w:val="20"/>
              </w:rPr>
              <w:t xml:space="preserve">Model </w:t>
            </w:r>
          </w:p>
          <w:p w14:paraId="070AA008" w14:textId="77777777" w:rsidR="00876180" w:rsidRPr="005D3FF5" w:rsidRDefault="00876180" w:rsidP="00664051">
            <w:pPr>
              <w:rPr>
                <w:spacing w:val="0"/>
                <w:sz w:val="20"/>
              </w:rPr>
            </w:pPr>
            <w:r w:rsidRPr="005D3FF5">
              <w:rPr>
                <w:spacing w:val="0"/>
                <w:sz w:val="20"/>
              </w:rPr>
              <w:t>type</w:t>
            </w:r>
          </w:p>
        </w:tc>
        <w:tc>
          <w:tcPr>
            <w:tcW w:w="2126" w:type="dxa"/>
            <w:gridSpan w:val="2"/>
            <w:tcBorders>
              <w:top w:val="single" w:sz="4" w:space="0" w:color="auto"/>
              <w:bottom w:val="nil"/>
            </w:tcBorders>
          </w:tcPr>
          <w:p w14:paraId="3DAA06FB" w14:textId="77777777" w:rsidR="00876180" w:rsidRPr="005D3FF5" w:rsidRDefault="00876180" w:rsidP="00664051">
            <w:pPr>
              <w:rPr>
                <w:spacing w:val="0"/>
                <w:sz w:val="20"/>
              </w:rPr>
            </w:pPr>
            <w:r w:rsidRPr="005D3FF5">
              <w:rPr>
                <w:spacing w:val="0"/>
                <w:sz w:val="20"/>
              </w:rPr>
              <w:t xml:space="preserve">Treatment </w:t>
            </w:r>
          </w:p>
          <w:p w14:paraId="3EDAAE3D" w14:textId="77777777" w:rsidR="00876180" w:rsidRPr="005D3FF5" w:rsidRDefault="00876180" w:rsidP="00664051">
            <w:pPr>
              <w:rPr>
                <w:spacing w:val="0"/>
                <w:sz w:val="20"/>
              </w:rPr>
            </w:pPr>
            <w:r w:rsidRPr="005D3FF5">
              <w:rPr>
                <w:spacing w:val="0"/>
                <w:sz w:val="20"/>
              </w:rPr>
              <w:t>(</w:t>
            </w:r>
            <w:r>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665B38F1" w14:textId="77777777" w:rsidR="00876180" w:rsidRPr="005D3FF5" w:rsidRDefault="00876180" w:rsidP="00664051">
            <w:pPr>
              <w:rPr>
                <w:spacing w:val="0"/>
                <w:sz w:val="20"/>
              </w:rPr>
            </w:pPr>
            <w:r w:rsidRPr="005D3FF5">
              <w:rPr>
                <w:spacing w:val="0"/>
                <w:sz w:val="20"/>
              </w:rPr>
              <w:t>Year (2015, 2022)</w:t>
            </w:r>
          </w:p>
        </w:tc>
        <w:tc>
          <w:tcPr>
            <w:tcW w:w="1563" w:type="dxa"/>
            <w:gridSpan w:val="2"/>
            <w:tcBorders>
              <w:top w:val="single" w:sz="4" w:space="0" w:color="auto"/>
              <w:bottom w:val="nil"/>
            </w:tcBorders>
          </w:tcPr>
          <w:p w14:paraId="54A46D23" w14:textId="77777777" w:rsidR="00876180" w:rsidRPr="005D3FF5" w:rsidRDefault="00876180" w:rsidP="00664051">
            <w:pPr>
              <w:rPr>
                <w:spacing w:val="0"/>
                <w:sz w:val="20"/>
              </w:rPr>
            </w:pPr>
            <w:r w:rsidRPr="005D3FF5">
              <w:rPr>
                <w:spacing w:val="0"/>
                <w:sz w:val="20"/>
              </w:rPr>
              <w:t>Treatment*Year interaction</w:t>
            </w:r>
          </w:p>
        </w:tc>
      </w:tr>
      <w:tr w:rsidR="00876180" w:rsidRPr="005D3FF5" w14:paraId="65A4913D" w14:textId="77777777" w:rsidTr="00664051">
        <w:trPr>
          <w:trHeight w:val="333"/>
        </w:trPr>
        <w:tc>
          <w:tcPr>
            <w:tcW w:w="1701" w:type="dxa"/>
            <w:tcBorders>
              <w:top w:val="nil"/>
              <w:bottom w:val="nil"/>
            </w:tcBorders>
          </w:tcPr>
          <w:p w14:paraId="4C41ECFB" w14:textId="77777777" w:rsidR="00876180" w:rsidRPr="005D3FF5" w:rsidRDefault="00876180" w:rsidP="00664051">
            <w:pPr>
              <w:rPr>
                <w:spacing w:val="0"/>
                <w:sz w:val="20"/>
              </w:rPr>
            </w:pPr>
          </w:p>
        </w:tc>
        <w:tc>
          <w:tcPr>
            <w:tcW w:w="426" w:type="dxa"/>
            <w:tcBorders>
              <w:top w:val="nil"/>
              <w:bottom w:val="nil"/>
            </w:tcBorders>
          </w:tcPr>
          <w:p w14:paraId="182D490E" w14:textId="77777777" w:rsidR="00876180" w:rsidRPr="005D3FF5" w:rsidRDefault="00876180" w:rsidP="00664051"/>
        </w:tc>
        <w:tc>
          <w:tcPr>
            <w:tcW w:w="992" w:type="dxa"/>
            <w:tcBorders>
              <w:top w:val="nil"/>
              <w:bottom w:val="nil"/>
            </w:tcBorders>
          </w:tcPr>
          <w:p w14:paraId="1C5858D5" w14:textId="77777777" w:rsidR="00876180" w:rsidRPr="005D3FF5" w:rsidRDefault="00876180" w:rsidP="00664051">
            <w:pPr>
              <w:rPr>
                <w:spacing w:val="0"/>
                <w:sz w:val="20"/>
              </w:rPr>
            </w:pPr>
          </w:p>
        </w:tc>
        <w:tc>
          <w:tcPr>
            <w:tcW w:w="2126" w:type="dxa"/>
            <w:gridSpan w:val="2"/>
            <w:tcBorders>
              <w:top w:val="nil"/>
              <w:bottom w:val="nil"/>
            </w:tcBorders>
          </w:tcPr>
          <w:p w14:paraId="0454A672" w14:textId="77777777" w:rsidR="00876180" w:rsidRPr="005D3FF5" w:rsidRDefault="00876180" w:rsidP="00664051">
            <w:pPr>
              <w:rPr>
                <w:spacing w:val="0"/>
                <w:sz w:val="20"/>
              </w:rPr>
            </w:pPr>
          </w:p>
        </w:tc>
        <w:tc>
          <w:tcPr>
            <w:tcW w:w="2127" w:type="dxa"/>
            <w:gridSpan w:val="2"/>
            <w:tcBorders>
              <w:top w:val="nil"/>
              <w:bottom w:val="nil"/>
            </w:tcBorders>
          </w:tcPr>
          <w:p w14:paraId="3E820655" w14:textId="77777777" w:rsidR="00876180" w:rsidRPr="005D3FF5" w:rsidRDefault="00876180" w:rsidP="00664051">
            <w:pPr>
              <w:rPr>
                <w:spacing w:val="0"/>
                <w:sz w:val="20"/>
              </w:rPr>
            </w:pPr>
          </w:p>
        </w:tc>
        <w:tc>
          <w:tcPr>
            <w:tcW w:w="992" w:type="dxa"/>
            <w:tcBorders>
              <w:top w:val="nil"/>
              <w:bottom w:val="nil"/>
            </w:tcBorders>
          </w:tcPr>
          <w:p w14:paraId="1D39B715" w14:textId="77777777" w:rsidR="00876180" w:rsidRPr="005D3FF5" w:rsidRDefault="00876180" w:rsidP="00664051">
            <w:pPr>
              <w:rPr>
                <w:spacing w:val="0"/>
                <w:sz w:val="20"/>
              </w:rPr>
            </w:pPr>
          </w:p>
        </w:tc>
        <w:tc>
          <w:tcPr>
            <w:tcW w:w="571" w:type="dxa"/>
            <w:tcBorders>
              <w:top w:val="nil"/>
              <w:bottom w:val="nil"/>
            </w:tcBorders>
          </w:tcPr>
          <w:p w14:paraId="4A31700D" w14:textId="77777777" w:rsidR="00876180" w:rsidRPr="005D3FF5" w:rsidRDefault="00876180" w:rsidP="00664051">
            <w:pPr>
              <w:rPr>
                <w:spacing w:val="0"/>
                <w:sz w:val="20"/>
              </w:rPr>
            </w:pPr>
          </w:p>
        </w:tc>
      </w:tr>
      <w:tr w:rsidR="00876180" w:rsidRPr="005D3FF5" w14:paraId="29DB5500" w14:textId="77777777" w:rsidTr="00664051">
        <w:trPr>
          <w:trHeight w:val="333"/>
        </w:trPr>
        <w:tc>
          <w:tcPr>
            <w:tcW w:w="1701" w:type="dxa"/>
            <w:tcBorders>
              <w:top w:val="nil"/>
              <w:bottom w:val="single" w:sz="4" w:space="0" w:color="auto"/>
            </w:tcBorders>
          </w:tcPr>
          <w:p w14:paraId="7564CE4A" w14:textId="77777777" w:rsidR="00876180" w:rsidRPr="005D3FF5" w:rsidRDefault="00876180" w:rsidP="00664051">
            <w:pPr>
              <w:rPr>
                <w:spacing w:val="0"/>
                <w:sz w:val="20"/>
              </w:rPr>
            </w:pPr>
          </w:p>
        </w:tc>
        <w:tc>
          <w:tcPr>
            <w:tcW w:w="426" w:type="dxa"/>
            <w:tcBorders>
              <w:top w:val="nil"/>
              <w:bottom w:val="single" w:sz="4" w:space="0" w:color="auto"/>
            </w:tcBorders>
          </w:tcPr>
          <w:p w14:paraId="374AD3C3" w14:textId="77777777" w:rsidR="00876180" w:rsidRPr="005D3FF5" w:rsidRDefault="00876180" w:rsidP="00664051">
            <w:pPr>
              <w:rPr>
                <w:color w:val="000000" w:themeColor="text1"/>
              </w:rPr>
            </w:pPr>
          </w:p>
        </w:tc>
        <w:tc>
          <w:tcPr>
            <w:tcW w:w="992" w:type="dxa"/>
            <w:tcBorders>
              <w:top w:val="nil"/>
              <w:bottom w:val="single" w:sz="4" w:space="0" w:color="auto"/>
            </w:tcBorders>
          </w:tcPr>
          <w:p w14:paraId="4CAAA273" w14:textId="77777777" w:rsidR="00876180" w:rsidRPr="005D3FF5" w:rsidRDefault="00876180" w:rsidP="00664051">
            <w:pPr>
              <w:rPr>
                <w:color w:val="000000" w:themeColor="text1"/>
                <w:spacing w:val="0"/>
                <w:sz w:val="20"/>
              </w:rPr>
            </w:pPr>
          </w:p>
        </w:tc>
        <w:tc>
          <w:tcPr>
            <w:tcW w:w="1134" w:type="dxa"/>
            <w:tcBorders>
              <w:top w:val="nil"/>
              <w:bottom w:val="single" w:sz="4" w:space="0" w:color="auto"/>
            </w:tcBorders>
          </w:tcPr>
          <w:p w14:paraId="492701F9"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8839262"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6A93AD24"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3E661B84"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6E3A5DD5"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502EAE23" w14:textId="77777777" w:rsidR="00876180" w:rsidRPr="005D3FF5" w:rsidRDefault="00876180" w:rsidP="00664051">
            <w:pPr>
              <w:rPr>
                <w:color w:val="000000" w:themeColor="text1"/>
                <w:spacing w:val="0"/>
                <w:sz w:val="20"/>
              </w:rPr>
            </w:pPr>
            <w:r w:rsidRPr="005D3FF5">
              <w:rPr>
                <w:color w:val="000000" w:themeColor="text1"/>
                <w:spacing w:val="0"/>
                <w:sz w:val="20"/>
              </w:rPr>
              <w:t>p</w:t>
            </w:r>
          </w:p>
        </w:tc>
      </w:tr>
      <w:tr w:rsidR="00876180" w:rsidRPr="005B473E" w14:paraId="4D1D7696" w14:textId="77777777" w:rsidTr="00664051">
        <w:tc>
          <w:tcPr>
            <w:tcW w:w="1701" w:type="dxa"/>
            <w:tcBorders>
              <w:top w:val="single" w:sz="4" w:space="0" w:color="auto"/>
            </w:tcBorders>
          </w:tcPr>
          <w:p w14:paraId="5E58A422" w14:textId="77777777" w:rsidR="00876180" w:rsidRPr="005B473E" w:rsidRDefault="00876180" w:rsidP="00664051">
            <w:pPr>
              <w:rPr>
                <w:spacing w:val="0"/>
                <w:sz w:val="20"/>
              </w:rPr>
            </w:pPr>
            <w:r w:rsidRPr="005B473E">
              <w:rPr>
                <w:spacing w:val="0"/>
                <w:sz w:val="20"/>
              </w:rPr>
              <w:t>Vegetation percentage cover</w:t>
            </w:r>
          </w:p>
        </w:tc>
        <w:tc>
          <w:tcPr>
            <w:tcW w:w="426" w:type="dxa"/>
            <w:tcBorders>
              <w:top w:val="single" w:sz="4" w:space="0" w:color="auto"/>
            </w:tcBorders>
          </w:tcPr>
          <w:p w14:paraId="099DA2F7" w14:textId="77777777" w:rsidR="00876180" w:rsidRPr="005B473E" w:rsidRDefault="00876180" w:rsidP="00664051">
            <w:pPr>
              <w:rPr>
                <w:color w:val="000000" w:themeColor="text1"/>
                <w:sz w:val="20"/>
              </w:rPr>
            </w:pPr>
          </w:p>
        </w:tc>
        <w:tc>
          <w:tcPr>
            <w:tcW w:w="992" w:type="dxa"/>
            <w:tcBorders>
              <w:top w:val="single" w:sz="4" w:space="0" w:color="auto"/>
            </w:tcBorders>
          </w:tcPr>
          <w:p w14:paraId="7F81A5CF"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Borders>
              <w:top w:val="single" w:sz="4" w:space="0" w:color="auto"/>
            </w:tcBorders>
          </w:tcPr>
          <w:p w14:paraId="2BC2EC5D" w14:textId="77777777" w:rsidR="00876180" w:rsidRPr="005B473E" w:rsidRDefault="00876180" w:rsidP="00664051">
            <w:pPr>
              <w:rPr>
                <w:b/>
                <w:bCs/>
                <w:color w:val="000000" w:themeColor="text1"/>
                <w:spacing w:val="0"/>
                <w:sz w:val="20"/>
              </w:rPr>
            </w:pPr>
            <w:r w:rsidRPr="005B473E">
              <w:rPr>
                <w:b/>
                <w:bCs/>
                <w:color w:val="000000" w:themeColor="text1"/>
                <w:spacing w:val="0"/>
                <w:sz w:val="20"/>
              </w:rPr>
              <w:t>F=15.565</w:t>
            </w:r>
          </w:p>
        </w:tc>
        <w:tc>
          <w:tcPr>
            <w:tcW w:w="992" w:type="dxa"/>
            <w:tcBorders>
              <w:top w:val="single" w:sz="4" w:space="0" w:color="auto"/>
            </w:tcBorders>
          </w:tcPr>
          <w:p w14:paraId="6FF2707E"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Borders>
              <w:top w:val="single" w:sz="4" w:space="0" w:color="auto"/>
            </w:tcBorders>
          </w:tcPr>
          <w:p w14:paraId="42D28144" w14:textId="77777777" w:rsidR="00876180" w:rsidRPr="005B473E" w:rsidRDefault="00876180" w:rsidP="00664051">
            <w:pPr>
              <w:rPr>
                <w:color w:val="000000" w:themeColor="text1"/>
                <w:spacing w:val="0"/>
                <w:sz w:val="20"/>
              </w:rPr>
            </w:pPr>
            <w:r w:rsidRPr="005B473E">
              <w:rPr>
                <w:color w:val="000000" w:themeColor="text1"/>
                <w:spacing w:val="0"/>
                <w:sz w:val="20"/>
              </w:rPr>
              <w:t>F=0.657</w:t>
            </w:r>
          </w:p>
        </w:tc>
        <w:tc>
          <w:tcPr>
            <w:tcW w:w="1134" w:type="dxa"/>
            <w:tcBorders>
              <w:top w:val="single" w:sz="4" w:space="0" w:color="auto"/>
            </w:tcBorders>
          </w:tcPr>
          <w:p w14:paraId="20B5F256" w14:textId="77777777" w:rsidR="00876180" w:rsidRPr="005B473E" w:rsidRDefault="00876180" w:rsidP="00664051">
            <w:pPr>
              <w:rPr>
                <w:color w:val="000000" w:themeColor="text1"/>
                <w:spacing w:val="0"/>
                <w:sz w:val="20"/>
              </w:rPr>
            </w:pPr>
            <w:r w:rsidRPr="005B473E">
              <w:rPr>
                <w:color w:val="000000" w:themeColor="text1"/>
                <w:spacing w:val="0"/>
                <w:sz w:val="20"/>
              </w:rPr>
              <w:t>0.423</w:t>
            </w:r>
          </w:p>
        </w:tc>
        <w:tc>
          <w:tcPr>
            <w:tcW w:w="992" w:type="dxa"/>
            <w:tcBorders>
              <w:top w:val="single" w:sz="4" w:space="0" w:color="auto"/>
            </w:tcBorders>
          </w:tcPr>
          <w:p w14:paraId="7F1E7E8B" w14:textId="77777777" w:rsidR="00876180" w:rsidRPr="005B473E" w:rsidRDefault="00876180" w:rsidP="00664051">
            <w:pPr>
              <w:rPr>
                <w:b/>
                <w:bCs/>
                <w:color w:val="000000" w:themeColor="text1"/>
                <w:spacing w:val="0"/>
                <w:sz w:val="20"/>
              </w:rPr>
            </w:pPr>
            <w:r w:rsidRPr="005B473E">
              <w:rPr>
                <w:b/>
                <w:bCs/>
                <w:color w:val="000000" w:themeColor="text1"/>
                <w:spacing w:val="0"/>
                <w:sz w:val="20"/>
              </w:rPr>
              <w:t>F=5.669</w:t>
            </w:r>
          </w:p>
        </w:tc>
        <w:tc>
          <w:tcPr>
            <w:tcW w:w="571" w:type="dxa"/>
            <w:tcBorders>
              <w:top w:val="single" w:sz="4" w:space="0" w:color="auto"/>
            </w:tcBorders>
          </w:tcPr>
          <w:p w14:paraId="4FE98844"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0.007</w:t>
            </w:r>
          </w:p>
        </w:tc>
      </w:tr>
      <w:tr w:rsidR="00876180" w:rsidRPr="005B473E" w14:paraId="784B0748" w14:textId="77777777" w:rsidTr="00664051">
        <w:tc>
          <w:tcPr>
            <w:tcW w:w="1701" w:type="dxa"/>
          </w:tcPr>
          <w:p w14:paraId="7E5B492E" w14:textId="77777777" w:rsidR="00876180" w:rsidRPr="005B473E" w:rsidRDefault="00876180" w:rsidP="00664051">
            <w:pPr>
              <w:rPr>
                <w:spacing w:val="0"/>
                <w:sz w:val="20"/>
              </w:rPr>
            </w:pPr>
            <w:r w:rsidRPr="005B473E">
              <w:rPr>
                <w:spacing w:val="0"/>
                <w:sz w:val="20"/>
              </w:rPr>
              <w:t>Leaf litter percentage cover</w:t>
            </w:r>
          </w:p>
        </w:tc>
        <w:tc>
          <w:tcPr>
            <w:tcW w:w="426" w:type="dxa"/>
          </w:tcPr>
          <w:p w14:paraId="0F13711C" w14:textId="77777777" w:rsidR="00876180" w:rsidRPr="005B473E" w:rsidRDefault="00876180" w:rsidP="00664051">
            <w:pPr>
              <w:rPr>
                <w:color w:val="000000" w:themeColor="text1"/>
                <w:sz w:val="20"/>
              </w:rPr>
            </w:pPr>
          </w:p>
        </w:tc>
        <w:tc>
          <w:tcPr>
            <w:tcW w:w="992" w:type="dxa"/>
          </w:tcPr>
          <w:p w14:paraId="77E6FB56"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Pr>
          <w:p w14:paraId="73450CF9" w14:textId="77777777" w:rsidR="00876180" w:rsidRPr="005B473E" w:rsidRDefault="00876180" w:rsidP="00664051">
            <w:pPr>
              <w:rPr>
                <w:b/>
                <w:bCs/>
                <w:color w:val="000000" w:themeColor="text1"/>
                <w:spacing w:val="0"/>
                <w:sz w:val="20"/>
              </w:rPr>
            </w:pPr>
            <w:r w:rsidRPr="005B473E">
              <w:rPr>
                <w:b/>
                <w:bCs/>
                <w:color w:val="000000" w:themeColor="text1"/>
                <w:spacing w:val="0"/>
                <w:sz w:val="20"/>
              </w:rPr>
              <w:t xml:space="preserve">F=20.0451 </w:t>
            </w:r>
          </w:p>
        </w:tc>
        <w:tc>
          <w:tcPr>
            <w:tcW w:w="992" w:type="dxa"/>
          </w:tcPr>
          <w:p w14:paraId="3B0F9AAD"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Pr>
          <w:p w14:paraId="60ADC02E" w14:textId="77777777" w:rsidR="00876180" w:rsidRPr="005B473E" w:rsidRDefault="00876180" w:rsidP="00664051">
            <w:pPr>
              <w:rPr>
                <w:color w:val="000000" w:themeColor="text1"/>
                <w:spacing w:val="0"/>
                <w:sz w:val="20"/>
              </w:rPr>
            </w:pPr>
            <w:r w:rsidRPr="005B473E">
              <w:rPr>
                <w:color w:val="000000" w:themeColor="text1"/>
                <w:spacing w:val="0"/>
                <w:sz w:val="20"/>
              </w:rPr>
              <w:t>F=</w:t>
            </w:r>
            <w:r w:rsidRPr="005B473E">
              <w:rPr>
                <w:sz w:val="20"/>
              </w:rPr>
              <w:t xml:space="preserve"> </w:t>
            </w:r>
            <w:r w:rsidRPr="005B473E">
              <w:rPr>
                <w:color w:val="000000" w:themeColor="text1"/>
                <w:spacing w:val="0"/>
                <w:sz w:val="20"/>
              </w:rPr>
              <w:t xml:space="preserve">0.800 </w:t>
            </w:r>
          </w:p>
        </w:tc>
        <w:tc>
          <w:tcPr>
            <w:tcW w:w="1134" w:type="dxa"/>
          </w:tcPr>
          <w:p w14:paraId="04B27CAE" w14:textId="77777777" w:rsidR="00876180" w:rsidRPr="005B473E" w:rsidRDefault="00876180" w:rsidP="00664051">
            <w:pPr>
              <w:rPr>
                <w:color w:val="000000" w:themeColor="text1"/>
                <w:spacing w:val="0"/>
                <w:sz w:val="20"/>
              </w:rPr>
            </w:pPr>
            <w:r w:rsidRPr="005B473E">
              <w:rPr>
                <w:color w:val="000000" w:themeColor="text1"/>
                <w:spacing w:val="0"/>
                <w:sz w:val="20"/>
              </w:rPr>
              <w:t>0.377</w:t>
            </w:r>
          </w:p>
        </w:tc>
        <w:tc>
          <w:tcPr>
            <w:tcW w:w="992" w:type="dxa"/>
          </w:tcPr>
          <w:p w14:paraId="4E65DC21" w14:textId="77777777" w:rsidR="00876180" w:rsidRPr="005B473E" w:rsidRDefault="00876180" w:rsidP="00664051">
            <w:pPr>
              <w:rPr>
                <w:b/>
                <w:bCs/>
                <w:color w:val="000000" w:themeColor="text1"/>
                <w:spacing w:val="0"/>
                <w:sz w:val="20"/>
              </w:rPr>
            </w:pPr>
            <w:r w:rsidRPr="005B473E">
              <w:rPr>
                <w:b/>
                <w:bCs/>
                <w:color w:val="000000" w:themeColor="text1"/>
                <w:spacing w:val="0"/>
                <w:sz w:val="20"/>
              </w:rPr>
              <w:t>F=8.771</w:t>
            </w:r>
          </w:p>
        </w:tc>
        <w:tc>
          <w:tcPr>
            <w:tcW w:w="571" w:type="dxa"/>
          </w:tcPr>
          <w:p w14:paraId="34BAAB51"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0.001</w:t>
            </w:r>
          </w:p>
        </w:tc>
      </w:tr>
      <w:tr w:rsidR="00876180" w:rsidRPr="00B05983" w14:paraId="7F468D86" w14:textId="77777777" w:rsidTr="00664051">
        <w:tc>
          <w:tcPr>
            <w:tcW w:w="1701" w:type="dxa"/>
          </w:tcPr>
          <w:p w14:paraId="71635295" w14:textId="77777777" w:rsidR="00876180" w:rsidRPr="00B05983" w:rsidRDefault="00876180" w:rsidP="00664051">
            <w:pPr>
              <w:rPr>
                <w:spacing w:val="0"/>
                <w:sz w:val="20"/>
              </w:rPr>
            </w:pPr>
            <w:r w:rsidRPr="00B05983">
              <w:rPr>
                <w:spacing w:val="0"/>
                <w:sz w:val="20"/>
              </w:rPr>
              <w:t>Canopy openness</w:t>
            </w:r>
          </w:p>
        </w:tc>
        <w:tc>
          <w:tcPr>
            <w:tcW w:w="426" w:type="dxa"/>
          </w:tcPr>
          <w:p w14:paraId="0A642108" w14:textId="77777777" w:rsidR="00876180" w:rsidRPr="00B05983" w:rsidRDefault="00876180" w:rsidP="00664051">
            <w:pPr>
              <w:rPr>
                <w:color w:val="000000" w:themeColor="text1"/>
              </w:rPr>
            </w:pPr>
          </w:p>
        </w:tc>
        <w:tc>
          <w:tcPr>
            <w:tcW w:w="992" w:type="dxa"/>
          </w:tcPr>
          <w:p w14:paraId="3E53EFF8"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3529E28C"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47.169</w:t>
            </w:r>
          </w:p>
        </w:tc>
        <w:tc>
          <w:tcPr>
            <w:tcW w:w="992" w:type="dxa"/>
          </w:tcPr>
          <w:p w14:paraId="22E4EC74"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3" w:type="dxa"/>
          </w:tcPr>
          <w:p w14:paraId="434FDE9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45.857</w:t>
            </w:r>
          </w:p>
        </w:tc>
        <w:tc>
          <w:tcPr>
            <w:tcW w:w="1134" w:type="dxa"/>
          </w:tcPr>
          <w:p w14:paraId="6A1AB5B2"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2" w:type="dxa"/>
          </w:tcPr>
          <w:p w14:paraId="1DB9570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19.864</w:t>
            </w:r>
          </w:p>
        </w:tc>
        <w:tc>
          <w:tcPr>
            <w:tcW w:w="571" w:type="dxa"/>
          </w:tcPr>
          <w:p w14:paraId="6A4BF6C3"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r>
      <w:tr w:rsidR="00876180" w:rsidRPr="00B05983" w14:paraId="37E69B9E" w14:textId="77777777" w:rsidTr="00664051">
        <w:tc>
          <w:tcPr>
            <w:tcW w:w="1701" w:type="dxa"/>
          </w:tcPr>
          <w:p w14:paraId="50B04317" w14:textId="77777777" w:rsidR="00876180" w:rsidRPr="00B05983" w:rsidRDefault="00876180" w:rsidP="00664051">
            <w:pPr>
              <w:rPr>
                <w:spacing w:val="0"/>
                <w:sz w:val="20"/>
              </w:rPr>
            </w:pPr>
            <w:r w:rsidRPr="00B05983">
              <w:rPr>
                <w:spacing w:val="0"/>
                <w:sz w:val="20"/>
              </w:rPr>
              <w:t>Soil moisture (2015)</w:t>
            </w:r>
          </w:p>
        </w:tc>
        <w:tc>
          <w:tcPr>
            <w:tcW w:w="426" w:type="dxa"/>
          </w:tcPr>
          <w:p w14:paraId="150ABB79" w14:textId="77777777" w:rsidR="00876180" w:rsidRPr="00B05983" w:rsidRDefault="00876180" w:rsidP="00664051">
            <w:pPr>
              <w:rPr>
                <w:color w:val="000000" w:themeColor="text1"/>
              </w:rPr>
            </w:pPr>
          </w:p>
        </w:tc>
        <w:tc>
          <w:tcPr>
            <w:tcW w:w="992" w:type="dxa"/>
          </w:tcPr>
          <w:p w14:paraId="57C6DCEF"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03169DB6" w14:textId="77777777" w:rsidR="00876180" w:rsidRPr="00B05983" w:rsidRDefault="00876180" w:rsidP="00664051">
            <w:pPr>
              <w:rPr>
                <w:color w:val="000000" w:themeColor="text1"/>
                <w:spacing w:val="0"/>
                <w:sz w:val="20"/>
              </w:rPr>
            </w:pPr>
            <w:r w:rsidRPr="00B05983">
              <w:rPr>
                <w:color w:val="000000" w:themeColor="text1"/>
                <w:spacing w:val="0"/>
                <w:sz w:val="20"/>
              </w:rPr>
              <w:t xml:space="preserve">F=0.0792 </w:t>
            </w:r>
          </w:p>
        </w:tc>
        <w:tc>
          <w:tcPr>
            <w:tcW w:w="992" w:type="dxa"/>
          </w:tcPr>
          <w:p w14:paraId="15ACFD47" w14:textId="77777777" w:rsidR="00876180" w:rsidRPr="00B05983" w:rsidRDefault="00876180" w:rsidP="00664051">
            <w:pPr>
              <w:rPr>
                <w:color w:val="000000" w:themeColor="text1"/>
                <w:spacing w:val="0"/>
                <w:sz w:val="20"/>
              </w:rPr>
            </w:pPr>
            <w:r w:rsidRPr="00B05983">
              <w:rPr>
                <w:color w:val="000000" w:themeColor="text1"/>
                <w:spacing w:val="0"/>
                <w:sz w:val="20"/>
              </w:rPr>
              <w:t>0.9242</w:t>
            </w:r>
          </w:p>
        </w:tc>
        <w:tc>
          <w:tcPr>
            <w:tcW w:w="993" w:type="dxa"/>
          </w:tcPr>
          <w:p w14:paraId="287D3C14"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1134" w:type="dxa"/>
          </w:tcPr>
          <w:p w14:paraId="677686FB"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992" w:type="dxa"/>
          </w:tcPr>
          <w:p w14:paraId="49254278"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571" w:type="dxa"/>
          </w:tcPr>
          <w:p w14:paraId="3573D607" w14:textId="77777777" w:rsidR="00876180" w:rsidRPr="00B05983" w:rsidRDefault="00876180" w:rsidP="00664051">
            <w:pPr>
              <w:rPr>
                <w:color w:val="000000" w:themeColor="text1"/>
                <w:spacing w:val="0"/>
                <w:sz w:val="20"/>
              </w:rPr>
            </w:pPr>
            <w:r w:rsidRPr="00B05983">
              <w:rPr>
                <w:color w:val="000000" w:themeColor="text1"/>
                <w:spacing w:val="0"/>
                <w:sz w:val="20"/>
              </w:rPr>
              <w:t>NA</w:t>
            </w:r>
          </w:p>
        </w:tc>
      </w:tr>
      <w:tr w:rsidR="00876180" w:rsidRPr="001734C3" w14:paraId="7C9EE6AE" w14:textId="77777777" w:rsidTr="00664051">
        <w:tc>
          <w:tcPr>
            <w:tcW w:w="1701" w:type="dxa"/>
          </w:tcPr>
          <w:p w14:paraId="24ECC468" w14:textId="77777777" w:rsidR="00876180" w:rsidRPr="00467288" w:rsidRDefault="00876180" w:rsidP="00664051">
            <w:pPr>
              <w:rPr>
                <w:spacing w:val="0"/>
                <w:sz w:val="20"/>
              </w:rPr>
            </w:pPr>
            <w:r>
              <w:rPr>
                <w:spacing w:val="0"/>
                <w:sz w:val="20"/>
              </w:rPr>
              <w:t>Soil moisture (2022)</w:t>
            </w:r>
          </w:p>
        </w:tc>
        <w:tc>
          <w:tcPr>
            <w:tcW w:w="426" w:type="dxa"/>
          </w:tcPr>
          <w:p w14:paraId="2A37929D" w14:textId="77777777" w:rsidR="00876180" w:rsidRDefault="00876180" w:rsidP="00664051">
            <w:pPr>
              <w:rPr>
                <w:color w:val="000000" w:themeColor="text1"/>
              </w:rPr>
            </w:pPr>
          </w:p>
        </w:tc>
        <w:tc>
          <w:tcPr>
            <w:tcW w:w="992" w:type="dxa"/>
          </w:tcPr>
          <w:p w14:paraId="310059CB" w14:textId="77777777" w:rsidR="00876180" w:rsidRPr="001734C3" w:rsidRDefault="00876180" w:rsidP="00664051">
            <w:pPr>
              <w:rPr>
                <w:color w:val="000000" w:themeColor="text1"/>
                <w:spacing w:val="0"/>
                <w:sz w:val="20"/>
              </w:rPr>
            </w:pPr>
            <w:r>
              <w:rPr>
                <w:color w:val="000000" w:themeColor="text1"/>
                <w:spacing w:val="0"/>
                <w:sz w:val="20"/>
              </w:rPr>
              <w:t>LMM</w:t>
            </w:r>
          </w:p>
        </w:tc>
        <w:tc>
          <w:tcPr>
            <w:tcW w:w="1134" w:type="dxa"/>
          </w:tcPr>
          <w:p w14:paraId="75818288" w14:textId="77777777" w:rsidR="00876180" w:rsidRPr="001734C3" w:rsidRDefault="00876180" w:rsidP="00664051">
            <w:pPr>
              <w:rPr>
                <w:color w:val="000000" w:themeColor="text1"/>
                <w:spacing w:val="0"/>
                <w:sz w:val="20"/>
              </w:rPr>
            </w:pPr>
            <w:r>
              <w:rPr>
                <w:color w:val="000000" w:themeColor="text1"/>
                <w:spacing w:val="0"/>
                <w:sz w:val="20"/>
              </w:rPr>
              <w:t>F=</w:t>
            </w:r>
            <w:r w:rsidRPr="00BC071D">
              <w:rPr>
                <w:color w:val="000000" w:themeColor="text1"/>
                <w:spacing w:val="0"/>
                <w:sz w:val="20"/>
              </w:rPr>
              <w:t xml:space="preserve">0.2342 </w:t>
            </w:r>
          </w:p>
        </w:tc>
        <w:tc>
          <w:tcPr>
            <w:tcW w:w="992" w:type="dxa"/>
          </w:tcPr>
          <w:p w14:paraId="047987AE" w14:textId="77777777" w:rsidR="00876180" w:rsidRPr="001734C3" w:rsidRDefault="00876180" w:rsidP="00664051">
            <w:pPr>
              <w:rPr>
                <w:color w:val="000000" w:themeColor="text1"/>
                <w:spacing w:val="0"/>
                <w:sz w:val="20"/>
              </w:rPr>
            </w:pPr>
            <w:r w:rsidRPr="00BC071D">
              <w:rPr>
                <w:color w:val="000000" w:themeColor="text1"/>
                <w:spacing w:val="0"/>
                <w:sz w:val="20"/>
              </w:rPr>
              <w:t>0.7939</w:t>
            </w:r>
          </w:p>
        </w:tc>
        <w:tc>
          <w:tcPr>
            <w:tcW w:w="993" w:type="dxa"/>
          </w:tcPr>
          <w:p w14:paraId="4556E3D2"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1134" w:type="dxa"/>
          </w:tcPr>
          <w:p w14:paraId="316EBF50"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992" w:type="dxa"/>
          </w:tcPr>
          <w:p w14:paraId="00AE399B"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571" w:type="dxa"/>
          </w:tcPr>
          <w:p w14:paraId="36E4A51C" w14:textId="77777777" w:rsidR="00876180" w:rsidRPr="001734C3" w:rsidRDefault="00876180" w:rsidP="00664051">
            <w:pPr>
              <w:rPr>
                <w:color w:val="000000" w:themeColor="text1"/>
                <w:spacing w:val="0"/>
                <w:sz w:val="20"/>
              </w:rPr>
            </w:pPr>
            <w:r w:rsidRPr="001734C3">
              <w:rPr>
                <w:color w:val="000000" w:themeColor="text1"/>
                <w:spacing w:val="0"/>
                <w:sz w:val="20"/>
              </w:rPr>
              <w:t>NA</w:t>
            </w:r>
          </w:p>
        </w:tc>
      </w:tr>
    </w:tbl>
    <w:p w14:paraId="77049FC3" w14:textId="77777777" w:rsidR="00876180" w:rsidRPr="005D3FF5" w:rsidRDefault="00876180" w:rsidP="00876180">
      <w:r w:rsidRPr="005D3FF5">
        <w:t>*: a log transformation was done on the response variable to improve the model’s satisfaction of assumptions</w:t>
      </w:r>
    </w:p>
    <w:p w14:paraId="77946F47" w14:textId="77777777" w:rsidR="00876180" w:rsidRDefault="00876180" w:rsidP="00E34238">
      <w:pPr>
        <w:rPr>
          <w:sz w:val="24"/>
          <w:szCs w:val="24"/>
        </w:rPr>
      </w:pPr>
    </w:p>
    <w:p w14:paraId="6B03CDE3" w14:textId="578256BA" w:rsidR="008C58E1" w:rsidRDefault="008C58E1" w:rsidP="008C58E1">
      <w:pPr>
        <w:rPr>
          <w:sz w:val="24"/>
          <w:szCs w:val="24"/>
        </w:rPr>
      </w:pPr>
      <w:r w:rsidRPr="0032352A">
        <w:rPr>
          <w:b/>
          <w:bCs/>
          <w:sz w:val="24"/>
          <w:szCs w:val="24"/>
        </w:rPr>
        <w:t xml:space="preserve">Table </w:t>
      </w:r>
      <w:r w:rsidR="00B828CF">
        <w:rPr>
          <w:b/>
          <w:bCs/>
          <w:sz w:val="24"/>
          <w:szCs w:val="24"/>
        </w:rPr>
        <w:t>7</w:t>
      </w:r>
      <w:r w:rsidRPr="0032352A">
        <w:rPr>
          <w:b/>
          <w:bCs/>
          <w:sz w:val="24"/>
          <w:szCs w:val="24"/>
        </w:rPr>
        <w:t>.</w:t>
      </w:r>
      <w:r>
        <w:rPr>
          <w:sz w:val="24"/>
          <w:szCs w:val="24"/>
        </w:rPr>
        <w:t xml:space="preserve"> Means (</w:t>
      </w:r>
      <w:r w:rsidRPr="00A754DB">
        <w:rPr>
          <w:sz w:val="24"/>
          <w:szCs w:val="24"/>
        </w:rPr>
        <w:t>±</w:t>
      </w:r>
      <w:r>
        <w:rPr>
          <w:sz w:val="24"/>
          <w:szCs w:val="24"/>
        </w:rPr>
        <w:t xml:space="preserve"> standard errors) of the environmental variables in the understory.</w:t>
      </w:r>
    </w:p>
    <w:p w14:paraId="0BFE8085" w14:textId="77777777" w:rsidR="008C58E1" w:rsidRDefault="008C58E1" w:rsidP="008C58E1"/>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204"/>
        <w:gridCol w:w="1497"/>
        <w:gridCol w:w="150"/>
        <w:gridCol w:w="767"/>
        <w:gridCol w:w="1561"/>
        <w:gridCol w:w="1388"/>
        <w:gridCol w:w="1498"/>
      </w:tblGrid>
      <w:tr w:rsidR="008C58E1" w:rsidRPr="00D2592B" w14:paraId="48957909" w14:textId="77777777" w:rsidTr="0016608F">
        <w:trPr>
          <w:trHeight w:val="290"/>
        </w:trPr>
        <w:tc>
          <w:tcPr>
            <w:tcW w:w="2984" w:type="dxa"/>
            <w:tcBorders>
              <w:top w:val="single" w:sz="4" w:space="0" w:color="auto"/>
            </w:tcBorders>
            <w:noWrap/>
          </w:tcPr>
          <w:p w14:paraId="3D9515F4" w14:textId="77777777" w:rsidR="008C58E1" w:rsidRPr="00A97A86" w:rsidRDefault="008C58E1" w:rsidP="0016608F">
            <w:pPr>
              <w:rPr>
                <w:sz w:val="20"/>
              </w:rPr>
            </w:pPr>
          </w:p>
        </w:tc>
        <w:tc>
          <w:tcPr>
            <w:tcW w:w="215" w:type="dxa"/>
            <w:tcBorders>
              <w:top w:val="single" w:sz="4" w:space="0" w:color="auto"/>
            </w:tcBorders>
          </w:tcPr>
          <w:p w14:paraId="1B780EDB" w14:textId="77777777" w:rsidR="008C58E1" w:rsidRPr="00F90AF9" w:rsidRDefault="008C58E1" w:rsidP="0016608F">
            <w:pPr>
              <w:rPr>
                <w:color w:val="FF0000"/>
              </w:rPr>
            </w:pPr>
          </w:p>
        </w:tc>
        <w:tc>
          <w:tcPr>
            <w:tcW w:w="1525" w:type="dxa"/>
            <w:tcBorders>
              <w:top w:val="single" w:sz="4" w:space="0" w:color="auto"/>
            </w:tcBorders>
          </w:tcPr>
          <w:p w14:paraId="67DE9989" w14:textId="77777777" w:rsidR="008C58E1" w:rsidRPr="00B756E6" w:rsidRDefault="008C58E1" w:rsidP="0016608F">
            <w:pPr>
              <w:rPr>
                <w:color w:val="FF0000"/>
              </w:rPr>
            </w:pPr>
            <w:r w:rsidRPr="00F90AF9">
              <w:rPr>
                <w:spacing w:val="0"/>
                <w:sz w:val="20"/>
              </w:rPr>
              <w:t>Unit</w:t>
            </w:r>
          </w:p>
        </w:tc>
        <w:tc>
          <w:tcPr>
            <w:tcW w:w="157" w:type="dxa"/>
            <w:tcBorders>
              <w:top w:val="single" w:sz="4" w:space="0" w:color="auto"/>
            </w:tcBorders>
          </w:tcPr>
          <w:p w14:paraId="61B4FC87" w14:textId="77777777" w:rsidR="008C58E1" w:rsidRPr="00D2592B" w:rsidRDefault="008C58E1" w:rsidP="0016608F"/>
        </w:tc>
        <w:tc>
          <w:tcPr>
            <w:tcW w:w="785" w:type="dxa"/>
            <w:tcBorders>
              <w:top w:val="single" w:sz="4" w:space="0" w:color="auto"/>
              <w:left w:val="nil"/>
              <w:bottom w:val="nil"/>
              <w:right w:val="nil"/>
            </w:tcBorders>
          </w:tcPr>
          <w:p w14:paraId="7748A620" w14:textId="77777777" w:rsidR="008C58E1" w:rsidRPr="00D2592B" w:rsidRDefault="008C58E1" w:rsidP="0016608F">
            <w:r w:rsidRPr="007D4C49">
              <w:rPr>
                <w:spacing w:val="0"/>
                <w:sz w:val="20"/>
              </w:rPr>
              <w:t>Year</w:t>
            </w:r>
          </w:p>
        </w:tc>
        <w:tc>
          <w:tcPr>
            <w:tcW w:w="1545" w:type="dxa"/>
            <w:tcBorders>
              <w:top w:val="single" w:sz="4" w:space="0" w:color="auto"/>
              <w:left w:val="nil"/>
              <w:bottom w:val="nil"/>
              <w:right w:val="nil"/>
            </w:tcBorders>
            <w:noWrap/>
          </w:tcPr>
          <w:p w14:paraId="391A06B9" w14:textId="77777777" w:rsidR="008C58E1" w:rsidRPr="00D2592B" w:rsidRDefault="008C58E1" w:rsidP="0016608F">
            <w:pPr>
              <w:rPr>
                <w:color w:val="000000"/>
              </w:rPr>
            </w:pPr>
            <w:r w:rsidRPr="007D4C49">
              <w:rPr>
                <w:spacing w:val="0"/>
                <w:sz w:val="20"/>
              </w:rPr>
              <w:t>Forest</w:t>
            </w:r>
          </w:p>
        </w:tc>
        <w:tc>
          <w:tcPr>
            <w:tcW w:w="1372" w:type="dxa"/>
            <w:tcBorders>
              <w:top w:val="single" w:sz="4" w:space="0" w:color="auto"/>
              <w:left w:val="nil"/>
              <w:bottom w:val="nil"/>
              <w:right w:val="nil"/>
            </w:tcBorders>
            <w:noWrap/>
          </w:tcPr>
          <w:p w14:paraId="3680ACAB" w14:textId="77777777" w:rsidR="008C58E1" w:rsidRPr="00D2592B" w:rsidRDefault="008C58E1" w:rsidP="0016608F">
            <w:pPr>
              <w:rPr>
                <w:color w:val="000000"/>
              </w:rPr>
            </w:pPr>
            <w:r w:rsidRPr="007D4C49">
              <w:rPr>
                <w:spacing w:val="0"/>
                <w:sz w:val="20"/>
              </w:rPr>
              <w:t>Salvaged</w:t>
            </w:r>
          </w:p>
        </w:tc>
        <w:tc>
          <w:tcPr>
            <w:tcW w:w="1482" w:type="dxa"/>
            <w:tcBorders>
              <w:top w:val="single" w:sz="4" w:space="0" w:color="auto"/>
              <w:left w:val="nil"/>
              <w:bottom w:val="nil"/>
              <w:right w:val="nil"/>
            </w:tcBorders>
            <w:noWrap/>
          </w:tcPr>
          <w:p w14:paraId="016CDE36" w14:textId="77777777" w:rsidR="008C58E1" w:rsidRPr="00D2592B" w:rsidRDefault="008C58E1" w:rsidP="0016608F">
            <w:pPr>
              <w:rPr>
                <w:color w:val="000000"/>
              </w:rPr>
            </w:pPr>
            <w:r w:rsidRPr="007D4C49">
              <w:rPr>
                <w:spacing w:val="0"/>
                <w:sz w:val="20"/>
              </w:rPr>
              <w:t>Windthrow</w:t>
            </w:r>
          </w:p>
        </w:tc>
      </w:tr>
      <w:tr w:rsidR="008C58E1" w:rsidRPr="00D2592B" w14:paraId="15A8B0E5" w14:textId="77777777" w:rsidTr="0016608F">
        <w:trPr>
          <w:trHeight w:val="290"/>
        </w:trPr>
        <w:tc>
          <w:tcPr>
            <w:tcW w:w="2984" w:type="dxa"/>
            <w:tcBorders>
              <w:top w:val="single" w:sz="4" w:space="0" w:color="auto"/>
            </w:tcBorders>
            <w:noWrap/>
          </w:tcPr>
          <w:p w14:paraId="295129AF" w14:textId="77777777" w:rsidR="008C58E1" w:rsidRPr="00FD42B7" w:rsidRDefault="008C58E1" w:rsidP="0016608F">
            <w:pPr>
              <w:rPr>
                <w:spacing w:val="0"/>
                <w:sz w:val="20"/>
                <w:vertAlign w:val="superscript"/>
              </w:rPr>
            </w:pPr>
            <w:r w:rsidRPr="00D2592B">
              <w:rPr>
                <w:spacing w:val="0"/>
                <w:sz w:val="20"/>
              </w:rPr>
              <w:t>Soil moisture</w:t>
            </w:r>
            <w:r>
              <w:rPr>
                <w:spacing w:val="0"/>
                <w:sz w:val="20"/>
                <w:vertAlign w:val="superscript"/>
              </w:rPr>
              <w:t>$</w:t>
            </w:r>
          </w:p>
        </w:tc>
        <w:tc>
          <w:tcPr>
            <w:tcW w:w="215" w:type="dxa"/>
            <w:tcBorders>
              <w:top w:val="single" w:sz="4" w:space="0" w:color="auto"/>
            </w:tcBorders>
          </w:tcPr>
          <w:p w14:paraId="29B8F498" w14:textId="77777777" w:rsidR="008C58E1" w:rsidRPr="00F90AF9" w:rsidRDefault="008C58E1" w:rsidP="0016608F">
            <w:pPr>
              <w:rPr>
                <w:color w:val="FF0000"/>
              </w:rPr>
            </w:pPr>
          </w:p>
        </w:tc>
        <w:tc>
          <w:tcPr>
            <w:tcW w:w="1525" w:type="dxa"/>
            <w:tcBorders>
              <w:top w:val="single" w:sz="4" w:space="0" w:color="auto"/>
            </w:tcBorders>
          </w:tcPr>
          <w:p w14:paraId="378C32C7" w14:textId="77777777" w:rsidR="008C58E1" w:rsidRPr="00B756E6" w:rsidRDefault="008C58E1" w:rsidP="0016608F">
            <w:pPr>
              <w:rPr>
                <w:color w:val="FF0000"/>
                <w:spacing w:val="0"/>
                <w:sz w:val="20"/>
              </w:rPr>
            </w:pPr>
            <w:commentRangeStart w:id="88"/>
            <w:r w:rsidRPr="00B756E6">
              <w:rPr>
                <w:color w:val="FF0000"/>
                <w:spacing w:val="0"/>
                <w:sz w:val="20"/>
              </w:rPr>
              <w:t>0-1</w:t>
            </w:r>
            <w:r>
              <w:rPr>
                <w:color w:val="FF0000"/>
                <w:spacing w:val="0"/>
                <w:sz w:val="20"/>
              </w:rPr>
              <w:t>.129</w:t>
            </w:r>
            <w:commentRangeEnd w:id="88"/>
            <w:r>
              <w:rPr>
                <w:rStyle w:val="CommentReference"/>
                <w:spacing w:val="0"/>
              </w:rPr>
              <w:commentReference w:id="88"/>
            </w:r>
          </w:p>
        </w:tc>
        <w:tc>
          <w:tcPr>
            <w:tcW w:w="157" w:type="dxa"/>
            <w:tcBorders>
              <w:top w:val="single" w:sz="4" w:space="0" w:color="auto"/>
            </w:tcBorders>
          </w:tcPr>
          <w:p w14:paraId="1884C1AE" w14:textId="77777777" w:rsidR="008C58E1" w:rsidRPr="00D2592B" w:rsidRDefault="008C58E1" w:rsidP="0016608F"/>
        </w:tc>
        <w:tc>
          <w:tcPr>
            <w:tcW w:w="785" w:type="dxa"/>
            <w:tcBorders>
              <w:top w:val="single" w:sz="4" w:space="0" w:color="auto"/>
              <w:left w:val="nil"/>
              <w:bottom w:val="nil"/>
              <w:right w:val="nil"/>
            </w:tcBorders>
          </w:tcPr>
          <w:p w14:paraId="3806EB55" w14:textId="77777777" w:rsidR="008C58E1" w:rsidRPr="00D2592B" w:rsidRDefault="008C58E1" w:rsidP="0016608F">
            <w:pPr>
              <w:rPr>
                <w:spacing w:val="0"/>
                <w:sz w:val="20"/>
              </w:rPr>
            </w:pPr>
            <w:r w:rsidRPr="00D2592B">
              <w:rPr>
                <w:spacing w:val="0"/>
                <w:sz w:val="20"/>
              </w:rPr>
              <w:t>2015</w:t>
            </w:r>
          </w:p>
        </w:tc>
        <w:tc>
          <w:tcPr>
            <w:tcW w:w="1545" w:type="dxa"/>
            <w:tcBorders>
              <w:top w:val="single" w:sz="4" w:space="0" w:color="auto"/>
              <w:left w:val="nil"/>
              <w:bottom w:val="nil"/>
              <w:right w:val="nil"/>
            </w:tcBorders>
            <w:noWrap/>
          </w:tcPr>
          <w:p w14:paraId="7C7EDB6A" w14:textId="77777777" w:rsidR="008C58E1" w:rsidRPr="00D2592B" w:rsidRDefault="008C58E1" w:rsidP="0016608F">
            <w:pPr>
              <w:rPr>
                <w:spacing w:val="0"/>
                <w:sz w:val="20"/>
              </w:rPr>
            </w:pPr>
            <w:r w:rsidRPr="00D2592B">
              <w:rPr>
                <w:color w:val="000000"/>
                <w:spacing w:val="0"/>
                <w:sz w:val="20"/>
              </w:rPr>
              <w:t>0.5</w:t>
            </w:r>
            <w:r>
              <w:rPr>
                <w:color w:val="000000"/>
                <w:spacing w:val="0"/>
                <w:sz w:val="20"/>
              </w:rPr>
              <w:t>9</w:t>
            </w:r>
            <w:r w:rsidRPr="00D2592B">
              <w:rPr>
                <w:color w:val="000000"/>
                <w:spacing w:val="0"/>
                <w:sz w:val="20"/>
              </w:rPr>
              <w:t xml:space="preserve"> ± 0.04</w:t>
            </w:r>
          </w:p>
        </w:tc>
        <w:tc>
          <w:tcPr>
            <w:tcW w:w="1372" w:type="dxa"/>
            <w:tcBorders>
              <w:top w:val="single" w:sz="4" w:space="0" w:color="auto"/>
              <w:left w:val="nil"/>
              <w:bottom w:val="nil"/>
              <w:right w:val="nil"/>
            </w:tcBorders>
            <w:noWrap/>
          </w:tcPr>
          <w:p w14:paraId="29B472E9" w14:textId="77777777" w:rsidR="008C58E1" w:rsidRPr="00D2592B" w:rsidRDefault="008C58E1" w:rsidP="0016608F">
            <w:pPr>
              <w:rPr>
                <w:spacing w:val="0"/>
                <w:sz w:val="20"/>
              </w:rPr>
            </w:pPr>
            <w:r w:rsidRPr="00D2592B">
              <w:rPr>
                <w:color w:val="000000"/>
                <w:spacing w:val="0"/>
                <w:sz w:val="20"/>
              </w:rPr>
              <w:t>0.61 ± 0.07</w:t>
            </w:r>
          </w:p>
        </w:tc>
        <w:tc>
          <w:tcPr>
            <w:tcW w:w="1482" w:type="dxa"/>
            <w:tcBorders>
              <w:top w:val="single" w:sz="4" w:space="0" w:color="auto"/>
              <w:left w:val="nil"/>
              <w:bottom w:val="nil"/>
              <w:right w:val="nil"/>
            </w:tcBorders>
            <w:noWrap/>
          </w:tcPr>
          <w:p w14:paraId="0AA922CC" w14:textId="77777777" w:rsidR="008C58E1" w:rsidRPr="00D2592B" w:rsidRDefault="008C58E1" w:rsidP="0016608F">
            <w:pPr>
              <w:rPr>
                <w:spacing w:val="0"/>
                <w:sz w:val="20"/>
              </w:rPr>
            </w:pPr>
            <w:r w:rsidRPr="00D2592B">
              <w:rPr>
                <w:color w:val="000000"/>
                <w:spacing w:val="0"/>
                <w:sz w:val="20"/>
              </w:rPr>
              <w:t>0.</w:t>
            </w:r>
            <w:r>
              <w:rPr>
                <w:color w:val="000000"/>
                <w:spacing w:val="0"/>
                <w:sz w:val="20"/>
              </w:rPr>
              <w:t>60</w:t>
            </w:r>
            <w:r w:rsidRPr="00D2592B">
              <w:rPr>
                <w:color w:val="000000"/>
                <w:spacing w:val="0"/>
                <w:sz w:val="20"/>
              </w:rPr>
              <w:t xml:space="preserve"> ± 0.04</w:t>
            </w:r>
          </w:p>
        </w:tc>
      </w:tr>
      <w:tr w:rsidR="008C58E1" w:rsidRPr="00D2592B" w14:paraId="30C922F1" w14:textId="77777777" w:rsidTr="0016608F">
        <w:trPr>
          <w:trHeight w:val="290"/>
        </w:trPr>
        <w:tc>
          <w:tcPr>
            <w:tcW w:w="2984" w:type="dxa"/>
            <w:noWrap/>
          </w:tcPr>
          <w:p w14:paraId="0397114B" w14:textId="77777777" w:rsidR="008C58E1" w:rsidRPr="00D2592B" w:rsidRDefault="008C58E1" w:rsidP="0016608F">
            <w:pPr>
              <w:rPr>
                <w:spacing w:val="0"/>
                <w:sz w:val="20"/>
              </w:rPr>
            </w:pPr>
          </w:p>
        </w:tc>
        <w:tc>
          <w:tcPr>
            <w:tcW w:w="215" w:type="dxa"/>
          </w:tcPr>
          <w:p w14:paraId="557F2464" w14:textId="77777777" w:rsidR="008C58E1" w:rsidRPr="00F90AF9" w:rsidRDefault="008C58E1" w:rsidP="0016608F">
            <w:pPr>
              <w:rPr>
                <w:color w:val="FF0000"/>
              </w:rPr>
            </w:pPr>
          </w:p>
        </w:tc>
        <w:tc>
          <w:tcPr>
            <w:tcW w:w="1525" w:type="dxa"/>
          </w:tcPr>
          <w:p w14:paraId="09A3E85F" w14:textId="77777777" w:rsidR="008C58E1" w:rsidRPr="00B756E6" w:rsidRDefault="008C58E1" w:rsidP="0016608F">
            <w:pPr>
              <w:rPr>
                <w:color w:val="FF0000"/>
                <w:spacing w:val="0"/>
                <w:sz w:val="20"/>
              </w:rPr>
            </w:pPr>
            <w:r w:rsidRPr="00B756E6">
              <w:rPr>
                <w:color w:val="FF0000"/>
                <w:spacing w:val="0"/>
                <w:sz w:val="20"/>
              </w:rPr>
              <w:t>0-100%</w:t>
            </w:r>
          </w:p>
        </w:tc>
        <w:tc>
          <w:tcPr>
            <w:tcW w:w="157" w:type="dxa"/>
          </w:tcPr>
          <w:p w14:paraId="70164865" w14:textId="77777777" w:rsidR="008C58E1" w:rsidRPr="00D2592B" w:rsidRDefault="008C58E1" w:rsidP="0016608F"/>
        </w:tc>
        <w:tc>
          <w:tcPr>
            <w:tcW w:w="785" w:type="dxa"/>
            <w:tcBorders>
              <w:top w:val="nil"/>
              <w:left w:val="nil"/>
              <w:bottom w:val="nil"/>
              <w:right w:val="nil"/>
            </w:tcBorders>
          </w:tcPr>
          <w:p w14:paraId="21E43A43"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4B9BE1A6" w14:textId="77777777" w:rsidR="008C58E1" w:rsidRPr="00D2592B" w:rsidRDefault="008C58E1" w:rsidP="0016608F">
            <w:pPr>
              <w:rPr>
                <w:color w:val="000000"/>
                <w:spacing w:val="0"/>
                <w:sz w:val="20"/>
              </w:rPr>
            </w:pPr>
            <w:r w:rsidRPr="00D2592B">
              <w:rPr>
                <w:color w:val="000000"/>
                <w:spacing w:val="0"/>
                <w:sz w:val="20"/>
              </w:rPr>
              <w:t>44.8</w:t>
            </w:r>
            <w:r>
              <w:rPr>
                <w:color w:val="000000"/>
                <w:spacing w:val="0"/>
                <w:sz w:val="20"/>
              </w:rPr>
              <w:t>2</w:t>
            </w:r>
            <w:r w:rsidRPr="00D2592B">
              <w:rPr>
                <w:color w:val="000000"/>
                <w:spacing w:val="0"/>
                <w:sz w:val="20"/>
              </w:rPr>
              <w:t xml:space="preserve"> ± 3.51</w:t>
            </w:r>
          </w:p>
        </w:tc>
        <w:tc>
          <w:tcPr>
            <w:tcW w:w="1372" w:type="dxa"/>
            <w:tcBorders>
              <w:top w:val="nil"/>
              <w:left w:val="nil"/>
              <w:bottom w:val="nil"/>
              <w:right w:val="nil"/>
            </w:tcBorders>
            <w:noWrap/>
          </w:tcPr>
          <w:p w14:paraId="362C77D2" w14:textId="77777777" w:rsidR="008C58E1" w:rsidRPr="00D2592B" w:rsidRDefault="008C58E1" w:rsidP="0016608F">
            <w:pPr>
              <w:rPr>
                <w:color w:val="000000"/>
                <w:spacing w:val="0"/>
                <w:sz w:val="20"/>
              </w:rPr>
            </w:pPr>
            <w:r w:rsidRPr="00D2592B">
              <w:rPr>
                <w:color w:val="000000"/>
                <w:spacing w:val="0"/>
                <w:sz w:val="20"/>
              </w:rPr>
              <w:t>47.6</w:t>
            </w:r>
            <w:r>
              <w:rPr>
                <w:color w:val="000000"/>
                <w:spacing w:val="0"/>
                <w:sz w:val="20"/>
              </w:rPr>
              <w:t>4</w:t>
            </w:r>
            <w:r w:rsidRPr="00D2592B">
              <w:rPr>
                <w:color w:val="000000"/>
                <w:spacing w:val="0"/>
                <w:sz w:val="20"/>
              </w:rPr>
              <w:t xml:space="preserve"> ± 2.54</w:t>
            </w:r>
          </w:p>
        </w:tc>
        <w:tc>
          <w:tcPr>
            <w:tcW w:w="1482" w:type="dxa"/>
            <w:tcBorders>
              <w:top w:val="nil"/>
              <w:left w:val="nil"/>
              <w:bottom w:val="nil"/>
              <w:right w:val="nil"/>
            </w:tcBorders>
            <w:noWrap/>
          </w:tcPr>
          <w:p w14:paraId="62FD76F3" w14:textId="77777777" w:rsidR="008C58E1" w:rsidRPr="00D2592B" w:rsidRDefault="008C58E1" w:rsidP="0016608F">
            <w:pPr>
              <w:rPr>
                <w:color w:val="000000"/>
                <w:spacing w:val="0"/>
                <w:sz w:val="20"/>
              </w:rPr>
            </w:pPr>
            <w:r w:rsidRPr="00D2592B">
              <w:rPr>
                <w:color w:val="000000"/>
                <w:spacing w:val="0"/>
                <w:sz w:val="20"/>
              </w:rPr>
              <w:t>48.6</w:t>
            </w:r>
            <w:r>
              <w:rPr>
                <w:color w:val="000000"/>
                <w:spacing w:val="0"/>
                <w:sz w:val="20"/>
              </w:rPr>
              <w:t>6</w:t>
            </w:r>
            <w:r w:rsidRPr="00D2592B">
              <w:rPr>
                <w:color w:val="000000"/>
                <w:spacing w:val="0"/>
                <w:sz w:val="20"/>
              </w:rPr>
              <w:t xml:space="preserve"> ± 7.4</w:t>
            </w:r>
            <w:r>
              <w:rPr>
                <w:color w:val="000000"/>
                <w:spacing w:val="0"/>
                <w:sz w:val="20"/>
              </w:rPr>
              <w:t>1</w:t>
            </w:r>
          </w:p>
        </w:tc>
      </w:tr>
      <w:tr w:rsidR="008C58E1" w:rsidRPr="00D2592B" w14:paraId="32D1968F" w14:textId="77777777" w:rsidTr="0016608F">
        <w:trPr>
          <w:trHeight w:val="290"/>
        </w:trPr>
        <w:tc>
          <w:tcPr>
            <w:tcW w:w="2984" w:type="dxa"/>
            <w:noWrap/>
          </w:tcPr>
          <w:p w14:paraId="2F4E4926" w14:textId="77777777" w:rsidR="008C58E1" w:rsidRPr="00D2592B" w:rsidRDefault="008C58E1" w:rsidP="0016608F">
            <w:pPr>
              <w:rPr>
                <w:spacing w:val="0"/>
                <w:sz w:val="20"/>
              </w:rPr>
            </w:pPr>
          </w:p>
        </w:tc>
        <w:tc>
          <w:tcPr>
            <w:tcW w:w="215" w:type="dxa"/>
          </w:tcPr>
          <w:p w14:paraId="69590939" w14:textId="77777777" w:rsidR="008C58E1" w:rsidRPr="00F90AF9" w:rsidRDefault="008C58E1" w:rsidP="0016608F">
            <w:pPr>
              <w:rPr>
                <w:color w:val="000000"/>
              </w:rPr>
            </w:pPr>
          </w:p>
        </w:tc>
        <w:tc>
          <w:tcPr>
            <w:tcW w:w="1525" w:type="dxa"/>
          </w:tcPr>
          <w:p w14:paraId="17C3C86B" w14:textId="77777777" w:rsidR="008C58E1" w:rsidRPr="00F90AF9" w:rsidRDefault="008C58E1" w:rsidP="0016608F">
            <w:pPr>
              <w:rPr>
                <w:color w:val="000000"/>
                <w:spacing w:val="0"/>
                <w:sz w:val="20"/>
              </w:rPr>
            </w:pPr>
          </w:p>
        </w:tc>
        <w:tc>
          <w:tcPr>
            <w:tcW w:w="157" w:type="dxa"/>
          </w:tcPr>
          <w:p w14:paraId="4CEC7C40" w14:textId="77777777" w:rsidR="008C58E1" w:rsidRPr="00D2592B" w:rsidRDefault="008C58E1" w:rsidP="0016608F">
            <w:pPr>
              <w:rPr>
                <w:color w:val="000000"/>
              </w:rPr>
            </w:pPr>
          </w:p>
        </w:tc>
        <w:tc>
          <w:tcPr>
            <w:tcW w:w="785" w:type="dxa"/>
            <w:tcBorders>
              <w:top w:val="nil"/>
              <w:left w:val="nil"/>
              <w:bottom w:val="nil"/>
              <w:right w:val="nil"/>
            </w:tcBorders>
          </w:tcPr>
          <w:p w14:paraId="276772C0" w14:textId="77777777" w:rsidR="008C58E1" w:rsidRPr="00D2592B" w:rsidRDefault="008C58E1" w:rsidP="0016608F">
            <w:pPr>
              <w:rPr>
                <w:color w:val="000000"/>
                <w:spacing w:val="0"/>
                <w:sz w:val="20"/>
              </w:rPr>
            </w:pPr>
          </w:p>
        </w:tc>
        <w:tc>
          <w:tcPr>
            <w:tcW w:w="1545" w:type="dxa"/>
            <w:tcBorders>
              <w:top w:val="nil"/>
              <w:left w:val="nil"/>
              <w:bottom w:val="nil"/>
              <w:right w:val="nil"/>
            </w:tcBorders>
            <w:noWrap/>
          </w:tcPr>
          <w:p w14:paraId="46A9FEE0" w14:textId="77777777" w:rsidR="008C58E1" w:rsidRPr="00D2592B" w:rsidRDefault="008C58E1" w:rsidP="0016608F">
            <w:pPr>
              <w:rPr>
                <w:color w:val="000000"/>
                <w:spacing w:val="0"/>
                <w:sz w:val="20"/>
              </w:rPr>
            </w:pPr>
          </w:p>
        </w:tc>
        <w:tc>
          <w:tcPr>
            <w:tcW w:w="1372" w:type="dxa"/>
            <w:tcBorders>
              <w:top w:val="nil"/>
              <w:left w:val="nil"/>
              <w:bottom w:val="nil"/>
              <w:right w:val="nil"/>
            </w:tcBorders>
            <w:noWrap/>
          </w:tcPr>
          <w:p w14:paraId="02A3AA06" w14:textId="77777777" w:rsidR="008C58E1" w:rsidRPr="00D2592B" w:rsidRDefault="008C58E1" w:rsidP="0016608F">
            <w:pPr>
              <w:rPr>
                <w:color w:val="000000"/>
                <w:spacing w:val="0"/>
                <w:sz w:val="20"/>
              </w:rPr>
            </w:pPr>
          </w:p>
        </w:tc>
        <w:tc>
          <w:tcPr>
            <w:tcW w:w="1482" w:type="dxa"/>
            <w:tcBorders>
              <w:top w:val="nil"/>
              <w:left w:val="nil"/>
              <w:bottom w:val="nil"/>
              <w:right w:val="nil"/>
            </w:tcBorders>
            <w:noWrap/>
          </w:tcPr>
          <w:p w14:paraId="5BBE6911" w14:textId="77777777" w:rsidR="008C58E1" w:rsidRPr="00D2592B" w:rsidRDefault="008C58E1" w:rsidP="0016608F">
            <w:pPr>
              <w:rPr>
                <w:color w:val="000000"/>
                <w:spacing w:val="0"/>
                <w:sz w:val="20"/>
              </w:rPr>
            </w:pPr>
          </w:p>
        </w:tc>
      </w:tr>
      <w:tr w:rsidR="008C58E1" w:rsidRPr="00D2592B" w14:paraId="52C62AC6" w14:textId="77777777" w:rsidTr="0016608F">
        <w:trPr>
          <w:trHeight w:val="290"/>
        </w:trPr>
        <w:tc>
          <w:tcPr>
            <w:tcW w:w="2984" w:type="dxa"/>
            <w:noWrap/>
          </w:tcPr>
          <w:p w14:paraId="2D89AD37" w14:textId="77777777" w:rsidR="008C58E1" w:rsidRPr="00D2592B" w:rsidRDefault="008C58E1" w:rsidP="0016608F">
            <w:pPr>
              <w:rPr>
                <w:spacing w:val="0"/>
                <w:sz w:val="20"/>
              </w:rPr>
            </w:pPr>
            <w:r w:rsidRPr="00D2592B">
              <w:rPr>
                <w:spacing w:val="0"/>
                <w:sz w:val="20"/>
              </w:rPr>
              <w:t>Ground-level vegetation percentage cover</w:t>
            </w:r>
          </w:p>
        </w:tc>
        <w:tc>
          <w:tcPr>
            <w:tcW w:w="215" w:type="dxa"/>
          </w:tcPr>
          <w:p w14:paraId="15C6D27A" w14:textId="77777777" w:rsidR="008C58E1" w:rsidRPr="00F90AF9" w:rsidRDefault="008C58E1" w:rsidP="0016608F"/>
        </w:tc>
        <w:tc>
          <w:tcPr>
            <w:tcW w:w="1525" w:type="dxa"/>
          </w:tcPr>
          <w:p w14:paraId="07854E57" w14:textId="77777777" w:rsidR="008C58E1" w:rsidRPr="00F90AF9" w:rsidRDefault="008C58E1" w:rsidP="0016608F">
            <w:pPr>
              <w:rPr>
                <w:spacing w:val="0"/>
                <w:sz w:val="20"/>
              </w:rPr>
            </w:pPr>
            <w:r w:rsidRPr="00F90AF9">
              <w:rPr>
                <w:spacing w:val="0"/>
                <w:sz w:val="20"/>
              </w:rPr>
              <w:t>0-100%</w:t>
            </w:r>
          </w:p>
        </w:tc>
        <w:tc>
          <w:tcPr>
            <w:tcW w:w="157" w:type="dxa"/>
          </w:tcPr>
          <w:p w14:paraId="201B260A" w14:textId="77777777" w:rsidR="008C58E1" w:rsidRPr="00D2592B" w:rsidRDefault="008C58E1" w:rsidP="0016608F"/>
        </w:tc>
        <w:tc>
          <w:tcPr>
            <w:tcW w:w="785" w:type="dxa"/>
            <w:tcBorders>
              <w:top w:val="nil"/>
              <w:left w:val="nil"/>
              <w:bottom w:val="nil"/>
              <w:right w:val="nil"/>
            </w:tcBorders>
          </w:tcPr>
          <w:p w14:paraId="4C8F1D95"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noWrap/>
          </w:tcPr>
          <w:p w14:paraId="296EAFB4" w14:textId="77777777" w:rsidR="008C58E1" w:rsidRPr="00D2592B" w:rsidRDefault="008C58E1" w:rsidP="0016608F">
            <w:pPr>
              <w:rPr>
                <w:spacing w:val="0"/>
                <w:sz w:val="20"/>
              </w:rPr>
            </w:pPr>
            <w:r w:rsidRPr="00D2592B">
              <w:rPr>
                <w:color w:val="000000"/>
                <w:spacing w:val="0"/>
                <w:sz w:val="20"/>
              </w:rPr>
              <w:t>21.6 ± 2.</w:t>
            </w:r>
            <w:r>
              <w:rPr>
                <w:color w:val="000000"/>
                <w:spacing w:val="0"/>
                <w:sz w:val="20"/>
              </w:rPr>
              <w:t>8</w:t>
            </w:r>
          </w:p>
        </w:tc>
        <w:tc>
          <w:tcPr>
            <w:tcW w:w="1372" w:type="dxa"/>
            <w:tcBorders>
              <w:top w:val="nil"/>
              <w:left w:val="nil"/>
              <w:bottom w:val="nil"/>
              <w:right w:val="nil"/>
            </w:tcBorders>
            <w:noWrap/>
          </w:tcPr>
          <w:p w14:paraId="16574650" w14:textId="77777777" w:rsidR="008C58E1" w:rsidRPr="00D2592B" w:rsidRDefault="008C58E1" w:rsidP="0016608F">
            <w:pPr>
              <w:rPr>
                <w:spacing w:val="0"/>
                <w:sz w:val="20"/>
              </w:rPr>
            </w:pPr>
            <w:r w:rsidRPr="00D2592B">
              <w:rPr>
                <w:color w:val="000000"/>
                <w:spacing w:val="0"/>
                <w:sz w:val="20"/>
              </w:rPr>
              <w:t>73.0 ± 6.0</w:t>
            </w:r>
          </w:p>
        </w:tc>
        <w:tc>
          <w:tcPr>
            <w:tcW w:w="1482" w:type="dxa"/>
            <w:tcBorders>
              <w:top w:val="nil"/>
              <w:left w:val="nil"/>
              <w:bottom w:val="nil"/>
              <w:right w:val="nil"/>
            </w:tcBorders>
            <w:noWrap/>
          </w:tcPr>
          <w:p w14:paraId="2D312E33" w14:textId="77777777" w:rsidR="008C58E1" w:rsidRPr="00D2592B" w:rsidRDefault="008C58E1" w:rsidP="0016608F">
            <w:pPr>
              <w:rPr>
                <w:spacing w:val="0"/>
                <w:sz w:val="20"/>
              </w:rPr>
            </w:pPr>
            <w:r w:rsidRPr="00D2592B">
              <w:rPr>
                <w:color w:val="000000"/>
                <w:spacing w:val="0"/>
                <w:sz w:val="20"/>
              </w:rPr>
              <w:t>42.</w:t>
            </w:r>
            <w:r>
              <w:rPr>
                <w:color w:val="000000"/>
                <w:spacing w:val="0"/>
                <w:sz w:val="20"/>
              </w:rPr>
              <w:t>1</w:t>
            </w:r>
            <w:r w:rsidRPr="00D2592B">
              <w:rPr>
                <w:color w:val="000000"/>
                <w:spacing w:val="0"/>
                <w:sz w:val="20"/>
              </w:rPr>
              <w:t xml:space="preserve"> ± 10.</w:t>
            </w:r>
            <w:r>
              <w:rPr>
                <w:color w:val="000000"/>
                <w:spacing w:val="0"/>
                <w:sz w:val="20"/>
              </w:rPr>
              <w:t>4</w:t>
            </w:r>
          </w:p>
        </w:tc>
      </w:tr>
      <w:tr w:rsidR="008C58E1" w:rsidRPr="00D2592B" w14:paraId="4EA179B9" w14:textId="77777777" w:rsidTr="0016608F">
        <w:trPr>
          <w:trHeight w:val="290"/>
        </w:trPr>
        <w:tc>
          <w:tcPr>
            <w:tcW w:w="2984" w:type="dxa"/>
            <w:noWrap/>
          </w:tcPr>
          <w:p w14:paraId="1763DC60" w14:textId="77777777" w:rsidR="008C58E1" w:rsidRPr="00D2592B" w:rsidRDefault="008C58E1" w:rsidP="0016608F">
            <w:pPr>
              <w:rPr>
                <w:spacing w:val="0"/>
                <w:sz w:val="20"/>
              </w:rPr>
            </w:pPr>
          </w:p>
        </w:tc>
        <w:tc>
          <w:tcPr>
            <w:tcW w:w="215" w:type="dxa"/>
          </w:tcPr>
          <w:p w14:paraId="6D0A1EAC" w14:textId="77777777" w:rsidR="008C58E1" w:rsidRPr="00F90AF9" w:rsidRDefault="008C58E1" w:rsidP="0016608F"/>
        </w:tc>
        <w:tc>
          <w:tcPr>
            <w:tcW w:w="1525" w:type="dxa"/>
          </w:tcPr>
          <w:p w14:paraId="3847977C" w14:textId="77777777" w:rsidR="008C58E1" w:rsidRPr="00F90AF9" w:rsidRDefault="008C58E1" w:rsidP="0016608F">
            <w:pPr>
              <w:rPr>
                <w:spacing w:val="0"/>
                <w:sz w:val="20"/>
              </w:rPr>
            </w:pPr>
          </w:p>
        </w:tc>
        <w:tc>
          <w:tcPr>
            <w:tcW w:w="157" w:type="dxa"/>
          </w:tcPr>
          <w:p w14:paraId="2D8B3236" w14:textId="77777777" w:rsidR="008C58E1" w:rsidRPr="00D2592B" w:rsidRDefault="008C58E1" w:rsidP="0016608F"/>
        </w:tc>
        <w:tc>
          <w:tcPr>
            <w:tcW w:w="785" w:type="dxa"/>
            <w:tcBorders>
              <w:top w:val="nil"/>
              <w:left w:val="nil"/>
              <w:bottom w:val="nil"/>
              <w:right w:val="nil"/>
            </w:tcBorders>
          </w:tcPr>
          <w:p w14:paraId="50120401"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5E3071A7" w14:textId="77777777" w:rsidR="008C58E1" w:rsidRPr="00D2592B" w:rsidRDefault="008C58E1" w:rsidP="0016608F">
            <w:pPr>
              <w:rPr>
                <w:color w:val="000000"/>
                <w:spacing w:val="0"/>
                <w:sz w:val="20"/>
              </w:rPr>
            </w:pPr>
            <w:r w:rsidRPr="00D2592B">
              <w:rPr>
                <w:color w:val="000000"/>
                <w:spacing w:val="0"/>
                <w:sz w:val="20"/>
              </w:rPr>
              <w:t>35.1 ± 4.</w:t>
            </w:r>
            <w:r>
              <w:rPr>
                <w:color w:val="000000"/>
                <w:spacing w:val="0"/>
                <w:sz w:val="20"/>
              </w:rPr>
              <w:t>2</w:t>
            </w:r>
          </w:p>
        </w:tc>
        <w:tc>
          <w:tcPr>
            <w:tcW w:w="1372" w:type="dxa"/>
            <w:tcBorders>
              <w:top w:val="nil"/>
              <w:left w:val="nil"/>
              <w:bottom w:val="nil"/>
              <w:right w:val="nil"/>
            </w:tcBorders>
            <w:noWrap/>
          </w:tcPr>
          <w:p w14:paraId="038504F7" w14:textId="77777777" w:rsidR="008C58E1" w:rsidRPr="00D2592B" w:rsidRDefault="008C58E1" w:rsidP="0016608F">
            <w:pPr>
              <w:rPr>
                <w:color w:val="000000"/>
                <w:spacing w:val="0"/>
                <w:sz w:val="20"/>
              </w:rPr>
            </w:pPr>
            <w:r w:rsidRPr="00D2592B">
              <w:rPr>
                <w:color w:val="000000"/>
                <w:spacing w:val="0"/>
                <w:sz w:val="20"/>
              </w:rPr>
              <w:t>47.7 ± 11.3</w:t>
            </w:r>
          </w:p>
        </w:tc>
        <w:tc>
          <w:tcPr>
            <w:tcW w:w="1482" w:type="dxa"/>
            <w:tcBorders>
              <w:top w:val="nil"/>
              <w:left w:val="nil"/>
              <w:bottom w:val="nil"/>
              <w:right w:val="nil"/>
            </w:tcBorders>
            <w:noWrap/>
          </w:tcPr>
          <w:p w14:paraId="211C1D6C" w14:textId="77777777" w:rsidR="008C58E1" w:rsidRPr="00D2592B" w:rsidRDefault="008C58E1" w:rsidP="0016608F">
            <w:pPr>
              <w:rPr>
                <w:color w:val="000000"/>
                <w:spacing w:val="0"/>
                <w:sz w:val="20"/>
              </w:rPr>
            </w:pPr>
            <w:r w:rsidRPr="00D2592B">
              <w:rPr>
                <w:color w:val="000000"/>
                <w:spacing w:val="0"/>
                <w:sz w:val="20"/>
              </w:rPr>
              <w:t>41.</w:t>
            </w:r>
            <w:r>
              <w:rPr>
                <w:color w:val="000000"/>
                <w:spacing w:val="0"/>
                <w:sz w:val="20"/>
              </w:rPr>
              <w:t>9</w:t>
            </w:r>
            <w:r w:rsidRPr="00D2592B">
              <w:rPr>
                <w:color w:val="000000"/>
                <w:spacing w:val="0"/>
                <w:sz w:val="20"/>
              </w:rPr>
              <w:t xml:space="preserve"> ± 6.</w:t>
            </w:r>
            <w:r>
              <w:rPr>
                <w:color w:val="000000"/>
                <w:spacing w:val="0"/>
                <w:sz w:val="20"/>
              </w:rPr>
              <w:t>7</w:t>
            </w:r>
          </w:p>
        </w:tc>
      </w:tr>
      <w:tr w:rsidR="008C58E1" w:rsidRPr="00D2592B" w14:paraId="12832219" w14:textId="77777777" w:rsidTr="0016608F">
        <w:trPr>
          <w:trHeight w:val="290"/>
        </w:trPr>
        <w:tc>
          <w:tcPr>
            <w:tcW w:w="2984" w:type="dxa"/>
            <w:noWrap/>
          </w:tcPr>
          <w:p w14:paraId="23C77E9B" w14:textId="77777777" w:rsidR="008C58E1" w:rsidRPr="00D2592B" w:rsidRDefault="008C58E1" w:rsidP="0016608F">
            <w:pPr>
              <w:rPr>
                <w:spacing w:val="0"/>
                <w:sz w:val="20"/>
              </w:rPr>
            </w:pPr>
          </w:p>
        </w:tc>
        <w:tc>
          <w:tcPr>
            <w:tcW w:w="215" w:type="dxa"/>
          </w:tcPr>
          <w:p w14:paraId="3750D654" w14:textId="77777777" w:rsidR="008C58E1" w:rsidRPr="00F90AF9" w:rsidRDefault="008C58E1" w:rsidP="0016608F">
            <w:pPr>
              <w:rPr>
                <w:color w:val="000000"/>
              </w:rPr>
            </w:pPr>
          </w:p>
        </w:tc>
        <w:tc>
          <w:tcPr>
            <w:tcW w:w="1525" w:type="dxa"/>
          </w:tcPr>
          <w:p w14:paraId="333B1C13" w14:textId="77777777" w:rsidR="008C58E1" w:rsidRPr="00F90AF9" w:rsidRDefault="008C58E1" w:rsidP="0016608F">
            <w:pPr>
              <w:rPr>
                <w:color w:val="000000"/>
                <w:spacing w:val="0"/>
                <w:sz w:val="20"/>
              </w:rPr>
            </w:pPr>
          </w:p>
        </w:tc>
        <w:tc>
          <w:tcPr>
            <w:tcW w:w="157" w:type="dxa"/>
          </w:tcPr>
          <w:p w14:paraId="7DB0CA48" w14:textId="77777777" w:rsidR="008C58E1" w:rsidRPr="00D2592B" w:rsidRDefault="008C58E1" w:rsidP="0016608F">
            <w:pPr>
              <w:rPr>
                <w:color w:val="000000"/>
              </w:rPr>
            </w:pPr>
          </w:p>
        </w:tc>
        <w:tc>
          <w:tcPr>
            <w:tcW w:w="785" w:type="dxa"/>
            <w:tcBorders>
              <w:top w:val="nil"/>
              <w:left w:val="nil"/>
              <w:bottom w:val="nil"/>
              <w:right w:val="nil"/>
            </w:tcBorders>
          </w:tcPr>
          <w:p w14:paraId="024D3401" w14:textId="77777777" w:rsidR="008C58E1" w:rsidRPr="00D2592B" w:rsidRDefault="008C58E1" w:rsidP="0016608F">
            <w:pPr>
              <w:rPr>
                <w:color w:val="000000"/>
                <w:spacing w:val="0"/>
                <w:sz w:val="20"/>
              </w:rPr>
            </w:pPr>
          </w:p>
        </w:tc>
        <w:tc>
          <w:tcPr>
            <w:tcW w:w="1545" w:type="dxa"/>
            <w:tcBorders>
              <w:top w:val="nil"/>
              <w:left w:val="nil"/>
              <w:bottom w:val="nil"/>
              <w:right w:val="nil"/>
            </w:tcBorders>
            <w:noWrap/>
          </w:tcPr>
          <w:p w14:paraId="66D0C9FA" w14:textId="77777777" w:rsidR="008C58E1" w:rsidRPr="00D2592B" w:rsidRDefault="008C58E1" w:rsidP="0016608F">
            <w:pPr>
              <w:rPr>
                <w:color w:val="000000"/>
                <w:spacing w:val="0"/>
                <w:sz w:val="20"/>
              </w:rPr>
            </w:pPr>
          </w:p>
        </w:tc>
        <w:tc>
          <w:tcPr>
            <w:tcW w:w="1372" w:type="dxa"/>
            <w:tcBorders>
              <w:top w:val="nil"/>
              <w:left w:val="nil"/>
              <w:bottom w:val="nil"/>
              <w:right w:val="nil"/>
            </w:tcBorders>
            <w:noWrap/>
          </w:tcPr>
          <w:p w14:paraId="72E15DD3" w14:textId="77777777" w:rsidR="008C58E1" w:rsidRPr="00D2592B" w:rsidRDefault="008C58E1" w:rsidP="0016608F">
            <w:pPr>
              <w:rPr>
                <w:color w:val="000000"/>
                <w:spacing w:val="0"/>
                <w:sz w:val="20"/>
              </w:rPr>
            </w:pPr>
          </w:p>
        </w:tc>
        <w:tc>
          <w:tcPr>
            <w:tcW w:w="1482" w:type="dxa"/>
            <w:tcBorders>
              <w:top w:val="nil"/>
              <w:left w:val="nil"/>
              <w:bottom w:val="nil"/>
              <w:right w:val="nil"/>
            </w:tcBorders>
            <w:noWrap/>
          </w:tcPr>
          <w:p w14:paraId="4AD96EF9" w14:textId="77777777" w:rsidR="008C58E1" w:rsidRPr="00D2592B" w:rsidRDefault="008C58E1" w:rsidP="0016608F">
            <w:pPr>
              <w:rPr>
                <w:color w:val="000000"/>
                <w:spacing w:val="0"/>
                <w:sz w:val="20"/>
              </w:rPr>
            </w:pPr>
          </w:p>
        </w:tc>
      </w:tr>
      <w:tr w:rsidR="008C58E1" w:rsidRPr="00D2592B" w14:paraId="7ECA0599" w14:textId="77777777" w:rsidTr="0016608F">
        <w:trPr>
          <w:trHeight w:val="290"/>
        </w:trPr>
        <w:tc>
          <w:tcPr>
            <w:tcW w:w="2984" w:type="dxa"/>
            <w:noWrap/>
          </w:tcPr>
          <w:p w14:paraId="4BBFD22D" w14:textId="77777777" w:rsidR="008C58E1" w:rsidRPr="00D2592B" w:rsidRDefault="008C58E1" w:rsidP="0016608F">
            <w:pPr>
              <w:rPr>
                <w:spacing w:val="0"/>
                <w:sz w:val="20"/>
              </w:rPr>
            </w:pPr>
            <w:r w:rsidRPr="00D2592B">
              <w:rPr>
                <w:spacing w:val="0"/>
                <w:sz w:val="20"/>
              </w:rPr>
              <w:t>Leaf litter percentage cover</w:t>
            </w:r>
          </w:p>
        </w:tc>
        <w:tc>
          <w:tcPr>
            <w:tcW w:w="215" w:type="dxa"/>
          </w:tcPr>
          <w:p w14:paraId="18EEF1ED" w14:textId="77777777" w:rsidR="008C58E1" w:rsidRPr="00F90AF9" w:rsidRDefault="008C58E1" w:rsidP="0016608F"/>
        </w:tc>
        <w:tc>
          <w:tcPr>
            <w:tcW w:w="1525" w:type="dxa"/>
          </w:tcPr>
          <w:p w14:paraId="21C3C1F4" w14:textId="77777777" w:rsidR="008C58E1" w:rsidRPr="00F90AF9" w:rsidRDefault="008C58E1" w:rsidP="0016608F">
            <w:pPr>
              <w:rPr>
                <w:spacing w:val="0"/>
                <w:sz w:val="20"/>
              </w:rPr>
            </w:pPr>
            <w:r w:rsidRPr="00F90AF9">
              <w:rPr>
                <w:spacing w:val="0"/>
                <w:sz w:val="20"/>
              </w:rPr>
              <w:t>0-100%</w:t>
            </w:r>
          </w:p>
        </w:tc>
        <w:tc>
          <w:tcPr>
            <w:tcW w:w="157" w:type="dxa"/>
          </w:tcPr>
          <w:p w14:paraId="6DF47199" w14:textId="77777777" w:rsidR="008C58E1" w:rsidRPr="00D2592B" w:rsidRDefault="008C58E1" w:rsidP="0016608F"/>
        </w:tc>
        <w:tc>
          <w:tcPr>
            <w:tcW w:w="785" w:type="dxa"/>
            <w:tcBorders>
              <w:top w:val="nil"/>
              <w:left w:val="nil"/>
              <w:bottom w:val="nil"/>
              <w:right w:val="nil"/>
            </w:tcBorders>
          </w:tcPr>
          <w:p w14:paraId="55B6F11E"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noWrap/>
          </w:tcPr>
          <w:p w14:paraId="664CF386" w14:textId="77777777" w:rsidR="008C58E1" w:rsidRPr="00D2592B" w:rsidRDefault="008C58E1" w:rsidP="0016608F">
            <w:pPr>
              <w:rPr>
                <w:spacing w:val="0"/>
                <w:sz w:val="20"/>
              </w:rPr>
            </w:pPr>
            <w:r w:rsidRPr="00D2592B">
              <w:rPr>
                <w:color w:val="000000"/>
                <w:spacing w:val="0"/>
                <w:sz w:val="20"/>
              </w:rPr>
              <w:t>61.</w:t>
            </w:r>
            <w:r>
              <w:rPr>
                <w:color w:val="000000"/>
                <w:spacing w:val="0"/>
                <w:sz w:val="20"/>
              </w:rPr>
              <w:t>2</w:t>
            </w:r>
            <w:r w:rsidRPr="00D2592B">
              <w:rPr>
                <w:color w:val="000000"/>
                <w:spacing w:val="0"/>
                <w:sz w:val="20"/>
              </w:rPr>
              <w:t xml:space="preserve"> ± 3.</w:t>
            </w:r>
            <w:r>
              <w:rPr>
                <w:color w:val="000000"/>
                <w:spacing w:val="0"/>
                <w:sz w:val="20"/>
              </w:rPr>
              <w:t>6</w:t>
            </w:r>
          </w:p>
        </w:tc>
        <w:tc>
          <w:tcPr>
            <w:tcW w:w="1372" w:type="dxa"/>
            <w:tcBorders>
              <w:top w:val="nil"/>
              <w:left w:val="nil"/>
              <w:bottom w:val="nil"/>
              <w:right w:val="nil"/>
            </w:tcBorders>
            <w:noWrap/>
          </w:tcPr>
          <w:p w14:paraId="31273D8A" w14:textId="77777777" w:rsidR="008C58E1" w:rsidRPr="00D2592B" w:rsidRDefault="008C58E1" w:rsidP="0016608F">
            <w:pPr>
              <w:rPr>
                <w:spacing w:val="0"/>
                <w:sz w:val="20"/>
              </w:rPr>
            </w:pPr>
            <w:r w:rsidRPr="00D2592B">
              <w:rPr>
                <w:color w:val="000000"/>
                <w:spacing w:val="0"/>
                <w:sz w:val="20"/>
              </w:rPr>
              <w:t>5.2 ± 3.</w:t>
            </w:r>
            <w:r>
              <w:rPr>
                <w:color w:val="000000"/>
                <w:spacing w:val="0"/>
                <w:sz w:val="20"/>
              </w:rPr>
              <w:t>5</w:t>
            </w:r>
          </w:p>
        </w:tc>
        <w:tc>
          <w:tcPr>
            <w:tcW w:w="1482" w:type="dxa"/>
            <w:tcBorders>
              <w:top w:val="nil"/>
              <w:left w:val="nil"/>
              <w:bottom w:val="nil"/>
              <w:right w:val="nil"/>
            </w:tcBorders>
            <w:noWrap/>
          </w:tcPr>
          <w:p w14:paraId="49709326" w14:textId="77777777" w:rsidR="008C58E1" w:rsidRPr="00D2592B" w:rsidRDefault="008C58E1" w:rsidP="0016608F">
            <w:pPr>
              <w:rPr>
                <w:spacing w:val="0"/>
                <w:sz w:val="20"/>
              </w:rPr>
            </w:pPr>
            <w:r w:rsidRPr="00D2592B">
              <w:rPr>
                <w:color w:val="000000"/>
                <w:spacing w:val="0"/>
                <w:sz w:val="20"/>
              </w:rPr>
              <w:t>35.4 ± 7.</w:t>
            </w:r>
            <w:r>
              <w:rPr>
                <w:color w:val="000000"/>
                <w:spacing w:val="0"/>
                <w:sz w:val="20"/>
              </w:rPr>
              <w:t>3</w:t>
            </w:r>
          </w:p>
        </w:tc>
      </w:tr>
      <w:tr w:rsidR="008C58E1" w:rsidRPr="00D2592B" w14:paraId="4E31F256" w14:textId="77777777" w:rsidTr="0016608F">
        <w:trPr>
          <w:trHeight w:val="290"/>
        </w:trPr>
        <w:tc>
          <w:tcPr>
            <w:tcW w:w="2984" w:type="dxa"/>
            <w:noWrap/>
          </w:tcPr>
          <w:p w14:paraId="2745B4E5" w14:textId="77777777" w:rsidR="008C58E1" w:rsidRPr="00D2592B" w:rsidRDefault="008C58E1" w:rsidP="0016608F">
            <w:pPr>
              <w:rPr>
                <w:spacing w:val="0"/>
                <w:sz w:val="20"/>
              </w:rPr>
            </w:pPr>
          </w:p>
        </w:tc>
        <w:tc>
          <w:tcPr>
            <w:tcW w:w="215" w:type="dxa"/>
          </w:tcPr>
          <w:p w14:paraId="383987D7" w14:textId="77777777" w:rsidR="008C58E1" w:rsidRPr="00F90AF9" w:rsidRDefault="008C58E1" w:rsidP="0016608F"/>
        </w:tc>
        <w:tc>
          <w:tcPr>
            <w:tcW w:w="1525" w:type="dxa"/>
          </w:tcPr>
          <w:p w14:paraId="121D03FF" w14:textId="77777777" w:rsidR="008C58E1" w:rsidRPr="00F90AF9" w:rsidRDefault="008C58E1" w:rsidP="0016608F">
            <w:pPr>
              <w:rPr>
                <w:spacing w:val="0"/>
                <w:sz w:val="20"/>
              </w:rPr>
            </w:pPr>
          </w:p>
        </w:tc>
        <w:tc>
          <w:tcPr>
            <w:tcW w:w="157" w:type="dxa"/>
          </w:tcPr>
          <w:p w14:paraId="7E2F0CA6" w14:textId="77777777" w:rsidR="008C58E1" w:rsidRPr="00D2592B" w:rsidRDefault="008C58E1" w:rsidP="0016608F"/>
        </w:tc>
        <w:tc>
          <w:tcPr>
            <w:tcW w:w="785" w:type="dxa"/>
            <w:tcBorders>
              <w:top w:val="nil"/>
              <w:left w:val="nil"/>
              <w:bottom w:val="nil"/>
              <w:right w:val="nil"/>
            </w:tcBorders>
          </w:tcPr>
          <w:p w14:paraId="6E05334A"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588D88CE" w14:textId="77777777" w:rsidR="008C58E1" w:rsidRPr="00D2592B" w:rsidRDefault="008C58E1" w:rsidP="0016608F">
            <w:pPr>
              <w:rPr>
                <w:color w:val="000000"/>
                <w:spacing w:val="0"/>
                <w:sz w:val="20"/>
              </w:rPr>
            </w:pPr>
            <w:r w:rsidRPr="00D2592B">
              <w:rPr>
                <w:color w:val="000000"/>
                <w:spacing w:val="0"/>
                <w:sz w:val="20"/>
              </w:rPr>
              <w:t>43.1 ± 4.5</w:t>
            </w:r>
          </w:p>
        </w:tc>
        <w:tc>
          <w:tcPr>
            <w:tcW w:w="1372" w:type="dxa"/>
            <w:tcBorders>
              <w:top w:val="nil"/>
              <w:left w:val="nil"/>
              <w:bottom w:val="nil"/>
              <w:right w:val="nil"/>
            </w:tcBorders>
            <w:noWrap/>
          </w:tcPr>
          <w:p w14:paraId="48C62878" w14:textId="77777777" w:rsidR="008C58E1" w:rsidRPr="00D2592B" w:rsidRDefault="008C58E1" w:rsidP="0016608F">
            <w:pPr>
              <w:rPr>
                <w:color w:val="000000"/>
                <w:spacing w:val="0"/>
                <w:sz w:val="20"/>
              </w:rPr>
            </w:pPr>
            <w:r w:rsidRPr="00D2592B">
              <w:rPr>
                <w:color w:val="000000"/>
                <w:spacing w:val="0"/>
                <w:sz w:val="20"/>
              </w:rPr>
              <w:t>31.</w:t>
            </w:r>
            <w:r>
              <w:rPr>
                <w:color w:val="000000"/>
                <w:spacing w:val="0"/>
                <w:sz w:val="20"/>
              </w:rPr>
              <w:t>5</w:t>
            </w:r>
            <w:r w:rsidRPr="00D2592B">
              <w:rPr>
                <w:color w:val="000000"/>
                <w:spacing w:val="0"/>
                <w:sz w:val="20"/>
              </w:rPr>
              <w:t xml:space="preserve"> ± 9.</w:t>
            </w:r>
            <w:r>
              <w:rPr>
                <w:color w:val="000000"/>
                <w:spacing w:val="0"/>
                <w:sz w:val="20"/>
              </w:rPr>
              <w:t>5</w:t>
            </w:r>
          </w:p>
        </w:tc>
        <w:tc>
          <w:tcPr>
            <w:tcW w:w="1482" w:type="dxa"/>
            <w:tcBorders>
              <w:top w:val="nil"/>
              <w:left w:val="nil"/>
              <w:bottom w:val="nil"/>
              <w:right w:val="nil"/>
            </w:tcBorders>
            <w:noWrap/>
          </w:tcPr>
          <w:p w14:paraId="750B5111" w14:textId="77777777" w:rsidR="008C58E1" w:rsidRPr="00D2592B" w:rsidRDefault="008C58E1" w:rsidP="0016608F">
            <w:pPr>
              <w:rPr>
                <w:color w:val="000000"/>
                <w:spacing w:val="0"/>
                <w:sz w:val="20"/>
              </w:rPr>
            </w:pPr>
            <w:r w:rsidRPr="00D2592B">
              <w:rPr>
                <w:color w:val="000000"/>
                <w:spacing w:val="0"/>
                <w:sz w:val="20"/>
              </w:rPr>
              <w:t>39.</w:t>
            </w:r>
            <w:r>
              <w:rPr>
                <w:color w:val="000000"/>
                <w:spacing w:val="0"/>
                <w:sz w:val="20"/>
              </w:rPr>
              <w:t>6</w:t>
            </w:r>
            <w:r w:rsidRPr="00D2592B">
              <w:rPr>
                <w:color w:val="000000"/>
                <w:spacing w:val="0"/>
                <w:sz w:val="20"/>
              </w:rPr>
              <w:t xml:space="preserve"> ± 5.8</w:t>
            </w:r>
          </w:p>
        </w:tc>
      </w:tr>
      <w:tr w:rsidR="008C58E1" w:rsidRPr="00D2592B" w14:paraId="4F298226" w14:textId="77777777" w:rsidTr="0016608F">
        <w:trPr>
          <w:trHeight w:val="290"/>
        </w:trPr>
        <w:tc>
          <w:tcPr>
            <w:tcW w:w="2984" w:type="dxa"/>
            <w:noWrap/>
          </w:tcPr>
          <w:p w14:paraId="6D2A9C24" w14:textId="77777777" w:rsidR="008C58E1" w:rsidRPr="00D2592B" w:rsidRDefault="008C58E1" w:rsidP="0016608F">
            <w:pPr>
              <w:rPr>
                <w:spacing w:val="0"/>
                <w:sz w:val="20"/>
              </w:rPr>
            </w:pPr>
          </w:p>
        </w:tc>
        <w:tc>
          <w:tcPr>
            <w:tcW w:w="215" w:type="dxa"/>
          </w:tcPr>
          <w:p w14:paraId="16B4F52F" w14:textId="77777777" w:rsidR="008C58E1" w:rsidRPr="00F90AF9" w:rsidRDefault="008C58E1" w:rsidP="0016608F">
            <w:pPr>
              <w:rPr>
                <w:color w:val="000000"/>
              </w:rPr>
            </w:pPr>
          </w:p>
        </w:tc>
        <w:tc>
          <w:tcPr>
            <w:tcW w:w="1525" w:type="dxa"/>
          </w:tcPr>
          <w:p w14:paraId="372ED953" w14:textId="77777777" w:rsidR="008C58E1" w:rsidRPr="00F90AF9" w:rsidRDefault="008C58E1" w:rsidP="0016608F">
            <w:pPr>
              <w:rPr>
                <w:color w:val="000000"/>
                <w:spacing w:val="0"/>
                <w:sz w:val="20"/>
              </w:rPr>
            </w:pPr>
          </w:p>
        </w:tc>
        <w:tc>
          <w:tcPr>
            <w:tcW w:w="157" w:type="dxa"/>
          </w:tcPr>
          <w:p w14:paraId="1B542969" w14:textId="77777777" w:rsidR="008C58E1" w:rsidRPr="00D2592B" w:rsidRDefault="008C58E1" w:rsidP="0016608F">
            <w:pPr>
              <w:rPr>
                <w:color w:val="000000"/>
              </w:rPr>
            </w:pPr>
          </w:p>
        </w:tc>
        <w:tc>
          <w:tcPr>
            <w:tcW w:w="785" w:type="dxa"/>
            <w:tcBorders>
              <w:top w:val="nil"/>
              <w:left w:val="nil"/>
              <w:right w:val="nil"/>
            </w:tcBorders>
          </w:tcPr>
          <w:p w14:paraId="06C555F9" w14:textId="77777777" w:rsidR="008C58E1" w:rsidRPr="00D2592B" w:rsidRDefault="008C58E1" w:rsidP="0016608F">
            <w:pPr>
              <w:rPr>
                <w:color w:val="000000"/>
                <w:spacing w:val="0"/>
                <w:sz w:val="20"/>
              </w:rPr>
            </w:pPr>
          </w:p>
        </w:tc>
        <w:tc>
          <w:tcPr>
            <w:tcW w:w="1545" w:type="dxa"/>
            <w:tcBorders>
              <w:top w:val="nil"/>
              <w:left w:val="nil"/>
              <w:right w:val="nil"/>
            </w:tcBorders>
            <w:noWrap/>
          </w:tcPr>
          <w:p w14:paraId="5B7FE71B" w14:textId="77777777" w:rsidR="008C58E1" w:rsidRPr="00D2592B" w:rsidRDefault="008C58E1" w:rsidP="0016608F">
            <w:pPr>
              <w:rPr>
                <w:color w:val="000000"/>
                <w:spacing w:val="0"/>
                <w:sz w:val="20"/>
              </w:rPr>
            </w:pPr>
          </w:p>
        </w:tc>
        <w:tc>
          <w:tcPr>
            <w:tcW w:w="1372" w:type="dxa"/>
            <w:tcBorders>
              <w:top w:val="nil"/>
              <w:left w:val="nil"/>
              <w:right w:val="nil"/>
            </w:tcBorders>
            <w:noWrap/>
          </w:tcPr>
          <w:p w14:paraId="54D1D2BF" w14:textId="77777777" w:rsidR="008C58E1" w:rsidRPr="00D2592B" w:rsidRDefault="008C58E1" w:rsidP="0016608F">
            <w:pPr>
              <w:rPr>
                <w:color w:val="000000"/>
                <w:spacing w:val="0"/>
                <w:sz w:val="20"/>
              </w:rPr>
            </w:pPr>
          </w:p>
        </w:tc>
        <w:tc>
          <w:tcPr>
            <w:tcW w:w="1482" w:type="dxa"/>
            <w:tcBorders>
              <w:top w:val="nil"/>
              <w:left w:val="nil"/>
              <w:right w:val="nil"/>
            </w:tcBorders>
            <w:noWrap/>
          </w:tcPr>
          <w:p w14:paraId="108EBE5C" w14:textId="77777777" w:rsidR="008C58E1" w:rsidRPr="00D2592B" w:rsidRDefault="008C58E1" w:rsidP="0016608F">
            <w:pPr>
              <w:rPr>
                <w:color w:val="000000"/>
                <w:spacing w:val="0"/>
                <w:sz w:val="20"/>
              </w:rPr>
            </w:pPr>
          </w:p>
        </w:tc>
      </w:tr>
      <w:tr w:rsidR="008C58E1" w:rsidRPr="00D2592B" w14:paraId="27B4580B" w14:textId="77777777" w:rsidTr="0016608F">
        <w:trPr>
          <w:trHeight w:val="290"/>
        </w:trPr>
        <w:tc>
          <w:tcPr>
            <w:tcW w:w="2984" w:type="dxa"/>
            <w:noWrap/>
          </w:tcPr>
          <w:p w14:paraId="0672C486" w14:textId="77777777" w:rsidR="008C58E1" w:rsidRPr="00D2592B" w:rsidRDefault="008C58E1" w:rsidP="0016608F">
            <w:pPr>
              <w:rPr>
                <w:spacing w:val="0"/>
                <w:sz w:val="20"/>
              </w:rPr>
            </w:pPr>
            <w:r w:rsidRPr="00D2592B">
              <w:rPr>
                <w:spacing w:val="0"/>
                <w:sz w:val="20"/>
              </w:rPr>
              <w:t>Canopy openness</w:t>
            </w:r>
          </w:p>
        </w:tc>
        <w:tc>
          <w:tcPr>
            <w:tcW w:w="215" w:type="dxa"/>
          </w:tcPr>
          <w:p w14:paraId="7BE9FE8D" w14:textId="77777777" w:rsidR="008C58E1" w:rsidRPr="00F90AF9" w:rsidRDefault="008C58E1" w:rsidP="0016608F"/>
        </w:tc>
        <w:tc>
          <w:tcPr>
            <w:tcW w:w="1525" w:type="dxa"/>
          </w:tcPr>
          <w:p w14:paraId="5AD75810" w14:textId="77777777" w:rsidR="008C58E1" w:rsidRPr="00F90AF9" w:rsidRDefault="008C58E1" w:rsidP="0016608F">
            <w:pPr>
              <w:rPr>
                <w:spacing w:val="0"/>
                <w:sz w:val="20"/>
              </w:rPr>
            </w:pPr>
            <w:r w:rsidRPr="00F90AF9">
              <w:rPr>
                <w:spacing w:val="0"/>
                <w:sz w:val="20"/>
              </w:rPr>
              <w:t>0-100%</w:t>
            </w:r>
          </w:p>
        </w:tc>
        <w:tc>
          <w:tcPr>
            <w:tcW w:w="157" w:type="dxa"/>
          </w:tcPr>
          <w:p w14:paraId="125A4CEF" w14:textId="77777777" w:rsidR="008C58E1" w:rsidRPr="00D2592B" w:rsidRDefault="008C58E1" w:rsidP="0016608F"/>
        </w:tc>
        <w:tc>
          <w:tcPr>
            <w:tcW w:w="785" w:type="dxa"/>
            <w:tcBorders>
              <w:top w:val="nil"/>
              <w:left w:val="nil"/>
              <w:right w:val="nil"/>
            </w:tcBorders>
          </w:tcPr>
          <w:p w14:paraId="2D462E9D" w14:textId="77777777" w:rsidR="008C58E1" w:rsidRPr="00D2592B" w:rsidRDefault="008C58E1" w:rsidP="0016608F">
            <w:pPr>
              <w:rPr>
                <w:spacing w:val="0"/>
                <w:sz w:val="20"/>
              </w:rPr>
            </w:pPr>
            <w:r w:rsidRPr="00D2592B">
              <w:rPr>
                <w:spacing w:val="0"/>
                <w:sz w:val="20"/>
              </w:rPr>
              <w:t>2015</w:t>
            </w:r>
          </w:p>
        </w:tc>
        <w:tc>
          <w:tcPr>
            <w:tcW w:w="1545" w:type="dxa"/>
            <w:tcBorders>
              <w:top w:val="nil"/>
              <w:left w:val="nil"/>
              <w:right w:val="nil"/>
            </w:tcBorders>
            <w:noWrap/>
          </w:tcPr>
          <w:p w14:paraId="787702F1" w14:textId="77777777" w:rsidR="008C58E1" w:rsidRPr="00D2592B" w:rsidRDefault="008C58E1" w:rsidP="0016608F">
            <w:pPr>
              <w:rPr>
                <w:spacing w:val="0"/>
                <w:sz w:val="20"/>
              </w:rPr>
            </w:pPr>
            <w:r w:rsidRPr="00D2592B">
              <w:rPr>
                <w:color w:val="000000"/>
                <w:spacing w:val="0"/>
                <w:sz w:val="20"/>
              </w:rPr>
              <w:t>9.</w:t>
            </w:r>
            <w:r>
              <w:rPr>
                <w:color w:val="000000"/>
                <w:spacing w:val="0"/>
                <w:sz w:val="20"/>
              </w:rPr>
              <w:t>1</w:t>
            </w:r>
            <w:r w:rsidRPr="00D2592B">
              <w:rPr>
                <w:color w:val="000000"/>
                <w:spacing w:val="0"/>
                <w:sz w:val="20"/>
              </w:rPr>
              <w:t xml:space="preserve"> ± 0.4</w:t>
            </w:r>
          </w:p>
        </w:tc>
        <w:tc>
          <w:tcPr>
            <w:tcW w:w="1372" w:type="dxa"/>
            <w:tcBorders>
              <w:top w:val="nil"/>
              <w:left w:val="nil"/>
              <w:right w:val="nil"/>
            </w:tcBorders>
            <w:noWrap/>
          </w:tcPr>
          <w:p w14:paraId="08B8C374" w14:textId="77777777" w:rsidR="008C58E1" w:rsidRPr="00D2592B" w:rsidRDefault="008C58E1" w:rsidP="0016608F">
            <w:pPr>
              <w:rPr>
                <w:spacing w:val="0"/>
                <w:sz w:val="20"/>
              </w:rPr>
            </w:pPr>
            <w:r w:rsidRPr="00D2592B">
              <w:rPr>
                <w:color w:val="000000"/>
                <w:spacing w:val="0"/>
                <w:sz w:val="20"/>
              </w:rPr>
              <w:t>82.3 ± 3.</w:t>
            </w:r>
            <w:r>
              <w:rPr>
                <w:color w:val="000000"/>
                <w:spacing w:val="0"/>
                <w:sz w:val="20"/>
              </w:rPr>
              <w:t>4</w:t>
            </w:r>
          </w:p>
        </w:tc>
        <w:tc>
          <w:tcPr>
            <w:tcW w:w="1482" w:type="dxa"/>
            <w:tcBorders>
              <w:top w:val="nil"/>
              <w:left w:val="nil"/>
              <w:right w:val="nil"/>
            </w:tcBorders>
            <w:noWrap/>
          </w:tcPr>
          <w:p w14:paraId="332EDBD5" w14:textId="77777777" w:rsidR="008C58E1" w:rsidRPr="00D2592B" w:rsidRDefault="008C58E1" w:rsidP="0016608F">
            <w:pPr>
              <w:rPr>
                <w:spacing w:val="0"/>
                <w:sz w:val="20"/>
              </w:rPr>
            </w:pPr>
            <w:r w:rsidRPr="00D2592B">
              <w:rPr>
                <w:color w:val="000000"/>
                <w:spacing w:val="0"/>
                <w:sz w:val="20"/>
              </w:rPr>
              <w:t>13.7 ± 2.</w:t>
            </w:r>
            <w:r>
              <w:rPr>
                <w:color w:val="000000"/>
                <w:spacing w:val="0"/>
                <w:sz w:val="20"/>
              </w:rPr>
              <w:t>5</w:t>
            </w:r>
          </w:p>
        </w:tc>
      </w:tr>
      <w:tr w:rsidR="008C58E1" w:rsidRPr="00D2592B" w14:paraId="08615024" w14:textId="77777777" w:rsidTr="0016608F">
        <w:trPr>
          <w:trHeight w:val="290"/>
        </w:trPr>
        <w:tc>
          <w:tcPr>
            <w:tcW w:w="2984" w:type="dxa"/>
            <w:tcBorders>
              <w:bottom w:val="single" w:sz="4" w:space="0" w:color="auto"/>
            </w:tcBorders>
            <w:noWrap/>
          </w:tcPr>
          <w:p w14:paraId="4CA2536B" w14:textId="77777777" w:rsidR="008C58E1" w:rsidRPr="00D2592B" w:rsidRDefault="008C58E1" w:rsidP="0016608F">
            <w:pPr>
              <w:rPr>
                <w:spacing w:val="0"/>
                <w:sz w:val="20"/>
              </w:rPr>
            </w:pPr>
          </w:p>
        </w:tc>
        <w:tc>
          <w:tcPr>
            <w:tcW w:w="215" w:type="dxa"/>
            <w:tcBorders>
              <w:bottom w:val="single" w:sz="4" w:space="0" w:color="auto"/>
            </w:tcBorders>
          </w:tcPr>
          <w:p w14:paraId="0A671D45" w14:textId="77777777" w:rsidR="008C58E1" w:rsidRPr="00F90AF9" w:rsidRDefault="008C58E1" w:rsidP="0016608F"/>
        </w:tc>
        <w:tc>
          <w:tcPr>
            <w:tcW w:w="1525" w:type="dxa"/>
            <w:tcBorders>
              <w:bottom w:val="single" w:sz="4" w:space="0" w:color="auto"/>
            </w:tcBorders>
          </w:tcPr>
          <w:p w14:paraId="30DA9B09" w14:textId="77777777" w:rsidR="008C58E1" w:rsidRPr="00F90AF9" w:rsidRDefault="008C58E1" w:rsidP="0016608F">
            <w:pPr>
              <w:rPr>
                <w:spacing w:val="0"/>
                <w:sz w:val="20"/>
              </w:rPr>
            </w:pPr>
          </w:p>
        </w:tc>
        <w:tc>
          <w:tcPr>
            <w:tcW w:w="157" w:type="dxa"/>
            <w:tcBorders>
              <w:bottom w:val="single" w:sz="4" w:space="0" w:color="auto"/>
            </w:tcBorders>
          </w:tcPr>
          <w:p w14:paraId="4D7A803C" w14:textId="77777777" w:rsidR="008C58E1" w:rsidRPr="00D2592B" w:rsidRDefault="008C58E1" w:rsidP="0016608F"/>
        </w:tc>
        <w:tc>
          <w:tcPr>
            <w:tcW w:w="785" w:type="dxa"/>
            <w:tcBorders>
              <w:left w:val="nil"/>
              <w:bottom w:val="single" w:sz="4" w:space="0" w:color="auto"/>
              <w:right w:val="nil"/>
            </w:tcBorders>
          </w:tcPr>
          <w:p w14:paraId="6F966113" w14:textId="77777777" w:rsidR="008C58E1" w:rsidRPr="00D2592B" w:rsidRDefault="008C58E1" w:rsidP="0016608F">
            <w:pPr>
              <w:rPr>
                <w:color w:val="000000"/>
                <w:spacing w:val="0"/>
                <w:sz w:val="20"/>
              </w:rPr>
            </w:pPr>
            <w:r w:rsidRPr="00D2592B">
              <w:rPr>
                <w:spacing w:val="0"/>
                <w:sz w:val="20"/>
              </w:rPr>
              <w:t>2022</w:t>
            </w:r>
          </w:p>
        </w:tc>
        <w:tc>
          <w:tcPr>
            <w:tcW w:w="1545" w:type="dxa"/>
            <w:tcBorders>
              <w:left w:val="nil"/>
              <w:bottom w:val="single" w:sz="4" w:space="0" w:color="auto"/>
              <w:right w:val="nil"/>
            </w:tcBorders>
            <w:noWrap/>
          </w:tcPr>
          <w:p w14:paraId="77170997" w14:textId="77777777" w:rsidR="008C58E1" w:rsidRPr="00D2592B" w:rsidRDefault="008C58E1" w:rsidP="0016608F">
            <w:pPr>
              <w:rPr>
                <w:color w:val="000000"/>
                <w:spacing w:val="0"/>
                <w:sz w:val="20"/>
              </w:rPr>
            </w:pPr>
            <w:r w:rsidRPr="00D2592B">
              <w:rPr>
                <w:color w:val="000000"/>
                <w:spacing w:val="0"/>
                <w:sz w:val="20"/>
              </w:rPr>
              <w:t>7.</w:t>
            </w:r>
            <w:r>
              <w:rPr>
                <w:color w:val="000000"/>
                <w:spacing w:val="0"/>
                <w:sz w:val="20"/>
              </w:rPr>
              <w:t>7</w:t>
            </w:r>
            <w:r w:rsidRPr="00D2592B">
              <w:rPr>
                <w:color w:val="000000"/>
                <w:spacing w:val="0"/>
                <w:sz w:val="20"/>
              </w:rPr>
              <w:t xml:space="preserve"> ± 0.5</w:t>
            </w:r>
          </w:p>
        </w:tc>
        <w:tc>
          <w:tcPr>
            <w:tcW w:w="1372" w:type="dxa"/>
            <w:tcBorders>
              <w:left w:val="nil"/>
              <w:bottom w:val="single" w:sz="4" w:space="0" w:color="auto"/>
              <w:right w:val="nil"/>
            </w:tcBorders>
            <w:noWrap/>
          </w:tcPr>
          <w:p w14:paraId="49D7D114" w14:textId="77777777" w:rsidR="008C58E1" w:rsidRPr="00D2592B" w:rsidRDefault="008C58E1" w:rsidP="0016608F">
            <w:pPr>
              <w:rPr>
                <w:color w:val="000000"/>
                <w:spacing w:val="0"/>
                <w:sz w:val="20"/>
              </w:rPr>
            </w:pPr>
            <w:r w:rsidRPr="00D2592B">
              <w:rPr>
                <w:color w:val="000000"/>
                <w:spacing w:val="0"/>
                <w:sz w:val="20"/>
              </w:rPr>
              <w:t>19.</w:t>
            </w:r>
            <w:r>
              <w:rPr>
                <w:color w:val="000000"/>
                <w:spacing w:val="0"/>
                <w:sz w:val="20"/>
              </w:rPr>
              <w:t>7</w:t>
            </w:r>
            <w:r w:rsidRPr="00D2592B">
              <w:rPr>
                <w:color w:val="000000"/>
                <w:spacing w:val="0"/>
                <w:sz w:val="20"/>
              </w:rPr>
              <w:t xml:space="preserve"> ± 10.</w:t>
            </w:r>
            <w:r>
              <w:rPr>
                <w:color w:val="000000"/>
                <w:spacing w:val="0"/>
                <w:sz w:val="20"/>
              </w:rPr>
              <w:t>8</w:t>
            </w:r>
          </w:p>
        </w:tc>
        <w:tc>
          <w:tcPr>
            <w:tcW w:w="1482" w:type="dxa"/>
            <w:tcBorders>
              <w:left w:val="nil"/>
              <w:bottom w:val="single" w:sz="4" w:space="0" w:color="auto"/>
              <w:right w:val="nil"/>
            </w:tcBorders>
            <w:noWrap/>
          </w:tcPr>
          <w:p w14:paraId="777CC367" w14:textId="77777777" w:rsidR="008C58E1" w:rsidRPr="00D2592B" w:rsidRDefault="008C58E1" w:rsidP="0016608F">
            <w:pPr>
              <w:rPr>
                <w:color w:val="000000"/>
                <w:spacing w:val="0"/>
                <w:sz w:val="20"/>
              </w:rPr>
            </w:pPr>
            <w:r w:rsidRPr="00D2592B">
              <w:rPr>
                <w:color w:val="000000"/>
                <w:spacing w:val="0"/>
                <w:sz w:val="20"/>
              </w:rPr>
              <w:t>9.1 ± 1.</w:t>
            </w:r>
            <w:r>
              <w:rPr>
                <w:color w:val="000000"/>
                <w:spacing w:val="0"/>
                <w:sz w:val="20"/>
              </w:rPr>
              <w:t>3</w:t>
            </w:r>
          </w:p>
        </w:tc>
      </w:tr>
    </w:tbl>
    <w:p w14:paraId="184C2329" w14:textId="77777777" w:rsidR="008C58E1" w:rsidRDefault="008C58E1" w:rsidP="008C58E1">
      <w:r>
        <w:t>$: A different soil sensor was used in 2022 than was used in 2015, so readings are only comparable between treatments within a year.</w:t>
      </w:r>
    </w:p>
    <w:p w14:paraId="7ACBC726" w14:textId="77777777" w:rsidR="008C58E1" w:rsidRDefault="008C58E1" w:rsidP="00E34238">
      <w:pPr>
        <w:rPr>
          <w:sz w:val="24"/>
          <w:szCs w:val="24"/>
        </w:rPr>
      </w:pPr>
    </w:p>
    <w:p w14:paraId="4290A3A3" w14:textId="3FE5D4C2" w:rsidR="00E34238" w:rsidRPr="00E34238" w:rsidRDefault="00E34238" w:rsidP="00E34238">
      <w:pPr>
        <w:rPr>
          <w:b/>
          <w:bCs/>
          <w:sz w:val="24"/>
          <w:szCs w:val="24"/>
        </w:rPr>
      </w:pPr>
      <w:commentRangeStart w:id="89"/>
      <w:commentRangeStart w:id="90"/>
      <w:commentRangeStart w:id="91"/>
      <w:r w:rsidRPr="00E34238">
        <w:rPr>
          <w:b/>
          <w:bCs/>
          <w:sz w:val="24"/>
          <w:szCs w:val="24"/>
        </w:rPr>
        <w:t>Discussion</w:t>
      </w:r>
      <w:commentRangeEnd w:id="89"/>
      <w:r w:rsidR="00537A67">
        <w:rPr>
          <w:rStyle w:val="CommentReference"/>
        </w:rPr>
        <w:commentReference w:id="89"/>
      </w:r>
      <w:commentRangeEnd w:id="90"/>
      <w:r w:rsidR="00723F8B">
        <w:rPr>
          <w:rStyle w:val="CommentReference"/>
        </w:rPr>
        <w:commentReference w:id="90"/>
      </w:r>
      <w:commentRangeEnd w:id="91"/>
      <w:r w:rsidR="0085567C">
        <w:rPr>
          <w:rStyle w:val="CommentReference"/>
        </w:rPr>
        <w:commentReference w:id="91"/>
      </w:r>
    </w:p>
    <w:p w14:paraId="34004B61" w14:textId="77777777" w:rsidR="00E34238" w:rsidRDefault="00E34238" w:rsidP="00E34238">
      <w:pPr>
        <w:rPr>
          <w:sz w:val="24"/>
          <w:szCs w:val="24"/>
        </w:rPr>
      </w:pPr>
      <w:bookmarkStart w:id="92" w:name="discussion"/>
      <w:bookmarkEnd w:id="92"/>
    </w:p>
    <w:p w14:paraId="09046B60" w14:textId="50F23E4B" w:rsidR="00DB065C" w:rsidRDefault="00CB3611" w:rsidP="00E34238">
      <w:pPr>
        <w:rPr>
          <w:sz w:val="24"/>
          <w:szCs w:val="24"/>
        </w:rPr>
      </w:pPr>
      <w:r>
        <w:rPr>
          <w:sz w:val="24"/>
          <w:szCs w:val="24"/>
        </w:rPr>
        <w:tab/>
      </w:r>
      <w:commentRangeStart w:id="93"/>
      <w:r>
        <w:rPr>
          <w:sz w:val="24"/>
          <w:szCs w:val="24"/>
        </w:rPr>
        <w:t xml:space="preserve">After a tornado </w:t>
      </w:r>
      <w:r w:rsidR="004239B6">
        <w:rPr>
          <w:sz w:val="24"/>
          <w:szCs w:val="24"/>
        </w:rPr>
        <w:t xml:space="preserve">knocked over </w:t>
      </w:r>
      <w:r w:rsidR="001404A4">
        <w:rPr>
          <w:sz w:val="24"/>
          <w:szCs w:val="24"/>
        </w:rPr>
        <w:t xml:space="preserve">canopy trees in a mature deciduous forest in southwestern Pennsylvania, </w:t>
      </w:r>
      <w:r w:rsidR="00451774">
        <w:rPr>
          <w:sz w:val="24"/>
          <w:szCs w:val="24"/>
        </w:rPr>
        <w:t xml:space="preserve">land managers decided to conduct logging operations on half of the affected area. </w:t>
      </w:r>
      <w:r w:rsidR="009576FC">
        <w:rPr>
          <w:sz w:val="24"/>
          <w:szCs w:val="24"/>
        </w:rPr>
        <w:t>Ecologists studied the flora and fauna of the site to determine how salvage-logging impacts biodiversity and forest health.</w:t>
      </w:r>
      <w:commentRangeEnd w:id="93"/>
      <w:r w:rsidR="00CD02F8">
        <w:rPr>
          <w:rStyle w:val="CommentReference"/>
        </w:rPr>
        <w:commentReference w:id="93"/>
      </w:r>
      <w:r w:rsidR="009576FC">
        <w:rPr>
          <w:sz w:val="24"/>
          <w:szCs w:val="24"/>
        </w:rPr>
        <w:t xml:space="preserve"> </w:t>
      </w:r>
      <w:r w:rsidR="00A170AD">
        <w:rPr>
          <w:sz w:val="24"/>
          <w:szCs w:val="24"/>
        </w:rPr>
        <w:t xml:space="preserve">We used ground beetles (Coleoptera: Carabidae) as indicators of </w:t>
      </w:r>
      <w:r w:rsidR="008858F4">
        <w:rPr>
          <w:sz w:val="24"/>
          <w:szCs w:val="24"/>
        </w:rPr>
        <w:t xml:space="preserve">ecological </w:t>
      </w:r>
      <w:r w:rsidR="00A170AD">
        <w:rPr>
          <w:sz w:val="24"/>
          <w:szCs w:val="24"/>
        </w:rPr>
        <w:t xml:space="preserve">processes occurring </w:t>
      </w:r>
      <w:r w:rsidR="008858F4">
        <w:rPr>
          <w:sz w:val="24"/>
          <w:szCs w:val="24"/>
        </w:rPr>
        <w:t xml:space="preserve">on the forest floor. Not only did we study the taxonomic diversity of ground beetles, but we also examined functional traits </w:t>
      </w:r>
      <w:r w:rsidR="00FF7EBA">
        <w:rPr>
          <w:sz w:val="24"/>
          <w:szCs w:val="24"/>
        </w:rPr>
        <w:t xml:space="preserve">relating to sensory abilities and locomotion of these beetles, </w:t>
      </w:r>
      <w:r w:rsidR="002F011B">
        <w:rPr>
          <w:sz w:val="24"/>
          <w:szCs w:val="24"/>
        </w:rPr>
        <w:t>to</w:t>
      </w:r>
      <w:r w:rsidR="00FF7EBA">
        <w:rPr>
          <w:sz w:val="24"/>
          <w:szCs w:val="24"/>
        </w:rPr>
        <w:t xml:space="preserve"> understand how </w:t>
      </w:r>
      <w:r w:rsidR="002F011B">
        <w:rPr>
          <w:sz w:val="24"/>
          <w:szCs w:val="24"/>
        </w:rPr>
        <w:t>habitat alterations might differentially favor certain species.</w:t>
      </w:r>
      <w:r w:rsidR="0016533D">
        <w:rPr>
          <w:sz w:val="24"/>
          <w:szCs w:val="24"/>
        </w:rPr>
        <w:t xml:space="preserve"> </w:t>
      </w:r>
      <w:r w:rsidR="00F43CFF">
        <w:rPr>
          <w:sz w:val="24"/>
          <w:szCs w:val="24"/>
        </w:rPr>
        <w:t xml:space="preserve">Furthermore, we sampled beetles at two points (3 years and 10 years after the tornado) to ascertain whether </w:t>
      </w:r>
      <w:r w:rsidR="00E75AEA">
        <w:rPr>
          <w:sz w:val="24"/>
          <w:szCs w:val="24"/>
        </w:rPr>
        <w:t xml:space="preserve">effects of forest management change over time. </w:t>
      </w:r>
      <w:commentRangeStart w:id="94"/>
      <w:r w:rsidR="0016533D">
        <w:rPr>
          <w:sz w:val="24"/>
          <w:szCs w:val="24"/>
        </w:rPr>
        <w:t xml:space="preserve">Based on previous research, we predicted that </w:t>
      </w:r>
      <w:r w:rsidR="0074165A">
        <w:rPr>
          <w:sz w:val="24"/>
          <w:szCs w:val="24"/>
        </w:rPr>
        <w:t>alpha-diversity (both taxonomic and functional) would increase initially in both windthrow and salvaged plots, but that over time, the alpha-diversity of salvaged plots would decline due to scarcity of woody debris</w:t>
      </w:r>
      <w:r w:rsidR="001212EC">
        <w:rPr>
          <w:sz w:val="24"/>
          <w:szCs w:val="24"/>
        </w:rPr>
        <w:t>. Furthermore, we predicted that windthrow plots would be intermediate</w:t>
      </w:r>
      <w:r w:rsidR="00986766">
        <w:rPr>
          <w:sz w:val="24"/>
          <w:szCs w:val="24"/>
        </w:rPr>
        <w:t xml:space="preserve"> between salvaged and undisturbed forest</w:t>
      </w:r>
      <w:r w:rsidR="001212EC">
        <w:rPr>
          <w:sz w:val="24"/>
          <w:szCs w:val="24"/>
        </w:rPr>
        <w:t xml:space="preserve"> in community composition</w:t>
      </w:r>
      <w:r w:rsidR="00450DA6">
        <w:rPr>
          <w:sz w:val="24"/>
          <w:szCs w:val="24"/>
        </w:rPr>
        <w:t>, and that</w:t>
      </w:r>
      <w:r w:rsidR="00527257">
        <w:rPr>
          <w:sz w:val="24"/>
          <w:szCs w:val="24"/>
        </w:rPr>
        <w:t xml:space="preserve"> species common in salvaged plots would tend to have proportionally larger eyes, </w:t>
      </w:r>
      <w:r w:rsidR="00FD7CC4">
        <w:rPr>
          <w:sz w:val="24"/>
          <w:szCs w:val="24"/>
        </w:rPr>
        <w:t xml:space="preserve">proportionally shorter antennae, and higher affinity for water, due to a high sunlight, </w:t>
      </w:r>
      <w:r w:rsidR="00C91CB5">
        <w:rPr>
          <w:sz w:val="24"/>
          <w:szCs w:val="24"/>
        </w:rPr>
        <w:t>high soil moisture habitat.</w:t>
      </w:r>
      <w:commentRangeEnd w:id="94"/>
      <w:r w:rsidR="00CD02F8">
        <w:rPr>
          <w:rStyle w:val="CommentReference"/>
        </w:rPr>
        <w:commentReference w:id="94"/>
      </w:r>
    </w:p>
    <w:p w14:paraId="1B4FA382" w14:textId="77777777" w:rsidR="007F3AF0" w:rsidRDefault="007F3AF0" w:rsidP="00E34238">
      <w:pPr>
        <w:rPr>
          <w:sz w:val="24"/>
          <w:szCs w:val="24"/>
        </w:rPr>
      </w:pPr>
    </w:p>
    <w:p w14:paraId="07A29D1B" w14:textId="33E64EAF" w:rsidR="00464A85" w:rsidRDefault="007F3AF0" w:rsidP="00E34238">
      <w:pPr>
        <w:rPr>
          <w:sz w:val="24"/>
          <w:szCs w:val="24"/>
        </w:rPr>
      </w:pPr>
      <w:r>
        <w:rPr>
          <w:sz w:val="24"/>
          <w:szCs w:val="24"/>
        </w:rPr>
        <w:tab/>
      </w:r>
      <w:commentRangeStart w:id="95"/>
      <w:r w:rsidR="00412AFF">
        <w:rPr>
          <w:sz w:val="24"/>
          <w:szCs w:val="24"/>
        </w:rPr>
        <w:t xml:space="preserve">Our </w:t>
      </w:r>
      <w:r w:rsidR="00091A95">
        <w:rPr>
          <w:sz w:val="24"/>
          <w:szCs w:val="24"/>
        </w:rPr>
        <w:t>prediction</w:t>
      </w:r>
      <w:r w:rsidR="0013170F">
        <w:rPr>
          <w:sz w:val="24"/>
          <w:szCs w:val="24"/>
        </w:rPr>
        <w:t>s</w:t>
      </w:r>
      <w:r w:rsidR="00091A95">
        <w:rPr>
          <w:sz w:val="24"/>
          <w:szCs w:val="24"/>
        </w:rPr>
        <w:t xml:space="preserve"> </w:t>
      </w:r>
      <w:r w:rsidR="0013170F">
        <w:rPr>
          <w:sz w:val="24"/>
          <w:szCs w:val="24"/>
        </w:rPr>
        <w:t>regarding alpha diversity were partially supported</w:t>
      </w:r>
      <w:r w:rsidR="00611AE0">
        <w:rPr>
          <w:sz w:val="24"/>
          <w:szCs w:val="24"/>
        </w:rPr>
        <w:t xml:space="preserve">. In particular, the taxonomic </w:t>
      </w:r>
      <w:r w:rsidR="00627984">
        <w:rPr>
          <w:sz w:val="24"/>
          <w:szCs w:val="24"/>
        </w:rPr>
        <w:t>richness</w:t>
      </w:r>
      <w:del w:id="96" w:author="Perry, Kayla" w:date="2025-09-24T11:28:00Z" w16du:dateUtc="2025-09-24T15:28:00Z">
        <w:r w:rsidR="00627984" w:rsidDel="001A350C">
          <w:rPr>
            <w:sz w:val="24"/>
            <w:szCs w:val="24"/>
          </w:rPr>
          <w:delText xml:space="preserve"> (mean number of species)</w:delText>
        </w:r>
      </w:del>
      <w:r w:rsidR="00611AE0">
        <w:rPr>
          <w:sz w:val="24"/>
          <w:szCs w:val="24"/>
        </w:rPr>
        <w:t xml:space="preserve"> </w:t>
      </w:r>
      <w:r w:rsidR="00347F19">
        <w:rPr>
          <w:sz w:val="24"/>
          <w:szCs w:val="24"/>
        </w:rPr>
        <w:t xml:space="preserve">of </w:t>
      </w:r>
      <w:r w:rsidR="0013170F">
        <w:rPr>
          <w:sz w:val="24"/>
          <w:szCs w:val="24"/>
        </w:rPr>
        <w:t>salvage</w:t>
      </w:r>
      <w:r w:rsidR="001E65FE">
        <w:rPr>
          <w:sz w:val="24"/>
          <w:szCs w:val="24"/>
        </w:rPr>
        <w:t>d plots was higher than</w:t>
      </w:r>
      <w:r w:rsidR="008F3CE6">
        <w:rPr>
          <w:sz w:val="24"/>
          <w:szCs w:val="24"/>
        </w:rPr>
        <w:t xml:space="preserve"> that of undisturbed forests</w:t>
      </w:r>
      <w:r w:rsidR="00F66AFF">
        <w:rPr>
          <w:sz w:val="24"/>
          <w:szCs w:val="24"/>
        </w:rPr>
        <w:t>, particularly in 2015</w:t>
      </w:r>
      <w:del w:id="97" w:author="Perry, Kayla" w:date="2025-09-24T11:28:00Z" w16du:dateUtc="2025-09-24T15:28:00Z">
        <w:r w:rsidR="005B7AE6" w:rsidDel="001A350C">
          <w:rPr>
            <w:sz w:val="24"/>
            <w:szCs w:val="24"/>
          </w:rPr>
          <w:delText xml:space="preserve"> (Fig. 2B)</w:delText>
        </w:r>
      </w:del>
      <w:r w:rsidR="00560C8E">
        <w:rPr>
          <w:sz w:val="24"/>
          <w:szCs w:val="24"/>
        </w:rPr>
        <w:t xml:space="preserve">. Much more dramatically than the </w:t>
      </w:r>
      <w:r w:rsidR="00553EA4">
        <w:rPr>
          <w:sz w:val="24"/>
          <w:szCs w:val="24"/>
        </w:rPr>
        <w:t>elevated</w:t>
      </w:r>
      <w:r w:rsidR="00627984">
        <w:rPr>
          <w:sz w:val="24"/>
          <w:szCs w:val="24"/>
        </w:rPr>
        <w:t xml:space="preserve"> </w:t>
      </w:r>
      <w:r w:rsidR="00AF294E">
        <w:rPr>
          <w:sz w:val="24"/>
          <w:szCs w:val="24"/>
        </w:rPr>
        <w:t xml:space="preserve">number of species was the </w:t>
      </w:r>
      <w:r w:rsidR="00553EA4">
        <w:rPr>
          <w:sz w:val="24"/>
          <w:szCs w:val="24"/>
        </w:rPr>
        <w:t>higher</w:t>
      </w:r>
      <w:r w:rsidR="00AF294E">
        <w:rPr>
          <w:sz w:val="24"/>
          <w:szCs w:val="24"/>
        </w:rPr>
        <w:t xml:space="preserve"> activity-abundance (</w:t>
      </w:r>
      <w:proofErr w:type="spellStart"/>
      <w:r w:rsidR="00AF294E">
        <w:rPr>
          <w:sz w:val="24"/>
          <w:szCs w:val="24"/>
        </w:rPr>
        <w:t>ie</w:t>
      </w:r>
      <w:proofErr w:type="spellEnd"/>
      <w:r w:rsidR="00AF294E">
        <w:rPr>
          <w:sz w:val="24"/>
          <w:szCs w:val="24"/>
        </w:rPr>
        <w:t>. individuals captured).</w:t>
      </w:r>
      <w:r w:rsidR="00B47F2B">
        <w:rPr>
          <w:sz w:val="24"/>
          <w:szCs w:val="24"/>
        </w:rPr>
        <w:t xml:space="preserve"> </w:t>
      </w:r>
      <w:r w:rsidR="00553EA4">
        <w:rPr>
          <w:sz w:val="24"/>
          <w:szCs w:val="24"/>
        </w:rPr>
        <w:t>In 2015, c</w:t>
      </w:r>
      <w:r w:rsidR="008F6365">
        <w:rPr>
          <w:sz w:val="24"/>
          <w:szCs w:val="24"/>
        </w:rPr>
        <w:t>aptures of a</w:t>
      </w:r>
      <w:r w:rsidR="00462EAD">
        <w:rPr>
          <w:sz w:val="24"/>
          <w:szCs w:val="24"/>
        </w:rPr>
        <w:t xml:space="preserve"> few species, including </w:t>
      </w:r>
      <w:proofErr w:type="spellStart"/>
      <w:r w:rsidR="00462EAD" w:rsidRPr="007D1380">
        <w:rPr>
          <w:i/>
          <w:iCs/>
          <w:sz w:val="24"/>
          <w:szCs w:val="24"/>
        </w:rPr>
        <w:t>Pterostichus</w:t>
      </w:r>
      <w:proofErr w:type="spellEnd"/>
      <w:r w:rsidR="00462EAD" w:rsidRPr="007D1380">
        <w:rPr>
          <w:i/>
          <w:iCs/>
          <w:sz w:val="24"/>
          <w:szCs w:val="24"/>
        </w:rPr>
        <w:t xml:space="preserve"> </w:t>
      </w:r>
      <w:proofErr w:type="spellStart"/>
      <w:r w:rsidR="00462EAD" w:rsidRPr="007D1380">
        <w:rPr>
          <w:i/>
          <w:iCs/>
          <w:sz w:val="24"/>
          <w:szCs w:val="24"/>
        </w:rPr>
        <w:t>stygicus</w:t>
      </w:r>
      <w:proofErr w:type="spellEnd"/>
      <w:r w:rsidR="00462EAD">
        <w:rPr>
          <w:sz w:val="24"/>
          <w:szCs w:val="24"/>
        </w:rPr>
        <w:t xml:space="preserve">, </w:t>
      </w:r>
      <w:proofErr w:type="spellStart"/>
      <w:r w:rsidR="00462EAD" w:rsidRPr="007D1380">
        <w:rPr>
          <w:i/>
          <w:iCs/>
          <w:sz w:val="24"/>
          <w:szCs w:val="24"/>
        </w:rPr>
        <w:t>Chlaenius</w:t>
      </w:r>
      <w:proofErr w:type="spellEnd"/>
      <w:r w:rsidR="00462EAD" w:rsidRPr="007D1380">
        <w:rPr>
          <w:i/>
          <w:iCs/>
          <w:sz w:val="24"/>
          <w:szCs w:val="24"/>
        </w:rPr>
        <w:t xml:space="preserve"> </w:t>
      </w:r>
      <w:proofErr w:type="spellStart"/>
      <w:r w:rsidR="00462EAD" w:rsidRPr="007D1380">
        <w:rPr>
          <w:i/>
          <w:iCs/>
          <w:sz w:val="24"/>
          <w:szCs w:val="24"/>
        </w:rPr>
        <w:t>emarginatus</w:t>
      </w:r>
      <w:proofErr w:type="spellEnd"/>
      <w:r w:rsidR="00462EAD">
        <w:rPr>
          <w:sz w:val="24"/>
          <w:szCs w:val="24"/>
        </w:rPr>
        <w:t xml:space="preserve">, and </w:t>
      </w:r>
      <w:r w:rsidR="00462EAD" w:rsidRPr="007D1380">
        <w:rPr>
          <w:i/>
          <w:iCs/>
          <w:sz w:val="24"/>
          <w:szCs w:val="24"/>
        </w:rPr>
        <w:t>P</w:t>
      </w:r>
      <w:r w:rsidR="00C23364">
        <w:rPr>
          <w:i/>
          <w:iCs/>
          <w:sz w:val="24"/>
          <w:szCs w:val="24"/>
        </w:rPr>
        <w:t>.</w:t>
      </w:r>
      <w:r w:rsidR="00462EAD" w:rsidRPr="007D1380">
        <w:rPr>
          <w:i/>
          <w:iCs/>
          <w:sz w:val="24"/>
          <w:szCs w:val="24"/>
        </w:rPr>
        <w:t xml:space="preserve"> </w:t>
      </w:r>
      <w:proofErr w:type="spellStart"/>
      <w:r w:rsidR="00462EAD" w:rsidRPr="007D1380">
        <w:rPr>
          <w:i/>
          <w:iCs/>
          <w:sz w:val="24"/>
          <w:szCs w:val="24"/>
        </w:rPr>
        <w:t>moestus</w:t>
      </w:r>
      <w:proofErr w:type="spellEnd"/>
      <w:r w:rsidR="004A51A4">
        <w:rPr>
          <w:sz w:val="24"/>
          <w:szCs w:val="24"/>
        </w:rPr>
        <w:t xml:space="preserve">, </w:t>
      </w:r>
      <w:r w:rsidR="008F6365">
        <w:rPr>
          <w:sz w:val="24"/>
          <w:szCs w:val="24"/>
        </w:rPr>
        <w:t xml:space="preserve">were </w:t>
      </w:r>
      <w:r w:rsidR="002953F8">
        <w:rPr>
          <w:sz w:val="24"/>
          <w:szCs w:val="24"/>
        </w:rPr>
        <w:t>substantially</w:t>
      </w:r>
      <w:r w:rsidR="008F6365">
        <w:rPr>
          <w:sz w:val="24"/>
          <w:szCs w:val="24"/>
        </w:rPr>
        <w:t xml:space="preserve"> higher in salvaged plots</w:t>
      </w:r>
      <w:r w:rsidR="004A773C">
        <w:rPr>
          <w:sz w:val="24"/>
          <w:szCs w:val="24"/>
        </w:rPr>
        <w:t xml:space="preserve"> </w:t>
      </w:r>
      <w:r w:rsidR="008F6365">
        <w:rPr>
          <w:sz w:val="24"/>
          <w:szCs w:val="24"/>
        </w:rPr>
        <w:t xml:space="preserve">(Fig. </w:t>
      </w:r>
      <w:r w:rsidR="000007B4">
        <w:rPr>
          <w:sz w:val="24"/>
          <w:szCs w:val="24"/>
        </w:rPr>
        <w:t>2</w:t>
      </w:r>
      <w:r w:rsidR="005B7AE6">
        <w:rPr>
          <w:sz w:val="24"/>
          <w:szCs w:val="24"/>
        </w:rPr>
        <w:t xml:space="preserve">A). </w:t>
      </w:r>
      <w:r w:rsidR="004A773C">
        <w:rPr>
          <w:sz w:val="24"/>
          <w:szCs w:val="24"/>
        </w:rPr>
        <w:t xml:space="preserve">These three species comprised </w:t>
      </w:r>
      <w:r w:rsidR="00E64B78">
        <w:rPr>
          <w:sz w:val="24"/>
          <w:szCs w:val="24"/>
        </w:rPr>
        <w:t>61</w:t>
      </w:r>
      <w:r w:rsidR="004A773C">
        <w:rPr>
          <w:sz w:val="24"/>
          <w:szCs w:val="24"/>
        </w:rPr>
        <w:t xml:space="preserve">% </w:t>
      </w:r>
      <w:r w:rsidR="00E64B78">
        <w:rPr>
          <w:sz w:val="24"/>
          <w:szCs w:val="24"/>
        </w:rPr>
        <w:t xml:space="preserve">(287/468) </w:t>
      </w:r>
      <w:r w:rsidR="004A773C">
        <w:rPr>
          <w:sz w:val="24"/>
          <w:szCs w:val="24"/>
        </w:rPr>
        <w:t>of ground beetles caught in salvaged plots in 2015</w:t>
      </w:r>
      <w:r w:rsidR="00E64B78">
        <w:rPr>
          <w:sz w:val="24"/>
          <w:szCs w:val="24"/>
        </w:rPr>
        <w:t xml:space="preserve">, </w:t>
      </w:r>
      <w:r w:rsidR="00F00C21">
        <w:rPr>
          <w:sz w:val="24"/>
          <w:szCs w:val="24"/>
        </w:rPr>
        <w:t xml:space="preserve">whereas </w:t>
      </w:r>
      <w:r w:rsidR="00B6020F">
        <w:rPr>
          <w:sz w:val="24"/>
          <w:szCs w:val="24"/>
        </w:rPr>
        <w:t>this level of dominance by a three species was not observed in windthrow or forest controls.</w:t>
      </w:r>
      <w:r w:rsidR="005512E2">
        <w:rPr>
          <w:sz w:val="24"/>
          <w:szCs w:val="24"/>
        </w:rPr>
        <w:t xml:space="preserve"> A</w:t>
      </w:r>
      <w:r w:rsidR="005B1F37">
        <w:rPr>
          <w:sz w:val="24"/>
          <w:szCs w:val="24"/>
        </w:rPr>
        <w:t xml:space="preserve">lthough species richness was higher in salvaged plots, other measures of alpha-diversity, including Shannon diversity and functional alpha diversity, </w:t>
      </w:r>
      <w:r w:rsidR="00D128A6">
        <w:rPr>
          <w:sz w:val="24"/>
          <w:szCs w:val="24"/>
        </w:rPr>
        <w:t>did not differ significantly</w:t>
      </w:r>
      <w:r w:rsidR="00AD0454">
        <w:rPr>
          <w:sz w:val="24"/>
          <w:szCs w:val="24"/>
        </w:rPr>
        <w:t xml:space="preserve"> between treatments</w:t>
      </w:r>
      <w:r w:rsidR="00D128A6">
        <w:rPr>
          <w:sz w:val="24"/>
          <w:szCs w:val="24"/>
        </w:rPr>
        <w:t xml:space="preserve">. Thus, </w:t>
      </w:r>
      <w:r w:rsidR="00464A85">
        <w:rPr>
          <w:sz w:val="24"/>
          <w:szCs w:val="24"/>
        </w:rPr>
        <w:t>although salvage-logging led to an increase in number of species, it</w:t>
      </w:r>
      <w:r w:rsidR="00233CF0">
        <w:rPr>
          <w:sz w:val="24"/>
          <w:szCs w:val="24"/>
        </w:rPr>
        <w:t xml:space="preserve"> did not affect all species equally.</w:t>
      </w:r>
      <w:commentRangeEnd w:id="95"/>
      <w:r w:rsidR="003D5CDF">
        <w:rPr>
          <w:rStyle w:val="CommentReference"/>
        </w:rPr>
        <w:commentReference w:id="95"/>
      </w:r>
    </w:p>
    <w:p w14:paraId="0D7920BA" w14:textId="77777777" w:rsidR="007122BA" w:rsidRDefault="007122BA" w:rsidP="00E34238">
      <w:pPr>
        <w:rPr>
          <w:sz w:val="24"/>
          <w:szCs w:val="24"/>
        </w:rPr>
      </w:pPr>
    </w:p>
    <w:p w14:paraId="5D042978" w14:textId="3D829414" w:rsidR="000A5A4A" w:rsidRDefault="007122BA" w:rsidP="00E34238">
      <w:pPr>
        <w:rPr>
          <w:sz w:val="24"/>
          <w:szCs w:val="24"/>
        </w:rPr>
      </w:pPr>
      <w:r>
        <w:rPr>
          <w:sz w:val="24"/>
          <w:szCs w:val="24"/>
        </w:rPr>
        <w:tab/>
      </w:r>
      <w:r w:rsidR="00497021">
        <w:rPr>
          <w:sz w:val="24"/>
          <w:szCs w:val="24"/>
        </w:rPr>
        <w:t>Delving further into the</w:t>
      </w:r>
      <w:r w:rsidR="00233CF0">
        <w:rPr>
          <w:sz w:val="24"/>
          <w:szCs w:val="24"/>
        </w:rPr>
        <w:t xml:space="preserve"> habitat preferences of </w:t>
      </w:r>
      <w:r w:rsidR="004A773C">
        <w:rPr>
          <w:sz w:val="24"/>
          <w:szCs w:val="24"/>
        </w:rPr>
        <w:t>the species</w:t>
      </w:r>
      <w:r w:rsidR="00497021">
        <w:rPr>
          <w:sz w:val="24"/>
          <w:szCs w:val="24"/>
        </w:rPr>
        <w:t xml:space="preserve"> reveal</w:t>
      </w:r>
      <w:r w:rsidR="008C0BC9">
        <w:rPr>
          <w:sz w:val="24"/>
          <w:szCs w:val="24"/>
        </w:rPr>
        <w:t>s that</w:t>
      </w:r>
      <w:r w:rsidR="005B2814">
        <w:rPr>
          <w:sz w:val="24"/>
          <w:szCs w:val="24"/>
        </w:rPr>
        <w:t xml:space="preserve"> </w:t>
      </w:r>
      <w:r w:rsidR="007F6757">
        <w:rPr>
          <w:sz w:val="24"/>
          <w:szCs w:val="24"/>
        </w:rPr>
        <w:t xml:space="preserve">both </w:t>
      </w:r>
      <w:r w:rsidR="005B2814">
        <w:rPr>
          <w:sz w:val="24"/>
          <w:szCs w:val="24"/>
        </w:rPr>
        <w:t>eurytopic species (</w:t>
      </w:r>
      <w:proofErr w:type="spellStart"/>
      <w:r w:rsidR="005B2814">
        <w:rPr>
          <w:sz w:val="24"/>
          <w:szCs w:val="24"/>
        </w:rPr>
        <w:t>ie</w:t>
      </w:r>
      <w:proofErr w:type="spellEnd"/>
      <w:r w:rsidR="005B2814">
        <w:rPr>
          <w:sz w:val="24"/>
          <w:szCs w:val="24"/>
        </w:rPr>
        <w:t xml:space="preserve">. habitat generalists) </w:t>
      </w:r>
      <w:r w:rsidR="007F6757">
        <w:rPr>
          <w:sz w:val="24"/>
          <w:szCs w:val="24"/>
        </w:rPr>
        <w:t xml:space="preserve">and a few forest specialists </w:t>
      </w:r>
      <w:r w:rsidR="0050225F">
        <w:rPr>
          <w:sz w:val="24"/>
          <w:szCs w:val="24"/>
        </w:rPr>
        <w:t>benefitted from salvage-logging</w:t>
      </w:r>
      <w:r w:rsidR="00124E10">
        <w:rPr>
          <w:sz w:val="24"/>
          <w:szCs w:val="24"/>
        </w:rPr>
        <w:t>.</w:t>
      </w:r>
      <w:r w:rsidR="003C1F8F">
        <w:rPr>
          <w:sz w:val="24"/>
          <w:szCs w:val="24"/>
        </w:rPr>
        <w:t xml:space="preserve"> </w:t>
      </w:r>
      <w:r w:rsidR="004A773C">
        <w:rPr>
          <w:sz w:val="24"/>
          <w:szCs w:val="24"/>
        </w:rPr>
        <w:t>For example, the eurytopic species</w:t>
      </w:r>
      <w:r w:rsidR="003C1F8F">
        <w:rPr>
          <w:sz w:val="24"/>
          <w:szCs w:val="24"/>
        </w:rPr>
        <w:t xml:space="preserve"> </w:t>
      </w:r>
      <w:proofErr w:type="spellStart"/>
      <w:r w:rsidR="00D776F7" w:rsidRPr="00AB2F8A">
        <w:rPr>
          <w:i/>
          <w:iCs/>
          <w:sz w:val="24"/>
          <w:szCs w:val="24"/>
        </w:rPr>
        <w:t>Chlaenius</w:t>
      </w:r>
      <w:proofErr w:type="spellEnd"/>
      <w:r w:rsidR="003C1F8F">
        <w:rPr>
          <w:i/>
          <w:iCs/>
          <w:sz w:val="24"/>
          <w:szCs w:val="24"/>
        </w:rPr>
        <w:t xml:space="preserve"> </w:t>
      </w:r>
      <w:proofErr w:type="spellStart"/>
      <w:r w:rsidR="003C1F8F">
        <w:rPr>
          <w:i/>
          <w:iCs/>
          <w:sz w:val="24"/>
          <w:szCs w:val="24"/>
        </w:rPr>
        <w:t>emarginatus</w:t>
      </w:r>
      <w:proofErr w:type="spellEnd"/>
      <w:r w:rsidR="00D776F7">
        <w:rPr>
          <w:sz w:val="24"/>
          <w:szCs w:val="24"/>
        </w:rPr>
        <w:t xml:space="preserve"> </w:t>
      </w:r>
      <w:r w:rsidR="004A773C">
        <w:rPr>
          <w:sz w:val="24"/>
          <w:szCs w:val="24"/>
        </w:rPr>
        <w:t xml:space="preserve">was </w:t>
      </w:r>
      <w:r w:rsidR="007220A9">
        <w:rPr>
          <w:sz w:val="24"/>
          <w:szCs w:val="24"/>
        </w:rPr>
        <w:t>more</w:t>
      </w:r>
      <w:r w:rsidR="00D776F7" w:rsidRPr="00AB2F8A">
        <w:rPr>
          <w:i/>
          <w:iCs/>
          <w:sz w:val="24"/>
          <w:szCs w:val="24"/>
        </w:rPr>
        <w:t xml:space="preserve"> </w:t>
      </w:r>
      <w:r w:rsidR="00244A4A">
        <w:rPr>
          <w:sz w:val="24"/>
          <w:szCs w:val="24"/>
        </w:rPr>
        <w:t>a</w:t>
      </w:r>
      <w:r w:rsidR="00D318D1">
        <w:rPr>
          <w:sz w:val="24"/>
          <w:szCs w:val="24"/>
        </w:rPr>
        <w:t>bundant within</w:t>
      </w:r>
      <w:r w:rsidR="00E71831">
        <w:rPr>
          <w:sz w:val="24"/>
          <w:szCs w:val="24"/>
        </w:rPr>
        <w:t xml:space="preserve"> the </w:t>
      </w:r>
      <w:r w:rsidR="005B5EF1">
        <w:rPr>
          <w:sz w:val="24"/>
          <w:szCs w:val="24"/>
        </w:rPr>
        <w:t>salvage-logged forest in 2015, at 2-years post-salvage.</w:t>
      </w:r>
      <w:r w:rsidR="00155117">
        <w:rPr>
          <w:sz w:val="24"/>
          <w:szCs w:val="24"/>
        </w:rPr>
        <w:t xml:space="preserve"> </w:t>
      </w:r>
      <w:r w:rsidR="005379B8">
        <w:rPr>
          <w:sz w:val="24"/>
          <w:szCs w:val="24"/>
        </w:rPr>
        <w:t xml:space="preserve">This species is capable of flight </w:t>
      </w:r>
      <w:r w:rsidR="00B17FF2">
        <w:rPr>
          <w:sz w:val="24"/>
          <w:szCs w:val="24"/>
        </w:rPr>
        <w:t>and is a habitat generalist. Other</w:t>
      </w:r>
      <w:r w:rsidR="001B58AF">
        <w:rPr>
          <w:sz w:val="24"/>
          <w:szCs w:val="24"/>
        </w:rPr>
        <w:t xml:space="preserve"> species of </w:t>
      </w:r>
      <w:proofErr w:type="spellStart"/>
      <w:r w:rsidR="001B58AF" w:rsidRPr="00AB7620">
        <w:rPr>
          <w:i/>
          <w:iCs/>
          <w:sz w:val="24"/>
          <w:szCs w:val="24"/>
        </w:rPr>
        <w:t>Chlaenius</w:t>
      </w:r>
      <w:proofErr w:type="spellEnd"/>
      <w:r w:rsidR="001B58AF">
        <w:rPr>
          <w:sz w:val="24"/>
          <w:szCs w:val="24"/>
        </w:rPr>
        <w:t xml:space="preserve"> are known to </w:t>
      </w:r>
      <w:r w:rsidR="00AB7620">
        <w:rPr>
          <w:sz w:val="24"/>
          <w:szCs w:val="24"/>
        </w:rPr>
        <w:t>oviposit within earthen cells</w:t>
      </w:r>
      <w:r w:rsidR="00760BE8">
        <w:rPr>
          <w:sz w:val="24"/>
          <w:szCs w:val="24"/>
        </w:rPr>
        <w:t xml:space="preserve"> deposited </w:t>
      </w:r>
      <w:r w:rsidR="007B07D1">
        <w:rPr>
          <w:sz w:val="24"/>
          <w:szCs w:val="24"/>
        </w:rPr>
        <w:t xml:space="preserve">on living plant leaves or dead </w:t>
      </w:r>
      <w:r w:rsidR="00CA12B9">
        <w:rPr>
          <w:sz w:val="24"/>
          <w:szCs w:val="24"/>
        </w:rPr>
        <w:t xml:space="preserve">twigs above the ground surface, so further research could reveal specific habitat features that enabled </w:t>
      </w:r>
      <w:r w:rsidR="00CA12B9" w:rsidRPr="00DC7482">
        <w:rPr>
          <w:i/>
          <w:iCs/>
          <w:sz w:val="24"/>
          <w:szCs w:val="24"/>
        </w:rPr>
        <w:t xml:space="preserve">C. </w:t>
      </w:r>
      <w:proofErr w:type="spellStart"/>
      <w:r w:rsidR="00CA12B9" w:rsidRPr="00DC7482">
        <w:rPr>
          <w:i/>
          <w:iCs/>
          <w:sz w:val="24"/>
          <w:szCs w:val="24"/>
        </w:rPr>
        <w:t>emarginatus</w:t>
      </w:r>
      <w:proofErr w:type="spellEnd"/>
      <w:r w:rsidR="00CA12B9">
        <w:rPr>
          <w:sz w:val="24"/>
          <w:szCs w:val="24"/>
        </w:rPr>
        <w:t xml:space="preserve"> to thrive within salvaged </w:t>
      </w:r>
      <w:r w:rsidR="00DC7482">
        <w:rPr>
          <w:sz w:val="24"/>
          <w:szCs w:val="24"/>
        </w:rPr>
        <w:t xml:space="preserve">locations initially after logging </w:t>
      </w:r>
      <w:r w:rsidR="006278E4">
        <w:rPr>
          <w:sz w:val="24"/>
          <w:szCs w:val="24"/>
        </w:rPr>
        <w:fldChar w:fldCharType="begin"/>
      </w:r>
      <w:r w:rsidR="006278E4">
        <w:rPr>
          <w:sz w:val="24"/>
          <w:szCs w:val="24"/>
        </w:rPr>
        <w:instrText xml:space="preserve"> ADDIN ZOTERO_ITEM CSL_CITATION {"citationID":"G29NJrqR","properties":{"formattedCitation":"(King 1919)","plainCitation":"(King 1919)","noteIndex":0},"citationItems":[{"id":810,"uris":["http://zotero.org/groups/5154252/items/ACBGF3HA"],"itemData":{"id":810,"type":"article-journal","container-title":"Annals of the Entomological Society of America","DOI":"10.1093/aesa/12.4.382","ISSN":"1938-2901, 0013-8746","issue":"4","language":"en","page":"382-388","source":"DOI.org (Crossref)","title":"Notes on the Biology of the Carabid Genera Brachynus, Galerita and Chlaenius*","volume":"12","author":[{"family":"King","given":"J. L."}],"issued":{"date-parts":[["1919",12,1]]}}}],"schema":"https://github.com/citation-style-language/schema/raw/master/csl-citation.json"} </w:instrText>
      </w:r>
      <w:r w:rsidR="006278E4">
        <w:rPr>
          <w:sz w:val="24"/>
          <w:szCs w:val="24"/>
        </w:rPr>
        <w:fldChar w:fldCharType="separate"/>
      </w:r>
      <w:r w:rsidR="006278E4" w:rsidRPr="006278E4">
        <w:rPr>
          <w:sz w:val="24"/>
        </w:rPr>
        <w:t>(King 1919)</w:t>
      </w:r>
      <w:r w:rsidR="006278E4">
        <w:rPr>
          <w:sz w:val="24"/>
          <w:szCs w:val="24"/>
        </w:rPr>
        <w:fldChar w:fldCharType="end"/>
      </w:r>
      <w:r w:rsidR="00DC7482">
        <w:rPr>
          <w:sz w:val="24"/>
          <w:szCs w:val="24"/>
        </w:rPr>
        <w:t>.</w:t>
      </w:r>
      <w:r w:rsidR="006278E4">
        <w:rPr>
          <w:sz w:val="24"/>
          <w:szCs w:val="24"/>
        </w:rPr>
        <w:t xml:space="preserve"> </w:t>
      </w:r>
      <w:r w:rsidR="0006212B">
        <w:rPr>
          <w:sz w:val="24"/>
          <w:szCs w:val="24"/>
        </w:rPr>
        <w:t xml:space="preserve">We also found some species of </w:t>
      </w:r>
      <w:proofErr w:type="spellStart"/>
      <w:r w:rsidR="0006212B" w:rsidRPr="000A5A4A">
        <w:rPr>
          <w:i/>
          <w:iCs/>
          <w:sz w:val="24"/>
          <w:szCs w:val="24"/>
        </w:rPr>
        <w:t>Anisodactylus</w:t>
      </w:r>
      <w:proofErr w:type="spellEnd"/>
      <w:r w:rsidR="0006212B" w:rsidRPr="000A5A4A">
        <w:rPr>
          <w:i/>
          <w:iCs/>
          <w:sz w:val="24"/>
          <w:szCs w:val="24"/>
        </w:rPr>
        <w:t xml:space="preserve"> </w:t>
      </w:r>
      <w:r w:rsidR="006D0442">
        <w:rPr>
          <w:sz w:val="24"/>
          <w:szCs w:val="24"/>
        </w:rPr>
        <w:t xml:space="preserve">in salvaged plots. These species can feed on plant seeds from ruderal plant species which increased in salvaged-logged </w:t>
      </w:r>
      <w:r w:rsidR="006D0442">
        <w:rPr>
          <w:sz w:val="24"/>
          <w:szCs w:val="24"/>
        </w:rPr>
        <w:lastRenderedPageBreak/>
        <w:t>locations due to the increased sunlight.</w:t>
      </w:r>
      <w:r w:rsidR="000A5A4A">
        <w:rPr>
          <w:sz w:val="24"/>
          <w:szCs w:val="24"/>
        </w:rPr>
        <w:t xml:space="preserve"> </w:t>
      </w:r>
      <w:commentRangeStart w:id="98"/>
      <w:r w:rsidR="000A5A4A">
        <w:rPr>
          <w:sz w:val="24"/>
          <w:szCs w:val="24"/>
        </w:rPr>
        <w:t xml:space="preserve">In contrast to other studies, we did not find an influx of </w:t>
      </w:r>
      <w:proofErr w:type="spellStart"/>
      <w:r w:rsidR="000A5A4A" w:rsidRPr="006569DD">
        <w:rPr>
          <w:i/>
          <w:iCs/>
          <w:sz w:val="24"/>
          <w:szCs w:val="24"/>
        </w:rPr>
        <w:t>Harpalus</w:t>
      </w:r>
      <w:proofErr w:type="spellEnd"/>
      <w:r w:rsidR="000A5A4A">
        <w:rPr>
          <w:sz w:val="24"/>
          <w:szCs w:val="24"/>
        </w:rPr>
        <w:t xml:space="preserve"> or </w:t>
      </w:r>
      <w:r w:rsidR="000A5A4A" w:rsidRPr="006569DD">
        <w:rPr>
          <w:i/>
          <w:iCs/>
          <w:sz w:val="24"/>
          <w:szCs w:val="24"/>
        </w:rPr>
        <w:t>Amara</w:t>
      </w:r>
      <w:r w:rsidR="000A5A4A">
        <w:rPr>
          <w:sz w:val="24"/>
          <w:szCs w:val="24"/>
        </w:rPr>
        <w:t xml:space="preserve"> species in disturbed forest plots, but this could be due to a lack of source populations in the area</w:t>
      </w:r>
      <w:commentRangeEnd w:id="98"/>
      <w:r w:rsidR="003868A6">
        <w:rPr>
          <w:rStyle w:val="CommentReference"/>
        </w:rPr>
        <w:commentReference w:id="98"/>
      </w:r>
      <w:r w:rsidR="000A5A4A">
        <w:rPr>
          <w:sz w:val="24"/>
          <w:szCs w:val="24"/>
        </w:rPr>
        <w:t>.</w:t>
      </w:r>
      <w:r w:rsidR="00E90141">
        <w:rPr>
          <w:sz w:val="24"/>
          <w:szCs w:val="24"/>
        </w:rPr>
        <w:t xml:space="preserve"> While all the previously mentioned ground beetles are predominately flight-capable, there were also some flightless ground beetles that were found in high numbers in salvaged plots in 2015, including </w:t>
      </w:r>
      <w:r w:rsidR="00E90141" w:rsidRPr="008537C6">
        <w:rPr>
          <w:i/>
          <w:iCs/>
          <w:sz w:val="24"/>
          <w:szCs w:val="24"/>
        </w:rPr>
        <w:t xml:space="preserve">P. </w:t>
      </w:r>
      <w:proofErr w:type="spellStart"/>
      <w:r w:rsidR="00E90141" w:rsidRPr="008537C6">
        <w:rPr>
          <w:i/>
          <w:iCs/>
          <w:sz w:val="24"/>
          <w:szCs w:val="24"/>
        </w:rPr>
        <w:t>stygicus</w:t>
      </w:r>
      <w:proofErr w:type="spellEnd"/>
      <w:r w:rsidR="00E90141">
        <w:rPr>
          <w:sz w:val="24"/>
          <w:szCs w:val="24"/>
        </w:rPr>
        <w:t xml:space="preserve">, </w:t>
      </w:r>
      <w:r w:rsidR="00E90141" w:rsidRPr="008537C6">
        <w:rPr>
          <w:i/>
          <w:iCs/>
          <w:sz w:val="24"/>
          <w:szCs w:val="24"/>
        </w:rPr>
        <w:t xml:space="preserve">P. </w:t>
      </w:r>
      <w:proofErr w:type="spellStart"/>
      <w:r w:rsidR="00E90141" w:rsidRPr="008537C6">
        <w:rPr>
          <w:i/>
          <w:iCs/>
          <w:sz w:val="24"/>
          <w:szCs w:val="24"/>
        </w:rPr>
        <w:t>moestus</w:t>
      </w:r>
      <w:proofErr w:type="spellEnd"/>
      <w:r w:rsidR="00E90141">
        <w:rPr>
          <w:sz w:val="24"/>
          <w:szCs w:val="24"/>
        </w:rPr>
        <w:t xml:space="preserve">, and </w:t>
      </w:r>
      <w:proofErr w:type="spellStart"/>
      <w:r w:rsidR="008537C6" w:rsidRPr="008537C6">
        <w:rPr>
          <w:i/>
          <w:iCs/>
          <w:sz w:val="24"/>
          <w:szCs w:val="24"/>
        </w:rPr>
        <w:t>Dicaelus</w:t>
      </w:r>
      <w:proofErr w:type="spellEnd"/>
      <w:r w:rsidR="008537C6" w:rsidRPr="008537C6">
        <w:rPr>
          <w:i/>
          <w:iCs/>
          <w:sz w:val="24"/>
          <w:szCs w:val="24"/>
        </w:rPr>
        <w:t xml:space="preserve"> </w:t>
      </w:r>
      <w:proofErr w:type="spellStart"/>
      <w:r w:rsidR="008537C6" w:rsidRPr="008537C6">
        <w:rPr>
          <w:i/>
          <w:iCs/>
          <w:sz w:val="24"/>
          <w:szCs w:val="24"/>
        </w:rPr>
        <w:t>politus</w:t>
      </w:r>
      <w:proofErr w:type="spellEnd"/>
      <w:r w:rsidR="008537C6">
        <w:rPr>
          <w:sz w:val="24"/>
          <w:szCs w:val="24"/>
        </w:rPr>
        <w:t xml:space="preserve">. </w:t>
      </w:r>
      <w:r w:rsidR="008A0A1F">
        <w:rPr>
          <w:sz w:val="24"/>
          <w:szCs w:val="24"/>
        </w:rPr>
        <w:t>Surprisingly</w:t>
      </w:r>
      <w:r w:rsidR="001F133A">
        <w:rPr>
          <w:sz w:val="24"/>
          <w:szCs w:val="24"/>
        </w:rPr>
        <w:t xml:space="preserve">, </w:t>
      </w:r>
      <w:r w:rsidR="001F133A" w:rsidRPr="008A0A1F">
        <w:rPr>
          <w:i/>
          <w:iCs/>
          <w:sz w:val="24"/>
          <w:szCs w:val="24"/>
        </w:rPr>
        <w:t xml:space="preserve">P. </w:t>
      </w:r>
      <w:proofErr w:type="spellStart"/>
      <w:r w:rsidR="001F133A" w:rsidRPr="008A0A1F">
        <w:rPr>
          <w:i/>
          <w:iCs/>
          <w:sz w:val="24"/>
          <w:szCs w:val="24"/>
        </w:rPr>
        <w:t>moestus</w:t>
      </w:r>
      <w:proofErr w:type="spellEnd"/>
      <w:r w:rsidR="001F133A">
        <w:rPr>
          <w:sz w:val="24"/>
          <w:szCs w:val="24"/>
        </w:rPr>
        <w:t xml:space="preserve"> and </w:t>
      </w:r>
      <w:r w:rsidR="001F133A" w:rsidRPr="008A0A1F">
        <w:rPr>
          <w:i/>
          <w:iCs/>
          <w:sz w:val="24"/>
          <w:szCs w:val="24"/>
        </w:rPr>
        <w:t xml:space="preserve">D. </w:t>
      </w:r>
      <w:proofErr w:type="spellStart"/>
      <w:r w:rsidR="001F133A" w:rsidRPr="008A0A1F">
        <w:rPr>
          <w:i/>
          <w:iCs/>
          <w:sz w:val="24"/>
          <w:szCs w:val="24"/>
        </w:rPr>
        <w:t>politus</w:t>
      </w:r>
      <w:proofErr w:type="spellEnd"/>
      <w:r w:rsidR="001F133A">
        <w:rPr>
          <w:sz w:val="24"/>
          <w:szCs w:val="24"/>
        </w:rPr>
        <w:t xml:space="preserve"> are described in the literature as preferring shaded ground</w:t>
      </w:r>
      <w:r w:rsidR="008A0A1F">
        <w:rPr>
          <w:sz w:val="24"/>
          <w:szCs w:val="24"/>
        </w:rPr>
        <w:t xml:space="preserve">. One possible explanation is that </w:t>
      </w:r>
      <w:r w:rsidR="008A0A1F" w:rsidRPr="004653D0">
        <w:rPr>
          <w:i/>
          <w:iCs/>
          <w:sz w:val="24"/>
          <w:szCs w:val="24"/>
        </w:rPr>
        <w:t xml:space="preserve">P. </w:t>
      </w:r>
      <w:proofErr w:type="spellStart"/>
      <w:r w:rsidR="008A0A1F" w:rsidRPr="004653D0">
        <w:rPr>
          <w:i/>
          <w:iCs/>
          <w:sz w:val="24"/>
          <w:szCs w:val="24"/>
        </w:rPr>
        <w:t>moestus</w:t>
      </w:r>
      <w:proofErr w:type="spellEnd"/>
      <w:r w:rsidR="008A0A1F">
        <w:rPr>
          <w:sz w:val="24"/>
          <w:szCs w:val="24"/>
        </w:rPr>
        <w:t xml:space="preserve"> may oviposit in rotting wood</w:t>
      </w:r>
      <w:r w:rsidR="00AD6775">
        <w:rPr>
          <w:sz w:val="24"/>
          <w:szCs w:val="24"/>
        </w:rPr>
        <w:t xml:space="preserve"> </w:t>
      </w:r>
      <w:r w:rsidR="00AD6775">
        <w:rPr>
          <w:sz w:val="24"/>
          <w:szCs w:val="24"/>
        </w:rPr>
        <w:fldChar w:fldCharType="begin"/>
      </w:r>
      <w:r w:rsidR="00AD6775">
        <w:rPr>
          <w:sz w:val="24"/>
          <w:szCs w:val="24"/>
        </w:rPr>
        <w:instrText xml:space="preserve"> ADDIN ZOTERO_ITEM CSL_CITATION {"citationID":"mv2GhW3d","properties":{"formattedCitation":"(Hamilton 1884)","plainCitation":"(Hamilton 1884)","noteIndex":0},"citationItems":[{"id":1279,"uris":["http://zotero.org/groups/5154252/items/YI8DP2ZP"],"itemData":{"id":1279,"type":"article-journal","abstract":"The ultimate extinction of many species of Coleoptera in the vicinity of large cities is unquestionable, especially of the larger Carabidæ. The conditions of life with some are such as admit of no adaptation to the methods of civilization, and for them no refuge from the encroachments of agriculture will eventually remain. They are now retiring, retiring, and in time the last goal will be reached. In localities where the population is becoming dense, and all land available placed under cultivation, many fine species that once were common are now rarities and others fast becoming so. It is less than half a century since Mr. Randall described eighty four species from localities in Maine and Massachusetts, most of them common; but, according to Mr. Austin, in the same places several of these species are now extinct and many of them have become rare.","container-title":"The Canadian Entomologist","DOI":"10.4039/Ent1673-4","ISSN":"0008-347X, 1918-3240","issue":"4","journalAbbreviation":"Can Entomol","language":"en","license":"https://www.cambridge.org/core/terms","page":"73-77","source":"DOI.org (Crossref)","title":"THE SURVIVAL OF THE FITTEST AMONG CERTAIN SPECIES OF PTEROSTICHUS AS DEDUCED FROM THEIR HABITS","volume":"16","author":[{"family":"Hamilton","given":"John"}],"issued":{"date-parts":[["1884",4]]}}}],"schema":"https://github.com/citation-style-language/schema/raw/master/csl-citation.json"} </w:instrText>
      </w:r>
      <w:r w:rsidR="00AD6775">
        <w:rPr>
          <w:sz w:val="24"/>
          <w:szCs w:val="24"/>
        </w:rPr>
        <w:fldChar w:fldCharType="separate"/>
      </w:r>
      <w:r w:rsidR="00AD6775" w:rsidRPr="00AD6775">
        <w:rPr>
          <w:sz w:val="24"/>
        </w:rPr>
        <w:t>(Hamilton 1884)</w:t>
      </w:r>
      <w:r w:rsidR="00AD6775">
        <w:rPr>
          <w:sz w:val="24"/>
          <w:szCs w:val="24"/>
        </w:rPr>
        <w:fldChar w:fldCharType="end"/>
      </w:r>
      <w:r w:rsidR="008A0A1F">
        <w:rPr>
          <w:sz w:val="24"/>
          <w:szCs w:val="24"/>
        </w:rPr>
        <w:t xml:space="preserve">. In salvage-logged sites in 2015, there may have been large quantities of slash left behind by logging operations, which would </w:t>
      </w:r>
      <w:r w:rsidR="00F95E85">
        <w:rPr>
          <w:sz w:val="24"/>
          <w:szCs w:val="24"/>
        </w:rPr>
        <w:t>have been</w:t>
      </w:r>
      <w:r w:rsidR="008A0A1F">
        <w:rPr>
          <w:sz w:val="24"/>
          <w:szCs w:val="24"/>
        </w:rPr>
        <w:t xml:space="preserve"> rapidly decomposing</w:t>
      </w:r>
      <w:r w:rsidR="00E132CD">
        <w:rPr>
          <w:sz w:val="24"/>
          <w:szCs w:val="24"/>
        </w:rPr>
        <w:t xml:space="preserve"> on the soil surface, and may have temporarily provided habitat for</w:t>
      </w:r>
      <w:r w:rsidR="00E132CD" w:rsidRPr="00AD6775">
        <w:rPr>
          <w:i/>
          <w:iCs/>
          <w:sz w:val="24"/>
          <w:szCs w:val="24"/>
        </w:rPr>
        <w:t xml:space="preserve"> P. </w:t>
      </w:r>
      <w:proofErr w:type="spellStart"/>
      <w:r w:rsidR="00E132CD" w:rsidRPr="00AD6775">
        <w:rPr>
          <w:i/>
          <w:iCs/>
          <w:sz w:val="24"/>
          <w:szCs w:val="24"/>
        </w:rPr>
        <w:t>moestus</w:t>
      </w:r>
      <w:proofErr w:type="spellEnd"/>
      <w:r w:rsidR="00E132CD" w:rsidRPr="00AD6775">
        <w:rPr>
          <w:i/>
          <w:iCs/>
          <w:sz w:val="24"/>
          <w:szCs w:val="24"/>
        </w:rPr>
        <w:t xml:space="preserve">. </w:t>
      </w:r>
      <w:r w:rsidR="00E132CD">
        <w:rPr>
          <w:sz w:val="24"/>
          <w:szCs w:val="24"/>
        </w:rPr>
        <w:t xml:space="preserve">By 2022, </w:t>
      </w:r>
      <w:r w:rsidR="00E132CD" w:rsidRPr="00F95E85">
        <w:rPr>
          <w:i/>
          <w:iCs/>
          <w:sz w:val="24"/>
          <w:szCs w:val="24"/>
        </w:rPr>
        <w:t xml:space="preserve">P. </w:t>
      </w:r>
      <w:proofErr w:type="spellStart"/>
      <w:r w:rsidR="00E132CD" w:rsidRPr="00F95E85">
        <w:rPr>
          <w:i/>
          <w:iCs/>
          <w:sz w:val="24"/>
          <w:szCs w:val="24"/>
        </w:rPr>
        <w:t>moestus</w:t>
      </w:r>
      <w:proofErr w:type="spellEnd"/>
      <w:r w:rsidR="00E132CD">
        <w:rPr>
          <w:sz w:val="24"/>
          <w:szCs w:val="24"/>
        </w:rPr>
        <w:t xml:space="preserve"> capture rates were higher in </w:t>
      </w:r>
      <w:r w:rsidR="004653D0">
        <w:rPr>
          <w:sz w:val="24"/>
          <w:szCs w:val="24"/>
        </w:rPr>
        <w:t>windthrow plots than salvaged plots, possibly indicating the depletion of the rotting wood resource</w:t>
      </w:r>
      <w:r w:rsidR="00F95E85">
        <w:rPr>
          <w:sz w:val="24"/>
          <w:szCs w:val="24"/>
        </w:rPr>
        <w:t xml:space="preserve"> in salvaged plots</w:t>
      </w:r>
      <w:r w:rsidR="004653D0">
        <w:rPr>
          <w:sz w:val="24"/>
          <w:szCs w:val="24"/>
        </w:rPr>
        <w:t>.</w:t>
      </w:r>
    </w:p>
    <w:p w14:paraId="61C46577" w14:textId="77777777" w:rsidR="00C91CB5" w:rsidRDefault="00C91CB5" w:rsidP="00E34238">
      <w:pPr>
        <w:rPr>
          <w:sz w:val="24"/>
          <w:szCs w:val="24"/>
        </w:rPr>
      </w:pPr>
    </w:p>
    <w:p w14:paraId="41CB1FF9" w14:textId="5027BE7E" w:rsidR="002C40D4" w:rsidRDefault="00C91CB5" w:rsidP="00E34238">
      <w:pPr>
        <w:rPr>
          <w:sz w:val="24"/>
          <w:szCs w:val="24"/>
        </w:rPr>
      </w:pPr>
      <w:r>
        <w:rPr>
          <w:sz w:val="24"/>
          <w:szCs w:val="24"/>
        </w:rPr>
        <w:tab/>
      </w:r>
      <w:r w:rsidR="0016226D">
        <w:rPr>
          <w:sz w:val="24"/>
          <w:szCs w:val="24"/>
        </w:rPr>
        <w:t>Examining beetle functional traits</w:t>
      </w:r>
      <w:r w:rsidR="00D739C0">
        <w:rPr>
          <w:sz w:val="24"/>
          <w:szCs w:val="24"/>
        </w:rPr>
        <w:t xml:space="preserve"> provided insights i</w:t>
      </w:r>
      <w:r w:rsidR="00E85A72">
        <w:rPr>
          <w:sz w:val="24"/>
          <w:szCs w:val="24"/>
        </w:rPr>
        <w:t>nto</w:t>
      </w:r>
      <w:r w:rsidR="002A0AC6">
        <w:rPr>
          <w:sz w:val="24"/>
          <w:szCs w:val="24"/>
        </w:rPr>
        <w:t xml:space="preserve"> </w:t>
      </w:r>
      <w:r w:rsidR="0052019B">
        <w:rPr>
          <w:sz w:val="24"/>
          <w:szCs w:val="24"/>
        </w:rPr>
        <w:t xml:space="preserve">how forest management after a tornado </w:t>
      </w:r>
      <w:r w:rsidR="002070D0">
        <w:rPr>
          <w:sz w:val="24"/>
          <w:szCs w:val="24"/>
        </w:rPr>
        <w:t xml:space="preserve">impacted ground beetles. </w:t>
      </w:r>
      <w:r w:rsidR="0010725B">
        <w:rPr>
          <w:sz w:val="24"/>
          <w:szCs w:val="24"/>
        </w:rPr>
        <w:t xml:space="preserve">Our prediction that ground beetle species common in </w:t>
      </w:r>
      <w:r w:rsidR="00B31D9A">
        <w:rPr>
          <w:sz w:val="24"/>
          <w:szCs w:val="24"/>
        </w:rPr>
        <w:t xml:space="preserve">salvaged plots would have proportionally larger eyes was supported. </w:t>
      </w:r>
      <w:r w:rsidR="00EB4622">
        <w:rPr>
          <w:sz w:val="24"/>
          <w:szCs w:val="24"/>
        </w:rPr>
        <w:t xml:space="preserve">In fact, </w:t>
      </w:r>
      <w:r w:rsidR="00353457">
        <w:rPr>
          <w:sz w:val="24"/>
          <w:szCs w:val="24"/>
        </w:rPr>
        <w:t xml:space="preserve">species with shorter body lengths and </w:t>
      </w:r>
      <w:r w:rsidR="006D763A">
        <w:rPr>
          <w:sz w:val="24"/>
          <w:szCs w:val="24"/>
        </w:rPr>
        <w:t>proportionally longer eyes</w:t>
      </w:r>
      <w:r w:rsidR="003A5640">
        <w:rPr>
          <w:sz w:val="24"/>
          <w:szCs w:val="24"/>
        </w:rPr>
        <w:t xml:space="preserve"> (</w:t>
      </w:r>
      <w:proofErr w:type="spellStart"/>
      <w:r w:rsidR="003A5640">
        <w:rPr>
          <w:sz w:val="24"/>
          <w:szCs w:val="24"/>
        </w:rPr>
        <w:t>ie</w:t>
      </w:r>
      <w:proofErr w:type="spellEnd"/>
      <w:r w:rsidR="003A5640">
        <w:rPr>
          <w:sz w:val="24"/>
          <w:szCs w:val="24"/>
        </w:rPr>
        <w:t>. lower values of PC axis 2)</w:t>
      </w:r>
      <w:r w:rsidR="006D763A">
        <w:rPr>
          <w:sz w:val="24"/>
          <w:szCs w:val="24"/>
        </w:rPr>
        <w:t xml:space="preserve"> tended to be more common in </w:t>
      </w:r>
      <w:r w:rsidR="004B4024">
        <w:rPr>
          <w:sz w:val="24"/>
          <w:szCs w:val="24"/>
        </w:rPr>
        <w:t xml:space="preserve">salvaged plots. Vision is especially important for species that </w:t>
      </w:r>
      <w:r w:rsidR="008229CC">
        <w:rPr>
          <w:sz w:val="24"/>
          <w:szCs w:val="24"/>
        </w:rPr>
        <w:t>fly</w:t>
      </w:r>
      <w:r w:rsidR="00E56678">
        <w:rPr>
          <w:sz w:val="24"/>
          <w:szCs w:val="24"/>
        </w:rPr>
        <w:t>, whereas a</w:t>
      </w:r>
      <w:r w:rsidR="00602F5F">
        <w:rPr>
          <w:sz w:val="24"/>
          <w:szCs w:val="24"/>
        </w:rPr>
        <w:t xml:space="preserve"> reduction in eye size </w:t>
      </w:r>
      <w:r w:rsidR="00233D51">
        <w:rPr>
          <w:sz w:val="24"/>
          <w:szCs w:val="24"/>
        </w:rPr>
        <w:t>may occur in subterranean beetles.</w:t>
      </w:r>
      <w:r w:rsidR="00A37EA5">
        <w:rPr>
          <w:sz w:val="24"/>
          <w:szCs w:val="24"/>
        </w:rPr>
        <w:t xml:space="preserve"> </w:t>
      </w:r>
      <w:r w:rsidR="00CC2BF3">
        <w:rPr>
          <w:sz w:val="24"/>
          <w:szCs w:val="24"/>
        </w:rPr>
        <w:t>We not only measured eye length, but also the protrusion of the eyes</w:t>
      </w:r>
      <w:r w:rsidR="006C1E3B">
        <w:rPr>
          <w:sz w:val="24"/>
          <w:szCs w:val="24"/>
        </w:rPr>
        <w:t xml:space="preserve"> as seen dorsally. </w:t>
      </w:r>
      <w:r w:rsidR="00B20E71">
        <w:rPr>
          <w:sz w:val="24"/>
          <w:szCs w:val="24"/>
        </w:rPr>
        <w:t xml:space="preserve">As measured by the ratio of eye protrusion to eye length, we found that </w:t>
      </w:r>
      <w:r w:rsidR="00C5228D">
        <w:rPr>
          <w:sz w:val="24"/>
          <w:szCs w:val="24"/>
        </w:rPr>
        <w:t xml:space="preserve">beetle species common in salvaged plots tended to have more elongated eyes. This could be explained by the lower captures of </w:t>
      </w:r>
      <w:proofErr w:type="spellStart"/>
      <w:r w:rsidR="00C5228D" w:rsidRPr="00051705">
        <w:rPr>
          <w:i/>
          <w:iCs/>
          <w:sz w:val="24"/>
          <w:szCs w:val="24"/>
        </w:rPr>
        <w:t>Sphaeroderus</w:t>
      </w:r>
      <w:proofErr w:type="spellEnd"/>
      <w:r w:rsidR="00C5228D" w:rsidRPr="00051705">
        <w:rPr>
          <w:i/>
          <w:iCs/>
          <w:sz w:val="24"/>
          <w:szCs w:val="24"/>
        </w:rPr>
        <w:t xml:space="preserve"> </w:t>
      </w:r>
      <w:proofErr w:type="spellStart"/>
      <w:r w:rsidR="00C5228D" w:rsidRPr="00051705">
        <w:rPr>
          <w:i/>
          <w:iCs/>
          <w:sz w:val="24"/>
          <w:szCs w:val="24"/>
        </w:rPr>
        <w:t>stenostomus</w:t>
      </w:r>
      <w:proofErr w:type="spellEnd"/>
      <w:r w:rsidR="0005550C">
        <w:rPr>
          <w:sz w:val="24"/>
          <w:szCs w:val="24"/>
        </w:rPr>
        <w:t xml:space="preserve"> and </w:t>
      </w:r>
      <w:proofErr w:type="spellStart"/>
      <w:r w:rsidR="0005550C" w:rsidRPr="0005550C">
        <w:rPr>
          <w:i/>
          <w:iCs/>
          <w:sz w:val="24"/>
          <w:szCs w:val="24"/>
        </w:rPr>
        <w:t>Carabus</w:t>
      </w:r>
      <w:proofErr w:type="spellEnd"/>
      <w:r w:rsidR="0005550C" w:rsidRPr="0005550C">
        <w:rPr>
          <w:i/>
          <w:iCs/>
          <w:sz w:val="24"/>
          <w:szCs w:val="24"/>
        </w:rPr>
        <w:t xml:space="preserve"> </w:t>
      </w:r>
      <w:proofErr w:type="spellStart"/>
      <w:r w:rsidR="0005550C" w:rsidRPr="0005550C">
        <w:rPr>
          <w:i/>
          <w:iCs/>
          <w:sz w:val="24"/>
          <w:szCs w:val="24"/>
        </w:rPr>
        <w:t>goryi</w:t>
      </w:r>
      <w:proofErr w:type="spellEnd"/>
      <w:r w:rsidR="0005550C">
        <w:rPr>
          <w:sz w:val="24"/>
          <w:szCs w:val="24"/>
        </w:rPr>
        <w:t xml:space="preserve"> </w:t>
      </w:r>
      <w:r w:rsidR="00F67056">
        <w:rPr>
          <w:sz w:val="24"/>
          <w:szCs w:val="24"/>
        </w:rPr>
        <w:t>which ha</w:t>
      </w:r>
      <w:r w:rsidR="0005550C">
        <w:rPr>
          <w:sz w:val="24"/>
          <w:szCs w:val="24"/>
        </w:rPr>
        <w:t>ve</w:t>
      </w:r>
      <w:r w:rsidR="00F67056">
        <w:rPr>
          <w:sz w:val="24"/>
          <w:szCs w:val="24"/>
        </w:rPr>
        <w:t xml:space="preserve"> round, protruding eyes, </w:t>
      </w:r>
      <w:r w:rsidR="00082558">
        <w:rPr>
          <w:sz w:val="24"/>
          <w:szCs w:val="24"/>
        </w:rPr>
        <w:t xml:space="preserve">in salvaged plots, whereas species like </w:t>
      </w:r>
      <w:proofErr w:type="spellStart"/>
      <w:r w:rsidR="00082558" w:rsidRPr="0005550C">
        <w:rPr>
          <w:i/>
          <w:iCs/>
          <w:sz w:val="24"/>
          <w:szCs w:val="24"/>
        </w:rPr>
        <w:t>Chlaenius</w:t>
      </w:r>
      <w:proofErr w:type="spellEnd"/>
      <w:r w:rsidR="00082558" w:rsidRPr="0005550C">
        <w:rPr>
          <w:i/>
          <w:iCs/>
          <w:sz w:val="24"/>
          <w:szCs w:val="24"/>
        </w:rPr>
        <w:t xml:space="preserve"> </w:t>
      </w:r>
      <w:proofErr w:type="spellStart"/>
      <w:r w:rsidR="00082558" w:rsidRPr="0005550C">
        <w:rPr>
          <w:i/>
          <w:iCs/>
          <w:sz w:val="24"/>
          <w:szCs w:val="24"/>
        </w:rPr>
        <w:t>emarginatus</w:t>
      </w:r>
      <w:proofErr w:type="spellEnd"/>
      <w:r w:rsidR="0005550C">
        <w:rPr>
          <w:sz w:val="24"/>
          <w:szCs w:val="24"/>
        </w:rPr>
        <w:t xml:space="preserve"> </w:t>
      </w:r>
      <w:r w:rsidR="009502EC">
        <w:rPr>
          <w:sz w:val="24"/>
          <w:szCs w:val="24"/>
        </w:rPr>
        <w:t xml:space="preserve">and </w:t>
      </w:r>
      <w:proofErr w:type="spellStart"/>
      <w:r w:rsidR="009502EC" w:rsidRPr="009502EC">
        <w:rPr>
          <w:i/>
          <w:iCs/>
          <w:sz w:val="24"/>
          <w:szCs w:val="24"/>
        </w:rPr>
        <w:t>Pterostichus</w:t>
      </w:r>
      <w:proofErr w:type="spellEnd"/>
      <w:r w:rsidR="009502EC" w:rsidRPr="009502EC">
        <w:rPr>
          <w:i/>
          <w:iCs/>
          <w:sz w:val="24"/>
          <w:szCs w:val="24"/>
        </w:rPr>
        <w:t xml:space="preserve"> </w:t>
      </w:r>
      <w:proofErr w:type="spellStart"/>
      <w:r w:rsidR="009502EC" w:rsidRPr="009502EC">
        <w:rPr>
          <w:i/>
          <w:iCs/>
          <w:sz w:val="24"/>
          <w:szCs w:val="24"/>
        </w:rPr>
        <w:t>stygicus</w:t>
      </w:r>
      <w:proofErr w:type="spellEnd"/>
      <w:r w:rsidR="009502EC" w:rsidRPr="009502EC">
        <w:rPr>
          <w:i/>
          <w:iCs/>
          <w:sz w:val="24"/>
          <w:szCs w:val="24"/>
        </w:rPr>
        <w:t xml:space="preserve"> </w:t>
      </w:r>
      <w:r w:rsidR="0005550C">
        <w:rPr>
          <w:sz w:val="24"/>
          <w:szCs w:val="24"/>
        </w:rPr>
        <w:t xml:space="preserve">have eyes that </w:t>
      </w:r>
      <w:r w:rsidR="009502EC">
        <w:rPr>
          <w:sz w:val="24"/>
          <w:szCs w:val="24"/>
        </w:rPr>
        <w:t xml:space="preserve">do not stick out as much. </w:t>
      </w:r>
      <w:r w:rsidR="002F4ADB">
        <w:rPr>
          <w:sz w:val="24"/>
          <w:szCs w:val="24"/>
        </w:rPr>
        <w:t xml:space="preserve">Species which are strong burrowers may </w:t>
      </w:r>
      <w:r w:rsidR="00FD44FB">
        <w:rPr>
          <w:sz w:val="24"/>
          <w:szCs w:val="24"/>
        </w:rPr>
        <w:t xml:space="preserve">have less-protruding eyes </w:t>
      </w:r>
      <w:r w:rsidR="00CD1400">
        <w:rPr>
          <w:sz w:val="24"/>
          <w:szCs w:val="24"/>
        </w:rPr>
        <w:t xml:space="preserve">as an adaptation to avoid damage when excavating tunnels. </w:t>
      </w:r>
      <w:r w:rsidR="00FE65E7">
        <w:rPr>
          <w:sz w:val="24"/>
          <w:szCs w:val="24"/>
        </w:rPr>
        <w:t xml:space="preserve">Another possibility is that </w:t>
      </w:r>
      <w:r w:rsidR="0013147E">
        <w:rPr>
          <w:sz w:val="24"/>
          <w:szCs w:val="24"/>
        </w:rPr>
        <w:t xml:space="preserve">species </w:t>
      </w:r>
      <w:r w:rsidR="00B6509E">
        <w:rPr>
          <w:sz w:val="24"/>
          <w:szCs w:val="24"/>
        </w:rPr>
        <w:t>that consume</w:t>
      </w:r>
      <w:r w:rsidR="0013147E">
        <w:rPr>
          <w:sz w:val="24"/>
          <w:szCs w:val="24"/>
        </w:rPr>
        <w:t xml:space="preserve"> seeds </w:t>
      </w:r>
      <w:r w:rsidR="00B6509E">
        <w:rPr>
          <w:sz w:val="24"/>
          <w:szCs w:val="24"/>
        </w:rPr>
        <w:t xml:space="preserve">as a food source may tend to have </w:t>
      </w:r>
      <w:r w:rsidR="00AC6936">
        <w:rPr>
          <w:sz w:val="24"/>
          <w:szCs w:val="24"/>
        </w:rPr>
        <w:t>a wider space between the eyes to accommodate stronger crushing mandible muscles</w:t>
      </w:r>
      <w:r w:rsidR="00F21D97">
        <w:rPr>
          <w:sz w:val="24"/>
          <w:szCs w:val="24"/>
        </w:rPr>
        <w:t>, and this could be associated with a more elongated eye shape</w:t>
      </w:r>
      <w:r w:rsidR="00AE1607">
        <w:rPr>
          <w:sz w:val="24"/>
          <w:szCs w:val="24"/>
        </w:rPr>
        <w:t>, as was found in salvaged plots.</w:t>
      </w:r>
      <w:r w:rsidR="00764980">
        <w:rPr>
          <w:sz w:val="24"/>
          <w:szCs w:val="24"/>
        </w:rPr>
        <w:t xml:space="preserve"> </w:t>
      </w:r>
      <w:r w:rsidR="00AF2143">
        <w:rPr>
          <w:sz w:val="24"/>
          <w:szCs w:val="24"/>
        </w:rPr>
        <w:t>W</w:t>
      </w:r>
      <w:r w:rsidR="00C43314">
        <w:rPr>
          <w:sz w:val="24"/>
          <w:szCs w:val="24"/>
        </w:rPr>
        <w:t xml:space="preserve">hereas </w:t>
      </w:r>
      <w:r w:rsidR="00BB535C">
        <w:rPr>
          <w:sz w:val="24"/>
          <w:szCs w:val="24"/>
        </w:rPr>
        <w:t xml:space="preserve">the windthrow forest affected by the tornado had a understory with high amounts of </w:t>
      </w:r>
      <w:r w:rsidR="00AF2143">
        <w:rPr>
          <w:sz w:val="24"/>
          <w:szCs w:val="24"/>
        </w:rPr>
        <w:t>advanced</w:t>
      </w:r>
      <w:r w:rsidR="00BB535C">
        <w:rPr>
          <w:sz w:val="24"/>
          <w:szCs w:val="24"/>
        </w:rPr>
        <w:t xml:space="preserve"> regeneration of tree</w:t>
      </w:r>
      <w:r w:rsidR="00AF2143">
        <w:rPr>
          <w:sz w:val="24"/>
          <w:szCs w:val="24"/>
        </w:rPr>
        <w:t xml:space="preserve"> saplings, salvage-logging removed that regeneration, allowing other plants to </w:t>
      </w:r>
      <w:r w:rsidR="00FA6D88">
        <w:rPr>
          <w:sz w:val="24"/>
          <w:szCs w:val="24"/>
        </w:rPr>
        <w:t xml:space="preserve">grow from the soil seedbank, such as American </w:t>
      </w:r>
      <w:proofErr w:type="spellStart"/>
      <w:r w:rsidR="00FA6D88">
        <w:rPr>
          <w:sz w:val="24"/>
          <w:szCs w:val="24"/>
        </w:rPr>
        <w:t>burnweed</w:t>
      </w:r>
      <w:proofErr w:type="spellEnd"/>
      <w:r w:rsidR="00FA6D88">
        <w:rPr>
          <w:sz w:val="24"/>
          <w:szCs w:val="24"/>
        </w:rPr>
        <w:t xml:space="preserve"> (</w:t>
      </w:r>
      <w:r w:rsidR="00FA6D88" w:rsidRPr="001421D4">
        <w:rPr>
          <w:i/>
          <w:iCs/>
          <w:sz w:val="24"/>
          <w:szCs w:val="24"/>
        </w:rPr>
        <w:t xml:space="preserve">Erechtites </w:t>
      </w:r>
      <w:proofErr w:type="spellStart"/>
      <w:r w:rsidR="00FA6D88" w:rsidRPr="001421D4">
        <w:rPr>
          <w:i/>
          <w:iCs/>
          <w:sz w:val="24"/>
          <w:szCs w:val="24"/>
        </w:rPr>
        <w:t>hieracii</w:t>
      </w:r>
      <w:r w:rsidR="00694BFC" w:rsidRPr="001421D4">
        <w:rPr>
          <w:i/>
          <w:iCs/>
          <w:sz w:val="24"/>
          <w:szCs w:val="24"/>
        </w:rPr>
        <w:t>folius</w:t>
      </w:r>
      <w:proofErr w:type="spellEnd"/>
      <w:r w:rsidR="00694BFC">
        <w:rPr>
          <w:sz w:val="24"/>
          <w:szCs w:val="24"/>
        </w:rPr>
        <w:t xml:space="preserve">) </w:t>
      </w:r>
      <w:r w:rsidR="00C63232">
        <w:rPr>
          <w:sz w:val="24"/>
          <w:szCs w:val="24"/>
        </w:rPr>
        <w:fldChar w:fldCharType="begin"/>
      </w:r>
      <w:r w:rsidR="00C63232">
        <w:rPr>
          <w:sz w:val="24"/>
          <w:szCs w:val="24"/>
        </w:rPr>
        <w:instrText xml:space="preserve"> ADDIN ZOTERO_ITEM CSL_CITATION {"citationID":"vH31AKEH","properties":{"formattedCitation":"(Slyder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C63232">
        <w:rPr>
          <w:sz w:val="24"/>
          <w:szCs w:val="24"/>
        </w:rPr>
        <w:fldChar w:fldCharType="separate"/>
      </w:r>
      <w:r w:rsidR="00C63232" w:rsidRPr="00C63232">
        <w:rPr>
          <w:sz w:val="24"/>
        </w:rPr>
        <w:t>(Slyder et al. 2020)</w:t>
      </w:r>
      <w:r w:rsidR="00C63232">
        <w:rPr>
          <w:sz w:val="24"/>
          <w:szCs w:val="24"/>
        </w:rPr>
        <w:fldChar w:fldCharType="end"/>
      </w:r>
      <w:r w:rsidR="00087FFE">
        <w:rPr>
          <w:sz w:val="24"/>
          <w:szCs w:val="24"/>
        </w:rPr>
        <w:t>, and some of these plants may have provided seeds as a food resource to ground beetles.</w:t>
      </w:r>
    </w:p>
    <w:p w14:paraId="05B09656" w14:textId="77777777" w:rsidR="00087FFE" w:rsidRDefault="00087FFE" w:rsidP="00E34238">
      <w:pPr>
        <w:rPr>
          <w:sz w:val="24"/>
          <w:szCs w:val="24"/>
        </w:rPr>
      </w:pPr>
    </w:p>
    <w:p w14:paraId="02381035" w14:textId="4139941A" w:rsidR="00087FFE" w:rsidRPr="00CC4022" w:rsidRDefault="004C61E0" w:rsidP="00A9360B">
      <w:pPr>
        <w:ind w:firstLine="720"/>
        <w:rPr>
          <w:sz w:val="24"/>
          <w:szCs w:val="24"/>
        </w:rPr>
      </w:pPr>
      <w:r>
        <w:rPr>
          <w:sz w:val="24"/>
          <w:szCs w:val="24"/>
        </w:rPr>
        <w:t xml:space="preserve">Aside from </w:t>
      </w:r>
      <w:r w:rsidR="002B5BBD">
        <w:rPr>
          <w:sz w:val="24"/>
          <w:szCs w:val="24"/>
        </w:rPr>
        <w:t xml:space="preserve">differences in eye size and shape, we found differences in </w:t>
      </w:r>
      <w:r w:rsidR="00A9360B">
        <w:rPr>
          <w:sz w:val="24"/>
          <w:szCs w:val="24"/>
        </w:rPr>
        <w:t xml:space="preserve">the relative abundances of species with different locomotion strategies. </w:t>
      </w:r>
      <w:r w:rsidR="00BB7991">
        <w:rPr>
          <w:sz w:val="24"/>
          <w:szCs w:val="24"/>
        </w:rPr>
        <w:t>First,</w:t>
      </w:r>
      <w:r w:rsidR="008E29E9">
        <w:rPr>
          <w:sz w:val="24"/>
          <w:szCs w:val="24"/>
        </w:rPr>
        <w:t xml:space="preserve"> </w:t>
      </w:r>
      <w:r w:rsidR="00854411">
        <w:rPr>
          <w:sz w:val="24"/>
          <w:szCs w:val="24"/>
        </w:rPr>
        <w:t>the PCA</w:t>
      </w:r>
      <w:r w:rsidR="008E29E9">
        <w:rPr>
          <w:sz w:val="24"/>
          <w:szCs w:val="24"/>
        </w:rPr>
        <w:t xml:space="preserve"> identified a group of ground beetle species </w:t>
      </w:r>
      <w:r w:rsidR="00854411">
        <w:rPr>
          <w:sz w:val="24"/>
          <w:szCs w:val="24"/>
        </w:rPr>
        <w:t xml:space="preserve">with low values of PC1, which </w:t>
      </w:r>
      <w:r w:rsidR="004A41CC">
        <w:rPr>
          <w:sz w:val="24"/>
          <w:szCs w:val="24"/>
        </w:rPr>
        <w:t xml:space="preserve">have </w:t>
      </w:r>
      <w:r w:rsidR="008E29E9">
        <w:rPr>
          <w:sz w:val="24"/>
          <w:szCs w:val="24"/>
        </w:rPr>
        <w:t>adapt</w:t>
      </w:r>
      <w:r w:rsidR="004A41CC">
        <w:rPr>
          <w:sz w:val="24"/>
          <w:szCs w:val="24"/>
        </w:rPr>
        <w:t>ations</w:t>
      </w:r>
      <w:r w:rsidR="008E29E9">
        <w:rPr>
          <w:sz w:val="24"/>
          <w:szCs w:val="24"/>
        </w:rPr>
        <w:t xml:space="preserve"> to push through dense substrates. This group consisted of many of the </w:t>
      </w:r>
      <w:proofErr w:type="spellStart"/>
      <w:r w:rsidR="008E29E9" w:rsidRPr="008E29E9">
        <w:rPr>
          <w:i/>
          <w:iCs/>
          <w:sz w:val="24"/>
          <w:szCs w:val="24"/>
        </w:rPr>
        <w:t>Pterostichus</w:t>
      </w:r>
      <w:proofErr w:type="spellEnd"/>
      <w:r w:rsidR="008E29E9">
        <w:rPr>
          <w:sz w:val="24"/>
          <w:szCs w:val="24"/>
        </w:rPr>
        <w:t xml:space="preserve">, </w:t>
      </w:r>
      <w:proofErr w:type="spellStart"/>
      <w:r w:rsidR="00C32EBC" w:rsidRPr="00C32EBC">
        <w:rPr>
          <w:i/>
          <w:iCs/>
          <w:sz w:val="24"/>
          <w:szCs w:val="24"/>
        </w:rPr>
        <w:t>Cyclotrachelus</w:t>
      </w:r>
      <w:proofErr w:type="spellEnd"/>
      <w:r w:rsidR="00C32EBC">
        <w:rPr>
          <w:sz w:val="24"/>
          <w:szCs w:val="24"/>
        </w:rPr>
        <w:t xml:space="preserve">, and </w:t>
      </w:r>
      <w:proofErr w:type="spellStart"/>
      <w:r w:rsidR="008E29E9" w:rsidRPr="00C32EBC">
        <w:rPr>
          <w:i/>
          <w:iCs/>
          <w:sz w:val="24"/>
          <w:szCs w:val="24"/>
        </w:rPr>
        <w:t>Anisodactylus</w:t>
      </w:r>
      <w:proofErr w:type="spellEnd"/>
      <w:r w:rsidR="008E29E9">
        <w:rPr>
          <w:sz w:val="24"/>
          <w:szCs w:val="24"/>
        </w:rPr>
        <w:t xml:space="preserve">, </w:t>
      </w:r>
      <w:r w:rsidR="00C32EBC">
        <w:rPr>
          <w:sz w:val="24"/>
          <w:szCs w:val="24"/>
        </w:rPr>
        <w:t xml:space="preserve">which tended to have </w:t>
      </w:r>
      <w:r w:rsidR="00134A0E">
        <w:rPr>
          <w:sz w:val="24"/>
          <w:szCs w:val="24"/>
        </w:rPr>
        <w:t xml:space="preserve">proportionally shorter legs, wider </w:t>
      </w:r>
      <w:proofErr w:type="spellStart"/>
      <w:r w:rsidR="00134A0E">
        <w:rPr>
          <w:sz w:val="24"/>
          <w:szCs w:val="24"/>
        </w:rPr>
        <w:t>pronota</w:t>
      </w:r>
      <w:proofErr w:type="spellEnd"/>
      <w:r w:rsidR="00134A0E">
        <w:rPr>
          <w:sz w:val="24"/>
          <w:szCs w:val="24"/>
        </w:rPr>
        <w:t>, and longer rear trochanters, all relative to body length.</w:t>
      </w:r>
      <w:r w:rsidR="009879ED">
        <w:rPr>
          <w:sz w:val="24"/>
          <w:szCs w:val="24"/>
        </w:rPr>
        <w:t xml:space="preserve"> Meanwhile, other genera of ground beetles, like</w:t>
      </w:r>
      <w:r w:rsidR="00854411">
        <w:rPr>
          <w:sz w:val="24"/>
          <w:szCs w:val="24"/>
        </w:rPr>
        <w:t xml:space="preserve"> </w:t>
      </w:r>
      <w:proofErr w:type="spellStart"/>
      <w:r w:rsidR="00854411" w:rsidRPr="004A41CC">
        <w:rPr>
          <w:i/>
          <w:iCs/>
          <w:sz w:val="24"/>
          <w:szCs w:val="24"/>
        </w:rPr>
        <w:t>Sphaeroderus</w:t>
      </w:r>
      <w:proofErr w:type="spellEnd"/>
      <w:r w:rsidR="00854411">
        <w:rPr>
          <w:sz w:val="24"/>
          <w:szCs w:val="24"/>
        </w:rPr>
        <w:t xml:space="preserve">, </w:t>
      </w:r>
      <w:proofErr w:type="spellStart"/>
      <w:r w:rsidR="00854411" w:rsidRPr="004A41CC">
        <w:rPr>
          <w:i/>
          <w:iCs/>
          <w:sz w:val="24"/>
          <w:szCs w:val="24"/>
        </w:rPr>
        <w:t>Carabus</w:t>
      </w:r>
      <w:proofErr w:type="spellEnd"/>
      <w:r w:rsidR="00854411">
        <w:rPr>
          <w:sz w:val="24"/>
          <w:szCs w:val="24"/>
        </w:rPr>
        <w:t xml:space="preserve">, </w:t>
      </w:r>
      <w:proofErr w:type="spellStart"/>
      <w:r w:rsidR="00854411" w:rsidRPr="004A41CC">
        <w:rPr>
          <w:i/>
          <w:iCs/>
          <w:sz w:val="24"/>
          <w:szCs w:val="24"/>
        </w:rPr>
        <w:t>Platynus</w:t>
      </w:r>
      <w:proofErr w:type="spellEnd"/>
      <w:r w:rsidR="00854411">
        <w:rPr>
          <w:sz w:val="24"/>
          <w:szCs w:val="24"/>
        </w:rPr>
        <w:t xml:space="preserve">, </w:t>
      </w:r>
      <w:r w:rsidR="00F97733">
        <w:rPr>
          <w:sz w:val="24"/>
          <w:szCs w:val="24"/>
        </w:rPr>
        <w:t xml:space="preserve">and </w:t>
      </w:r>
      <w:proofErr w:type="spellStart"/>
      <w:r w:rsidR="00F97733" w:rsidRPr="00F97733">
        <w:rPr>
          <w:i/>
          <w:iCs/>
          <w:sz w:val="24"/>
          <w:szCs w:val="24"/>
        </w:rPr>
        <w:t>Cymindis</w:t>
      </w:r>
      <w:proofErr w:type="spellEnd"/>
      <w:r w:rsidR="00F97733">
        <w:rPr>
          <w:sz w:val="24"/>
          <w:szCs w:val="24"/>
        </w:rPr>
        <w:t xml:space="preserve">, </w:t>
      </w:r>
      <w:r w:rsidR="00854411">
        <w:rPr>
          <w:sz w:val="24"/>
          <w:szCs w:val="24"/>
        </w:rPr>
        <w:t>had higher values</w:t>
      </w:r>
      <w:r w:rsidR="00E25B95">
        <w:rPr>
          <w:sz w:val="24"/>
          <w:szCs w:val="24"/>
        </w:rPr>
        <w:t xml:space="preserve"> of PC1, and had adaptations to </w:t>
      </w:r>
      <w:r w:rsidR="003817D4">
        <w:rPr>
          <w:sz w:val="24"/>
          <w:szCs w:val="24"/>
        </w:rPr>
        <w:t>walk on the ground surface or climb on plants</w:t>
      </w:r>
      <w:r w:rsidR="001135E8">
        <w:rPr>
          <w:sz w:val="24"/>
          <w:szCs w:val="24"/>
        </w:rPr>
        <w:t xml:space="preserve">. </w:t>
      </w:r>
      <w:r w:rsidR="00CB5B59">
        <w:rPr>
          <w:sz w:val="24"/>
          <w:szCs w:val="24"/>
        </w:rPr>
        <w:t xml:space="preserve">We found that </w:t>
      </w:r>
      <w:r w:rsidR="00807772">
        <w:rPr>
          <w:sz w:val="24"/>
          <w:szCs w:val="24"/>
        </w:rPr>
        <w:t xml:space="preserve">beetles common in salvaged plots </w:t>
      </w:r>
      <w:r w:rsidR="001C5184">
        <w:rPr>
          <w:sz w:val="24"/>
          <w:szCs w:val="24"/>
        </w:rPr>
        <w:t xml:space="preserve">tended to have lower values of PC1, as well as adaptations to burrowing, such as </w:t>
      </w:r>
      <w:r w:rsidR="000F6D6C">
        <w:rPr>
          <w:sz w:val="24"/>
          <w:szCs w:val="24"/>
        </w:rPr>
        <w:t xml:space="preserve">proportionally longer rear trochanters. </w:t>
      </w:r>
      <w:r w:rsidR="001B7C4A">
        <w:rPr>
          <w:sz w:val="24"/>
          <w:szCs w:val="24"/>
        </w:rPr>
        <w:t>Importantly, these trends persisted in 2022</w:t>
      </w:r>
      <w:r w:rsidR="00912F8E">
        <w:rPr>
          <w:sz w:val="24"/>
          <w:szCs w:val="24"/>
        </w:rPr>
        <w:t xml:space="preserve">, suggesting that </w:t>
      </w:r>
      <w:r w:rsidR="00FB30BE">
        <w:rPr>
          <w:sz w:val="24"/>
          <w:szCs w:val="24"/>
        </w:rPr>
        <w:t>salvag</w:t>
      </w:r>
      <w:r w:rsidR="009420AF">
        <w:rPr>
          <w:sz w:val="24"/>
          <w:szCs w:val="24"/>
        </w:rPr>
        <w:t xml:space="preserve">e-logging was still acting as a selective force on ground beetles after </w:t>
      </w:r>
      <w:r w:rsidR="00B525F5">
        <w:rPr>
          <w:sz w:val="24"/>
          <w:szCs w:val="24"/>
        </w:rPr>
        <w:t xml:space="preserve">9 years. Particularly, </w:t>
      </w:r>
      <w:r w:rsidR="005629FF" w:rsidRPr="002D506C">
        <w:rPr>
          <w:i/>
          <w:iCs/>
          <w:sz w:val="24"/>
          <w:szCs w:val="24"/>
        </w:rPr>
        <w:t xml:space="preserve">P. </w:t>
      </w:r>
      <w:proofErr w:type="spellStart"/>
      <w:r w:rsidR="005629FF" w:rsidRPr="002D506C">
        <w:rPr>
          <w:i/>
          <w:iCs/>
          <w:sz w:val="24"/>
          <w:szCs w:val="24"/>
        </w:rPr>
        <w:t>stygicus</w:t>
      </w:r>
      <w:proofErr w:type="spellEnd"/>
      <w:r w:rsidR="005629FF">
        <w:rPr>
          <w:sz w:val="24"/>
          <w:szCs w:val="24"/>
        </w:rPr>
        <w:t xml:space="preserve">, a </w:t>
      </w:r>
      <w:r w:rsidR="002D506C">
        <w:rPr>
          <w:sz w:val="24"/>
          <w:szCs w:val="24"/>
        </w:rPr>
        <w:t>species with adaptations to burrowing,</w:t>
      </w:r>
      <w:r w:rsidR="005629FF">
        <w:rPr>
          <w:sz w:val="24"/>
          <w:szCs w:val="24"/>
        </w:rPr>
        <w:t xml:space="preserve"> remained extremely abundant </w:t>
      </w:r>
      <w:r w:rsidR="002D506C">
        <w:rPr>
          <w:sz w:val="24"/>
          <w:szCs w:val="24"/>
        </w:rPr>
        <w:t>in 2022 in salvaged plots.</w:t>
      </w:r>
    </w:p>
    <w:p w14:paraId="2E6768B9" w14:textId="77777777" w:rsidR="002C40D4" w:rsidRDefault="002C40D4" w:rsidP="00E34238">
      <w:pPr>
        <w:rPr>
          <w:sz w:val="24"/>
          <w:szCs w:val="24"/>
        </w:rPr>
      </w:pPr>
    </w:p>
    <w:p w14:paraId="3B78230D" w14:textId="14DDAD70" w:rsidR="00CC5C11" w:rsidRPr="0005550C" w:rsidRDefault="0013147E" w:rsidP="00E34238">
      <w:pPr>
        <w:rPr>
          <w:sz w:val="24"/>
          <w:szCs w:val="24"/>
        </w:rPr>
      </w:pPr>
      <w:r>
        <w:rPr>
          <w:sz w:val="24"/>
          <w:szCs w:val="24"/>
        </w:rPr>
        <w:t xml:space="preserve"> </w:t>
      </w:r>
    </w:p>
    <w:p w14:paraId="1821BF1E" w14:textId="7E6CCE62" w:rsidR="00233D51" w:rsidRPr="004F5EA0" w:rsidRDefault="000C11C8" w:rsidP="00E34238">
      <w:pPr>
        <w:rPr>
          <w:color w:val="FF0000"/>
          <w:sz w:val="24"/>
          <w:szCs w:val="24"/>
        </w:rPr>
      </w:pPr>
      <w:r w:rsidRPr="004F5EA0">
        <w:rPr>
          <w:color w:val="FF0000"/>
          <w:sz w:val="24"/>
          <w:szCs w:val="24"/>
        </w:rPr>
        <w:t>Other ideas</w:t>
      </w:r>
      <w:r w:rsidR="004F5EA0">
        <w:rPr>
          <w:color w:val="FF0000"/>
          <w:sz w:val="24"/>
          <w:szCs w:val="24"/>
        </w:rPr>
        <w:t xml:space="preserve"> (disorganized):</w:t>
      </w:r>
    </w:p>
    <w:p w14:paraId="0BCC405C" w14:textId="77777777" w:rsidR="000300C0" w:rsidRPr="004F5EA0" w:rsidRDefault="000300C0" w:rsidP="00E34238">
      <w:pPr>
        <w:rPr>
          <w:color w:val="FF0000"/>
          <w:sz w:val="24"/>
          <w:szCs w:val="24"/>
        </w:rPr>
      </w:pPr>
    </w:p>
    <w:p w14:paraId="2EACAE0F" w14:textId="2C9118E4" w:rsidR="000300C0" w:rsidRPr="004F5EA0" w:rsidRDefault="000300C0" w:rsidP="00E34238">
      <w:pPr>
        <w:rPr>
          <w:color w:val="FF0000"/>
          <w:sz w:val="24"/>
          <w:szCs w:val="24"/>
        </w:rPr>
      </w:pPr>
      <w:r w:rsidRPr="004F5EA0">
        <w:rPr>
          <w:color w:val="FF0000"/>
          <w:sz w:val="24"/>
          <w:szCs w:val="24"/>
        </w:rPr>
        <w:t>-</w:t>
      </w:r>
      <w:r w:rsidR="007C19B6" w:rsidRPr="004F5EA0">
        <w:rPr>
          <w:color w:val="FF0000"/>
          <w:sz w:val="24"/>
          <w:szCs w:val="24"/>
        </w:rPr>
        <w:t>Species such a</w:t>
      </w:r>
      <w:r w:rsidR="00D475B5" w:rsidRPr="004F5EA0">
        <w:rPr>
          <w:color w:val="FF0000"/>
          <w:sz w:val="24"/>
          <w:szCs w:val="24"/>
        </w:rPr>
        <w:t xml:space="preserve">s </w:t>
      </w:r>
      <w:proofErr w:type="spellStart"/>
      <w:r w:rsidR="00D475B5" w:rsidRPr="004F5EA0">
        <w:rPr>
          <w:i/>
          <w:iCs/>
          <w:color w:val="FF0000"/>
          <w:sz w:val="24"/>
          <w:szCs w:val="24"/>
        </w:rPr>
        <w:t>Sphaeroderus</w:t>
      </w:r>
      <w:proofErr w:type="spellEnd"/>
      <w:r w:rsidR="00D475B5" w:rsidRPr="004F5EA0">
        <w:rPr>
          <w:i/>
          <w:iCs/>
          <w:color w:val="FF0000"/>
          <w:sz w:val="24"/>
          <w:szCs w:val="24"/>
        </w:rPr>
        <w:t xml:space="preserve"> </w:t>
      </w:r>
      <w:proofErr w:type="spellStart"/>
      <w:r w:rsidR="00D475B5" w:rsidRPr="004F5EA0">
        <w:rPr>
          <w:i/>
          <w:iCs/>
          <w:color w:val="FF0000"/>
          <w:sz w:val="24"/>
          <w:szCs w:val="24"/>
        </w:rPr>
        <w:t>stenostomus</w:t>
      </w:r>
      <w:proofErr w:type="spellEnd"/>
      <w:r w:rsidR="001F1F31" w:rsidRPr="004F5EA0">
        <w:rPr>
          <w:color w:val="FF0000"/>
          <w:sz w:val="24"/>
          <w:szCs w:val="24"/>
        </w:rPr>
        <w:t>,</w:t>
      </w:r>
      <w:r w:rsidR="00D475B5" w:rsidRPr="004F5EA0">
        <w:rPr>
          <w:color w:val="FF0000"/>
          <w:sz w:val="24"/>
          <w:szCs w:val="24"/>
        </w:rPr>
        <w:t xml:space="preserve"> </w:t>
      </w:r>
      <w:r w:rsidR="008A333A" w:rsidRPr="004F5EA0">
        <w:rPr>
          <w:i/>
          <w:iCs/>
          <w:color w:val="FF0000"/>
          <w:sz w:val="24"/>
          <w:szCs w:val="24"/>
        </w:rPr>
        <w:t>P</w:t>
      </w:r>
      <w:r w:rsidR="001A20A4" w:rsidRPr="004F5EA0">
        <w:rPr>
          <w:i/>
          <w:iCs/>
          <w:color w:val="FF0000"/>
          <w:sz w:val="24"/>
          <w:szCs w:val="24"/>
        </w:rPr>
        <w:t>.</w:t>
      </w:r>
      <w:r w:rsidR="008A333A" w:rsidRPr="004F5EA0">
        <w:rPr>
          <w:i/>
          <w:iCs/>
          <w:color w:val="FF0000"/>
          <w:sz w:val="24"/>
          <w:szCs w:val="24"/>
        </w:rPr>
        <w:t xml:space="preserve"> </w:t>
      </w:r>
      <w:proofErr w:type="spellStart"/>
      <w:r w:rsidR="008A333A" w:rsidRPr="004F5EA0">
        <w:rPr>
          <w:i/>
          <w:iCs/>
          <w:color w:val="FF0000"/>
          <w:sz w:val="24"/>
          <w:szCs w:val="24"/>
        </w:rPr>
        <w:t>moest</w:t>
      </w:r>
      <w:r w:rsidR="001F1F31" w:rsidRPr="004F5EA0">
        <w:rPr>
          <w:i/>
          <w:iCs/>
          <w:color w:val="FF0000"/>
          <w:sz w:val="24"/>
          <w:szCs w:val="24"/>
        </w:rPr>
        <w:t>us</w:t>
      </w:r>
      <w:proofErr w:type="spellEnd"/>
      <w:r w:rsidR="001F1F31" w:rsidRPr="004F5EA0">
        <w:rPr>
          <w:color w:val="FF0000"/>
          <w:sz w:val="24"/>
          <w:szCs w:val="24"/>
        </w:rPr>
        <w:t xml:space="preserve">, </w:t>
      </w:r>
      <w:r w:rsidR="001F1F31" w:rsidRPr="004F5EA0">
        <w:rPr>
          <w:i/>
          <w:iCs/>
          <w:color w:val="FF0000"/>
          <w:sz w:val="24"/>
          <w:szCs w:val="24"/>
        </w:rPr>
        <w:t xml:space="preserve">P. </w:t>
      </w:r>
      <w:proofErr w:type="spellStart"/>
      <w:r w:rsidR="001F1F31" w:rsidRPr="004F5EA0">
        <w:rPr>
          <w:i/>
          <w:iCs/>
          <w:color w:val="FF0000"/>
          <w:sz w:val="24"/>
          <w:szCs w:val="24"/>
        </w:rPr>
        <w:t>l</w:t>
      </w:r>
      <w:r w:rsidR="001A20A4" w:rsidRPr="004F5EA0">
        <w:rPr>
          <w:i/>
          <w:iCs/>
          <w:color w:val="FF0000"/>
          <w:sz w:val="24"/>
          <w:szCs w:val="24"/>
        </w:rPr>
        <w:t>achrymosus</w:t>
      </w:r>
      <w:proofErr w:type="spellEnd"/>
      <w:r w:rsidR="007937A3" w:rsidRPr="004F5EA0">
        <w:rPr>
          <w:color w:val="FF0000"/>
          <w:sz w:val="24"/>
          <w:szCs w:val="24"/>
        </w:rPr>
        <w:t xml:space="preserve">, </w:t>
      </w:r>
      <w:r w:rsidR="007937A3" w:rsidRPr="004F5EA0">
        <w:rPr>
          <w:i/>
          <w:iCs/>
          <w:color w:val="FF0000"/>
          <w:sz w:val="24"/>
          <w:szCs w:val="24"/>
        </w:rPr>
        <w:t xml:space="preserve">P. </w:t>
      </w:r>
      <w:proofErr w:type="spellStart"/>
      <w:r w:rsidR="007937A3" w:rsidRPr="004F5EA0">
        <w:rPr>
          <w:i/>
          <w:iCs/>
          <w:color w:val="FF0000"/>
          <w:sz w:val="24"/>
          <w:szCs w:val="24"/>
        </w:rPr>
        <w:t>adoxus</w:t>
      </w:r>
      <w:proofErr w:type="spellEnd"/>
      <w:r w:rsidR="007937A3" w:rsidRPr="004F5EA0">
        <w:rPr>
          <w:color w:val="FF0000"/>
          <w:sz w:val="24"/>
          <w:szCs w:val="24"/>
        </w:rPr>
        <w:t xml:space="preserve">, and </w:t>
      </w:r>
      <w:proofErr w:type="spellStart"/>
      <w:r w:rsidR="007937A3" w:rsidRPr="004F5EA0">
        <w:rPr>
          <w:i/>
          <w:iCs/>
          <w:color w:val="FF0000"/>
          <w:sz w:val="24"/>
          <w:szCs w:val="24"/>
        </w:rPr>
        <w:t>Cyclotrachelus</w:t>
      </w:r>
      <w:proofErr w:type="spellEnd"/>
      <w:r w:rsidR="007937A3" w:rsidRPr="004F5EA0">
        <w:rPr>
          <w:i/>
          <w:iCs/>
          <w:color w:val="FF0000"/>
          <w:sz w:val="24"/>
          <w:szCs w:val="24"/>
        </w:rPr>
        <w:t xml:space="preserve"> </w:t>
      </w:r>
      <w:proofErr w:type="spellStart"/>
      <w:r w:rsidR="007937A3" w:rsidRPr="004F5EA0">
        <w:rPr>
          <w:i/>
          <w:iCs/>
          <w:color w:val="FF0000"/>
          <w:sz w:val="24"/>
          <w:szCs w:val="24"/>
        </w:rPr>
        <w:t>sigillatus</w:t>
      </w:r>
      <w:proofErr w:type="spellEnd"/>
      <w:r w:rsidR="001A20A4" w:rsidRPr="004F5EA0">
        <w:rPr>
          <w:color w:val="FF0000"/>
          <w:sz w:val="24"/>
          <w:szCs w:val="24"/>
        </w:rPr>
        <w:t xml:space="preserve"> showed highest activity abundance in windthrow plots in 2022.</w:t>
      </w:r>
      <w:r w:rsidR="008D69BD" w:rsidRPr="004F5EA0">
        <w:rPr>
          <w:color w:val="FF0000"/>
          <w:sz w:val="24"/>
          <w:szCs w:val="24"/>
        </w:rPr>
        <w:t xml:space="preserve"> Meanwhile</w:t>
      </w:r>
      <w:r w:rsidR="00427B8B" w:rsidRPr="004F5EA0">
        <w:rPr>
          <w:color w:val="FF0000"/>
          <w:sz w:val="24"/>
          <w:szCs w:val="24"/>
        </w:rPr>
        <w:t>, other species remained abundant in salvaged plots</w:t>
      </w:r>
      <w:r w:rsidR="007A42CA" w:rsidRPr="004F5EA0">
        <w:rPr>
          <w:color w:val="FF0000"/>
          <w:sz w:val="24"/>
          <w:szCs w:val="24"/>
        </w:rPr>
        <w:t>, but these were usually not forest specialists.</w:t>
      </w:r>
    </w:p>
    <w:p w14:paraId="00A84CA9" w14:textId="77777777" w:rsidR="008A05A3" w:rsidRPr="004F5EA0" w:rsidRDefault="008A05A3" w:rsidP="00E34238">
      <w:pPr>
        <w:rPr>
          <w:color w:val="FF0000"/>
          <w:sz w:val="24"/>
          <w:szCs w:val="24"/>
        </w:rPr>
      </w:pPr>
    </w:p>
    <w:p w14:paraId="47F4FFBF" w14:textId="65BB6129" w:rsidR="00FC4C6B" w:rsidRPr="004F5EA0" w:rsidRDefault="00432463" w:rsidP="00E34238">
      <w:pPr>
        <w:rPr>
          <w:color w:val="FF0000"/>
          <w:sz w:val="24"/>
          <w:szCs w:val="24"/>
        </w:rPr>
      </w:pPr>
      <w:r w:rsidRPr="004F5EA0">
        <w:rPr>
          <w:color w:val="FF0000"/>
          <w:sz w:val="24"/>
          <w:szCs w:val="24"/>
        </w:rPr>
        <w:t xml:space="preserve">PC1 low value: </w:t>
      </w:r>
      <w:r w:rsidR="00BC586A" w:rsidRPr="004F5EA0">
        <w:rPr>
          <w:color w:val="FF0000"/>
          <w:sz w:val="24"/>
          <w:szCs w:val="24"/>
        </w:rPr>
        <w:t>This group</w:t>
      </w:r>
      <w:r w:rsidR="007F484F" w:rsidRPr="004F5EA0">
        <w:rPr>
          <w:color w:val="FF0000"/>
          <w:sz w:val="24"/>
          <w:szCs w:val="24"/>
        </w:rPr>
        <w:t xml:space="preserve"> may use a strategy called ‘wedge pushing’ to move, where they use their pronotum and head as a wedge </w:t>
      </w:r>
      <w:r w:rsidR="00DF740E" w:rsidRPr="004F5EA0">
        <w:rPr>
          <w:color w:val="FF0000"/>
          <w:sz w:val="24"/>
          <w:szCs w:val="24"/>
        </w:rPr>
        <w:t xml:space="preserve">to burrow through substrates. </w:t>
      </w:r>
      <w:r w:rsidR="007A136C" w:rsidRPr="004F5EA0">
        <w:rPr>
          <w:color w:val="FF0000"/>
          <w:sz w:val="24"/>
          <w:szCs w:val="24"/>
        </w:rPr>
        <w:t>In contrast,</w:t>
      </w:r>
      <w:r w:rsidR="00E4779E" w:rsidRPr="004F5EA0">
        <w:rPr>
          <w:color w:val="FF0000"/>
          <w:sz w:val="24"/>
          <w:szCs w:val="24"/>
        </w:rPr>
        <w:t xml:space="preserve"> species on the </w:t>
      </w:r>
      <w:r w:rsidR="000D1473" w:rsidRPr="004F5EA0">
        <w:rPr>
          <w:color w:val="FF0000"/>
          <w:sz w:val="24"/>
          <w:szCs w:val="24"/>
        </w:rPr>
        <w:t xml:space="preserve">right side of Fig. 2 (with positive values of PC1) have </w:t>
      </w:r>
    </w:p>
    <w:p w14:paraId="655DBECA" w14:textId="77777777" w:rsidR="00416990" w:rsidRPr="004F5EA0" w:rsidRDefault="00416990" w:rsidP="00E34238">
      <w:pPr>
        <w:rPr>
          <w:color w:val="FF0000"/>
          <w:sz w:val="24"/>
          <w:szCs w:val="24"/>
        </w:rPr>
      </w:pPr>
    </w:p>
    <w:p w14:paraId="6E90097F" w14:textId="516A0818" w:rsidR="00416990" w:rsidRPr="004F5EA0" w:rsidRDefault="00416990" w:rsidP="00E34238">
      <w:pPr>
        <w:rPr>
          <w:color w:val="FF0000"/>
          <w:sz w:val="24"/>
          <w:szCs w:val="24"/>
        </w:rPr>
      </w:pPr>
      <w:r w:rsidRPr="004F5EA0">
        <w:rPr>
          <w:color w:val="FF0000"/>
          <w:sz w:val="24"/>
          <w:szCs w:val="24"/>
        </w:rPr>
        <w:t xml:space="preserve">The </w:t>
      </w:r>
      <w:proofErr w:type="spellStart"/>
      <w:r w:rsidRPr="004F5EA0">
        <w:rPr>
          <w:color w:val="FF0000"/>
          <w:sz w:val="24"/>
          <w:szCs w:val="24"/>
        </w:rPr>
        <w:t>antenna:rear</w:t>
      </w:r>
      <w:proofErr w:type="spellEnd"/>
      <w:r w:rsidRPr="004F5EA0">
        <w:rPr>
          <w:color w:val="FF0000"/>
          <w:sz w:val="24"/>
          <w:szCs w:val="24"/>
        </w:rPr>
        <w:t xml:space="preserve"> leg ratio seems partly to indicate beetle size. Like the smaller beetles seem to have longer antennae relative to their rear leg. Additionally, </w:t>
      </w:r>
      <w:r w:rsidR="00E517D6" w:rsidRPr="004F5EA0">
        <w:rPr>
          <w:color w:val="FF0000"/>
          <w:sz w:val="24"/>
          <w:szCs w:val="24"/>
        </w:rPr>
        <w:t xml:space="preserve">the wedge pusher species seem to have short antennae relative to their rear legs, while the climbers (such as </w:t>
      </w:r>
      <w:proofErr w:type="spellStart"/>
      <w:r w:rsidR="00A46D97" w:rsidRPr="004F5EA0">
        <w:rPr>
          <w:color w:val="FF0000"/>
          <w:sz w:val="24"/>
          <w:szCs w:val="24"/>
        </w:rPr>
        <w:t>Cymindis</w:t>
      </w:r>
      <w:proofErr w:type="spellEnd"/>
      <w:r w:rsidR="00A46D97" w:rsidRPr="004F5EA0">
        <w:rPr>
          <w:color w:val="FF0000"/>
          <w:sz w:val="24"/>
          <w:szCs w:val="24"/>
        </w:rPr>
        <w:t xml:space="preserve">, </w:t>
      </w:r>
      <w:proofErr w:type="spellStart"/>
      <w:r w:rsidR="00A46D97" w:rsidRPr="004F5EA0">
        <w:rPr>
          <w:color w:val="FF0000"/>
          <w:sz w:val="24"/>
          <w:szCs w:val="24"/>
        </w:rPr>
        <w:t>Platynus</w:t>
      </w:r>
      <w:proofErr w:type="spellEnd"/>
      <w:r w:rsidR="00CF2E7E" w:rsidRPr="004F5EA0">
        <w:rPr>
          <w:color w:val="FF0000"/>
          <w:sz w:val="24"/>
          <w:szCs w:val="24"/>
        </w:rPr>
        <w:t>) have longer antennae relative to their rear legs.</w:t>
      </w:r>
    </w:p>
    <w:p w14:paraId="598B0F82" w14:textId="77777777" w:rsidR="00E517D6" w:rsidRPr="004F5EA0" w:rsidRDefault="00E517D6" w:rsidP="00E34238">
      <w:pPr>
        <w:rPr>
          <w:color w:val="FF0000"/>
          <w:sz w:val="24"/>
          <w:szCs w:val="24"/>
        </w:rPr>
      </w:pPr>
    </w:p>
    <w:p w14:paraId="162D6AA9" w14:textId="1D00B161" w:rsidR="008A05A3" w:rsidRPr="004F5EA0" w:rsidRDefault="00783F37" w:rsidP="00E34238">
      <w:pPr>
        <w:rPr>
          <w:color w:val="FF0000"/>
          <w:sz w:val="24"/>
          <w:szCs w:val="24"/>
        </w:rPr>
      </w:pPr>
      <w:r w:rsidRPr="004F5EA0">
        <w:rPr>
          <w:color w:val="FF0000"/>
          <w:sz w:val="24"/>
          <w:szCs w:val="24"/>
        </w:rPr>
        <w:t>Thus, by testing</w:t>
      </w:r>
      <w:r w:rsidR="00A33D7E" w:rsidRPr="004F5EA0">
        <w:rPr>
          <w:color w:val="FF0000"/>
          <w:sz w:val="24"/>
          <w:szCs w:val="24"/>
        </w:rPr>
        <w:t xml:space="preserve"> community-weighted means of PC axes, w</w:t>
      </w:r>
      <w:r w:rsidR="00ED6C74" w:rsidRPr="004F5EA0">
        <w:rPr>
          <w:color w:val="FF0000"/>
          <w:sz w:val="24"/>
          <w:szCs w:val="24"/>
        </w:rPr>
        <w:t xml:space="preserve">e explored trait syndromes and how </w:t>
      </w:r>
      <w:r w:rsidR="006C6BD1" w:rsidRPr="004F5EA0">
        <w:rPr>
          <w:color w:val="FF0000"/>
          <w:sz w:val="24"/>
          <w:szCs w:val="24"/>
        </w:rPr>
        <w:t>a tornado disturbance and subsequent logging might favor beetle species with certain collections of traits.</w:t>
      </w:r>
    </w:p>
    <w:p w14:paraId="03FCA8B2" w14:textId="77777777" w:rsidR="00E52EB6" w:rsidRPr="004F5EA0" w:rsidRDefault="00E52EB6" w:rsidP="00E34238">
      <w:pPr>
        <w:rPr>
          <w:color w:val="FF0000"/>
          <w:sz w:val="24"/>
          <w:szCs w:val="24"/>
        </w:rPr>
      </w:pPr>
    </w:p>
    <w:p w14:paraId="23C8E3F3" w14:textId="77777777" w:rsidR="00203128" w:rsidRPr="004F5EA0" w:rsidRDefault="00203128" w:rsidP="00E34238">
      <w:pPr>
        <w:rPr>
          <w:color w:val="FF0000"/>
          <w:sz w:val="24"/>
          <w:szCs w:val="24"/>
        </w:rPr>
      </w:pPr>
    </w:p>
    <w:p w14:paraId="4FEEC47C" w14:textId="77777777" w:rsidR="00203128" w:rsidRPr="004F5EA0" w:rsidRDefault="00203128" w:rsidP="00E34238">
      <w:pPr>
        <w:rPr>
          <w:color w:val="FF0000"/>
          <w:sz w:val="24"/>
          <w:szCs w:val="24"/>
        </w:rPr>
      </w:pPr>
    </w:p>
    <w:p w14:paraId="2C4C6892" w14:textId="77777777" w:rsidR="00D252AD" w:rsidRPr="004F5EA0" w:rsidRDefault="00D252AD" w:rsidP="00E34238">
      <w:pPr>
        <w:rPr>
          <w:color w:val="FF0000"/>
          <w:sz w:val="24"/>
          <w:szCs w:val="24"/>
        </w:rPr>
      </w:pPr>
    </w:p>
    <w:p w14:paraId="5456CD89" w14:textId="26BFECB7" w:rsidR="0023350D" w:rsidRPr="004F5EA0" w:rsidRDefault="00F219C0" w:rsidP="00E34238">
      <w:pPr>
        <w:rPr>
          <w:color w:val="FF0000"/>
          <w:sz w:val="24"/>
          <w:szCs w:val="24"/>
        </w:rPr>
      </w:pPr>
      <w:r w:rsidRPr="004F5EA0">
        <w:rPr>
          <w:color w:val="FF0000"/>
          <w:sz w:val="24"/>
          <w:szCs w:val="24"/>
        </w:rPr>
        <w:t xml:space="preserve"> However, there is an assumption that beetles caught </w:t>
      </w:r>
      <w:r w:rsidR="00AC2D28" w:rsidRPr="004F5EA0">
        <w:rPr>
          <w:color w:val="FF0000"/>
          <w:sz w:val="24"/>
          <w:szCs w:val="24"/>
        </w:rPr>
        <w:t>in each</w:t>
      </w:r>
      <w:r w:rsidR="00F12354" w:rsidRPr="004F5EA0">
        <w:rPr>
          <w:color w:val="FF0000"/>
          <w:sz w:val="24"/>
          <w:szCs w:val="24"/>
        </w:rPr>
        <w:t xml:space="preserve"> treatment area spend their entire life within that treatment. In reality, beetles might move from one </w:t>
      </w:r>
      <w:r w:rsidR="00305C7C" w:rsidRPr="004F5EA0">
        <w:rPr>
          <w:color w:val="FF0000"/>
          <w:sz w:val="24"/>
          <w:szCs w:val="24"/>
        </w:rPr>
        <w:t>treatment to another over the course of a day, month, or year.</w:t>
      </w:r>
    </w:p>
    <w:p w14:paraId="5BEBEA20" w14:textId="77777777" w:rsidR="00945C00" w:rsidRPr="004F5EA0" w:rsidRDefault="00945C00" w:rsidP="00E34238">
      <w:pPr>
        <w:rPr>
          <w:color w:val="FF0000"/>
          <w:sz w:val="24"/>
          <w:szCs w:val="24"/>
        </w:rPr>
      </w:pPr>
    </w:p>
    <w:p w14:paraId="7D97CB2D" w14:textId="5486CFF1" w:rsidR="00945C00" w:rsidRPr="004F5EA0" w:rsidRDefault="00945C00" w:rsidP="00E34238">
      <w:pPr>
        <w:rPr>
          <w:color w:val="FF0000"/>
          <w:sz w:val="24"/>
          <w:szCs w:val="24"/>
        </w:rPr>
      </w:pPr>
      <w:r w:rsidRPr="004F5EA0">
        <w:rPr>
          <w:color w:val="FF0000"/>
          <w:sz w:val="24"/>
          <w:szCs w:val="24"/>
        </w:rPr>
        <w:t>-</w:t>
      </w:r>
      <w:r w:rsidR="00646B55" w:rsidRPr="004F5EA0">
        <w:rPr>
          <w:color w:val="FF0000"/>
          <w:sz w:val="24"/>
          <w:szCs w:val="24"/>
        </w:rPr>
        <w:t>We did find that windthrow plots were intermediate in species and trait composition between forest and salvaged plots.</w:t>
      </w:r>
    </w:p>
    <w:p w14:paraId="4CE77EC9" w14:textId="77777777" w:rsidR="00646B55" w:rsidRPr="004F5EA0" w:rsidRDefault="00646B55" w:rsidP="00E34238">
      <w:pPr>
        <w:rPr>
          <w:color w:val="FF0000"/>
          <w:sz w:val="24"/>
          <w:szCs w:val="24"/>
        </w:rPr>
      </w:pPr>
    </w:p>
    <w:p w14:paraId="27EB41DE" w14:textId="66087DC6" w:rsidR="00646B55" w:rsidRPr="004F5EA0" w:rsidRDefault="00BE1037" w:rsidP="00E34238">
      <w:pPr>
        <w:rPr>
          <w:color w:val="FF0000"/>
          <w:sz w:val="24"/>
          <w:szCs w:val="24"/>
        </w:rPr>
      </w:pPr>
      <w:r w:rsidRPr="004F5EA0">
        <w:rPr>
          <w:color w:val="FF0000"/>
          <w:sz w:val="24"/>
          <w:szCs w:val="24"/>
        </w:rPr>
        <w:t>-Beetles caught in salvaged plots tended to have longer trochanters</w:t>
      </w:r>
      <w:r w:rsidR="003D37D5" w:rsidRPr="004F5EA0">
        <w:rPr>
          <w:color w:val="FF0000"/>
          <w:sz w:val="24"/>
          <w:szCs w:val="24"/>
        </w:rPr>
        <w:t>. I’m curious if this varies based on the flight capability of the beetle</w:t>
      </w:r>
      <w:r w:rsidR="00723281" w:rsidRPr="004F5EA0">
        <w:rPr>
          <w:color w:val="FF0000"/>
          <w:sz w:val="24"/>
          <w:szCs w:val="24"/>
        </w:rPr>
        <w:t>, or if this is something independent of that trend. I’m curious what kinds of ground vegetation were in the salvaged plots (</w:t>
      </w:r>
      <w:proofErr w:type="spellStart"/>
      <w:r w:rsidR="00723281" w:rsidRPr="004F5EA0">
        <w:rPr>
          <w:color w:val="FF0000"/>
          <w:sz w:val="24"/>
          <w:szCs w:val="24"/>
        </w:rPr>
        <w:t>ie</w:t>
      </w:r>
      <w:proofErr w:type="spellEnd"/>
      <w:r w:rsidR="00723281" w:rsidRPr="004F5EA0">
        <w:rPr>
          <w:color w:val="FF0000"/>
          <w:sz w:val="24"/>
          <w:szCs w:val="24"/>
        </w:rPr>
        <w:t>. what had replaced the leaf litter).</w:t>
      </w:r>
      <w:r w:rsidR="00D83F1B" w:rsidRPr="004F5EA0">
        <w:rPr>
          <w:color w:val="FF0000"/>
          <w:sz w:val="24"/>
          <w:szCs w:val="24"/>
        </w:rPr>
        <w:t xml:space="preserve"> I’m curious whether this observed difference in trochanters means that those long-trochanter species do more burrowing</w:t>
      </w:r>
      <w:r w:rsidR="001F7ED2" w:rsidRPr="004F5EA0">
        <w:rPr>
          <w:color w:val="FF0000"/>
          <w:sz w:val="24"/>
          <w:szCs w:val="24"/>
        </w:rPr>
        <w:t>.</w:t>
      </w:r>
      <w:r w:rsidR="0048385F" w:rsidRPr="004F5EA0">
        <w:rPr>
          <w:color w:val="FF0000"/>
          <w:sz w:val="24"/>
          <w:szCs w:val="24"/>
        </w:rPr>
        <w:t xml:space="preserve"> </w:t>
      </w:r>
      <w:r w:rsidR="00EF24D3" w:rsidRPr="004F5EA0">
        <w:rPr>
          <w:color w:val="FF0000"/>
          <w:sz w:val="24"/>
          <w:szCs w:val="24"/>
        </w:rPr>
        <w:t xml:space="preserve">And whether this relates to the bulk density of the soil. </w:t>
      </w:r>
      <w:r w:rsidR="00B21A40" w:rsidRPr="004F5EA0">
        <w:rPr>
          <w:color w:val="FF0000"/>
          <w:sz w:val="24"/>
          <w:szCs w:val="24"/>
        </w:rPr>
        <w:t xml:space="preserve">Or if this relates to </w:t>
      </w:r>
      <w:r w:rsidR="00121E53" w:rsidRPr="004F5EA0">
        <w:rPr>
          <w:color w:val="FF0000"/>
          <w:sz w:val="24"/>
          <w:szCs w:val="24"/>
        </w:rPr>
        <w:t xml:space="preserve">increases in the cover of vegetation. </w:t>
      </w:r>
      <w:r w:rsidR="0048385F" w:rsidRPr="004F5EA0">
        <w:rPr>
          <w:color w:val="FF0000"/>
          <w:sz w:val="24"/>
          <w:szCs w:val="24"/>
        </w:rPr>
        <w:t>Interestingly, some of the species that</w:t>
      </w:r>
      <w:r w:rsidR="0075295A" w:rsidRPr="004F5EA0">
        <w:rPr>
          <w:color w:val="FF0000"/>
          <w:sz w:val="24"/>
          <w:szCs w:val="24"/>
        </w:rPr>
        <w:t xml:space="preserve"> were abundant in salvaged plots in 2015 (such as </w:t>
      </w:r>
      <w:proofErr w:type="spellStart"/>
      <w:r w:rsidR="0075295A" w:rsidRPr="004F5EA0">
        <w:rPr>
          <w:i/>
          <w:iCs/>
          <w:color w:val="FF0000"/>
          <w:sz w:val="24"/>
          <w:szCs w:val="24"/>
        </w:rPr>
        <w:t>Pterostichus</w:t>
      </w:r>
      <w:proofErr w:type="spellEnd"/>
      <w:r w:rsidR="0075295A" w:rsidRPr="004F5EA0">
        <w:rPr>
          <w:i/>
          <w:iCs/>
          <w:color w:val="FF0000"/>
          <w:sz w:val="24"/>
          <w:szCs w:val="24"/>
        </w:rPr>
        <w:t xml:space="preserve"> </w:t>
      </w:r>
      <w:proofErr w:type="spellStart"/>
      <w:r w:rsidR="0075295A" w:rsidRPr="004F5EA0">
        <w:rPr>
          <w:i/>
          <w:iCs/>
          <w:color w:val="FF0000"/>
          <w:sz w:val="24"/>
          <w:szCs w:val="24"/>
        </w:rPr>
        <w:t>stygicus</w:t>
      </w:r>
      <w:proofErr w:type="spellEnd"/>
      <w:r w:rsidR="0075295A" w:rsidRPr="004F5EA0">
        <w:rPr>
          <w:color w:val="FF0000"/>
          <w:sz w:val="24"/>
          <w:szCs w:val="24"/>
        </w:rPr>
        <w:t xml:space="preserve">) were still extremely abundant in salvaged plots in 2022. </w:t>
      </w:r>
      <w:r w:rsidR="00BD0802" w:rsidRPr="004F5EA0">
        <w:rPr>
          <w:color w:val="FF0000"/>
          <w:sz w:val="24"/>
          <w:szCs w:val="24"/>
        </w:rPr>
        <w:t xml:space="preserve">Similarly, some species rare in salvaged plots in 2015 (such as </w:t>
      </w:r>
      <w:proofErr w:type="spellStart"/>
      <w:r w:rsidR="00BD0802" w:rsidRPr="004F5EA0">
        <w:rPr>
          <w:i/>
          <w:iCs/>
          <w:color w:val="FF0000"/>
          <w:sz w:val="24"/>
          <w:szCs w:val="24"/>
        </w:rPr>
        <w:t>Sphaeroderus</w:t>
      </w:r>
      <w:proofErr w:type="spellEnd"/>
      <w:r w:rsidR="00BD0802" w:rsidRPr="004F5EA0">
        <w:rPr>
          <w:i/>
          <w:iCs/>
          <w:color w:val="FF0000"/>
          <w:sz w:val="24"/>
          <w:szCs w:val="24"/>
        </w:rPr>
        <w:t xml:space="preserve"> </w:t>
      </w:r>
      <w:proofErr w:type="spellStart"/>
      <w:r w:rsidR="00BD0802" w:rsidRPr="004F5EA0">
        <w:rPr>
          <w:i/>
          <w:iCs/>
          <w:color w:val="FF0000"/>
          <w:sz w:val="24"/>
          <w:szCs w:val="24"/>
        </w:rPr>
        <w:t>stenostomus</w:t>
      </w:r>
      <w:proofErr w:type="spellEnd"/>
      <w:r w:rsidR="00BD0802" w:rsidRPr="004F5EA0">
        <w:rPr>
          <w:color w:val="FF0000"/>
          <w:sz w:val="24"/>
          <w:szCs w:val="24"/>
        </w:rPr>
        <w:t xml:space="preserve">) were still rare in salvaged plots in 2022. </w:t>
      </w:r>
      <w:r w:rsidR="0075295A" w:rsidRPr="004F5EA0">
        <w:rPr>
          <w:color w:val="FF0000"/>
          <w:sz w:val="24"/>
          <w:szCs w:val="24"/>
        </w:rPr>
        <w:t xml:space="preserve">This likely </w:t>
      </w:r>
      <w:r w:rsidR="008F2425" w:rsidRPr="004F5EA0">
        <w:rPr>
          <w:color w:val="FF0000"/>
          <w:sz w:val="24"/>
          <w:szCs w:val="24"/>
        </w:rPr>
        <w:t>caused the trend involving trochanter length to be found in both years.</w:t>
      </w:r>
      <w:r w:rsidR="00A41E36" w:rsidRPr="004F5EA0">
        <w:rPr>
          <w:color w:val="FF0000"/>
          <w:sz w:val="24"/>
          <w:szCs w:val="24"/>
        </w:rPr>
        <w:t xml:space="preserve"> However, other species </w:t>
      </w:r>
      <w:r w:rsidR="008A5CB9" w:rsidRPr="004F5EA0">
        <w:rPr>
          <w:color w:val="FF0000"/>
          <w:sz w:val="24"/>
          <w:szCs w:val="24"/>
        </w:rPr>
        <w:t xml:space="preserve">changed which treatment they were most abundant in, </w:t>
      </w:r>
    </w:p>
    <w:p w14:paraId="6B4FCA47" w14:textId="77777777" w:rsidR="00F96C41" w:rsidRPr="004F5EA0" w:rsidRDefault="00F96C41" w:rsidP="00E34238">
      <w:pPr>
        <w:rPr>
          <w:color w:val="FF0000"/>
          <w:sz w:val="24"/>
          <w:szCs w:val="24"/>
        </w:rPr>
      </w:pPr>
    </w:p>
    <w:p w14:paraId="53390B2D" w14:textId="6BD97350" w:rsidR="00F96C41" w:rsidRPr="004F5EA0" w:rsidRDefault="003D3D3A" w:rsidP="00E34238">
      <w:pPr>
        <w:rPr>
          <w:color w:val="FF0000"/>
          <w:sz w:val="24"/>
          <w:szCs w:val="24"/>
        </w:rPr>
      </w:pPr>
      <w:r w:rsidRPr="004F5EA0">
        <w:rPr>
          <w:color w:val="FF0000"/>
          <w:sz w:val="24"/>
          <w:szCs w:val="24"/>
        </w:rPr>
        <w:t>-</w:t>
      </w:r>
      <w:r w:rsidR="00F96C41" w:rsidRPr="004F5EA0">
        <w:rPr>
          <w:color w:val="FF0000"/>
          <w:sz w:val="24"/>
          <w:szCs w:val="24"/>
        </w:rPr>
        <w:t xml:space="preserve">I’m curious about how the ability to fly may result in tradeoffs. For example, I wonder if </w:t>
      </w:r>
      <w:r w:rsidR="008849A5" w:rsidRPr="004F5EA0">
        <w:rPr>
          <w:color w:val="FF0000"/>
          <w:sz w:val="24"/>
          <w:szCs w:val="24"/>
        </w:rPr>
        <w:t>the eyes of flight-capable ground beetles differ from those of flightless ones.</w:t>
      </w:r>
      <w:r w:rsidR="00E17653" w:rsidRPr="004F5EA0">
        <w:rPr>
          <w:color w:val="FF0000"/>
          <w:sz w:val="24"/>
          <w:szCs w:val="24"/>
        </w:rPr>
        <w:t xml:space="preserve"> Maybe flightless </w:t>
      </w:r>
      <w:r w:rsidR="00E17653" w:rsidRPr="004F5EA0">
        <w:rPr>
          <w:color w:val="FF0000"/>
          <w:sz w:val="24"/>
          <w:szCs w:val="24"/>
        </w:rPr>
        <w:lastRenderedPageBreak/>
        <w:t>ground beetle</w:t>
      </w:r>
      <w:r w:rsidR="002807A6" w:rsidRPr="004F5EA0">
        <w:rPr>
          <w:color w:val="FF0000"/>
          <w:sz w:val="24"/>
          <w:szCs w:val="24"/>
        </w:rPr>
        <w:t xml:space="preserve"> species evolve eyes that face more dorsally, which would create the same pattern that we observed.</w:t>
      </w:r>
    </w:p>
    <w:p w14:paraId="39200213" w14:textId="77777777" w:rsidR="00C07045" w:rsidRPr="004F5EA0" w:rsidRDefault="00C07045" w:rsidP="00E34238">
      <w:pPr>
        <w:rPr>
          <w:color w:val="FF0000"/>
          <w:sz w:val="24"/>
          <w:szCs w:val="24"/>
        </w:rPr>
      </w:pPr>
    </w:p>
    <w:p w14:paraId="3FA212A6" w14:textId="1029B5F5" w:rsidR="00C07045" w:rsidRPr="004F5EA0" w:rsidRDefault="003D3D3A" w:rsidP="00E34238">
      <w:pPr>
        <w:rPr>
          <w:color w:val="FF0000"/>
          <w:sz w:val="24"/>
          <w:szCs w:val="24"/>
        </w:rPr>
      </w:pPr>
      <w:r w:rsidRPr="004F5EA0">
        <w:rPr>
          <w:color w:val="FF0000"/>
          <w:sz w:val="24"/>
          <w:szCs w:val="24"/>
        </w:rPr>
        <w:t>-</w:t>
      </w:r>
      <w:r w:rsidR="004D0F68" w:rsidRPr="004F5EA0">
        <w:rPr>
          <w:color w:val="FF0000"/>
          <w:sz w:val="24"/>
          <w:szCs w:val="24"/>
        </w:rPr>
        <w:t xml:space="preserve">Windthrow and salvage-logging likely changed the </w:t>
      </w:r>
      <w:r w:rsidR="003D7ABE" w:rsidRPr="004F5EA0">
        <w:rPr>
          <w:color w:val="FF0000"/>
          <w:sz w:val="24"/>
          <w:szCs w:val="24"/>
        </w:rPr>
        <w:t xml:space="preserve">food web for the understory arthropods, and this topic deserves further study. </w:t>
      </w:r>
      <w:r w:rsidR="002E7691" w:rsidRPr="004F5EA0">
        <w:rPr>
          <w:color w:val="FF0000"/>
          <w:sz w:val="24"/>
          <w:szCs w:val="24"/>
        </w:rPr>
        <w:t xml:space="preserve">I’m curious about </w:t>
      </w:r>
      <w:r w:rsidR="00256733" w:rsidRPr="004F5EA0">
        <w:rPr>
          <w:color w:val="FF0000"/>
          <w:sz w:val="24"/>
          <w:szCs w:val="24"/>
        </w:rPr>
        <w:t xml:space="preserve">whether </w:t>
      </w:r>
      <w:r w:rsidR="007B23A7" w:rsidRPr="004F5EA0">
        <w:rPr>
          <w:color w:val="FF0000"/>
          <w:sz w:val="24"/>
          <w:szCs w:val="24"/>
        </w:rPr>
        <w:t>ground beetles in salvaged plots eat more seeds, or if they eat</w:t>
      </w:r>
      <w:r w:rsidR="004C2197" w:rsidRPr="004F5EA0">
        <w:rPr>
          <w:color w:val="FF0000"/>
          <w:sz w:val="24"/>
          <w:szCs w:val="24"/>
        </w:rPr>
        <w:t xml:space="preserve"> different types of food, such as </w:t>
      </w:r>
      <w:r w:rsidR="00335435" w:rsidRPr="004F5EA0">
        <w:rPr>
          <w:color w:val="FF0000"/>
          <w:sz w:val="24"/>
          <w:szCs w:val="24"/>
        </w:rPr>
        <w:t>different rove beetles, caterpillars, or larvae.</w:t>
      </w:r>
      <w:r w:rsidR="00177F95" w:rsidRPr="004F5EA0">
        <w:rPr>
          <w:color w:val="FF0000"/>
          <w:sz w:val="24"/>
          <w:szCs w:val="24"/>
        </w:rPr>
        <w:t xml:space="preserve"> I’m curious whether </w:t>
      </w:r>
      <w:r w:rsidR="008E3CEE" w:rsidRPr="004F5EA0">
        <w:rPr>
          <w:color w:val="FF0000"/>
          <w:sz w:val="24"/>
          <w:szCs w:val="24"/>
        </w:rPr>
        <w:t xml:space="preserve">the ability to </w:t>
      </w:r>
      <w:r w:rsidR="00075EAF" w:rsidRPr="004F5EA0">
        <w:rPr>
          <w:color w:val="FF0000"/>
          <w:sz w:val="24"/>
          <w:szCs w:val="24"/>
        </w:rPr>
        <w:t xml:space="preserve">switch food sources to these new prey items was a key determinant of success for ground beetles in the salvaged plots. Or if </w:t>
      </w:r>
      <w:r w:rsidR="003D4FE2" w:rsidRPr="004F5EA0">
        <w:rPr>
          <w:color w:val="FF0000"/>
          <w:sz w:val="24"/>
          <w:szCs w:val="24"/>
        </w:rPr>
        <w:t>their adaptation to liquid food (external digestion)</w:t>
      </w:r>
      <w:r w:rsidR="00206B23" w:rsidRPr="004F5EA0">
        <w:rPr>
          <w:color w:val="FF0000"/>
          <w:sz w:val="24"/>
          <w:szCs w:val="24"/>
        </w:rPr>
        <w:t xml:space="preserve"> or the consumption of </w:t>
      </w:r>
      <w:r w:rsidR="00510156" w:rsidRPr="004F5EA0">
        <w:rPr>
          <w:color w:val="FF0000"/>
          <w:sz w:val="24"/>
          <w:szCs w:val="24"/>
        </w:rPr>
        <w:t xml:space="preserve">solid food would influence their success </w:t>
      </w:r>
      <w:r w:rsidR="00097652" w:rsidRPr="004F5EA0">
        <w:rPr>
          <w:color w:val="FF0000"/>
          <w:sz w:val="24"/>
          <w:szCs w:val="24"/>
        </w:rPr>
        <w:t xml:space="preserve">in disturbed habitats. Another possibility is that ants may have proliferated in salvaged plots, which may have favored beetle species that can coexist with the ants. </w:t>
      </w:r>
    </w:p>
    <w:p w14:paraId="781C7B7A" w14:textId="77777777" w:rsidR="00B660DE" w:rsidRPr="004F5EA0" w:rsidRDefault="00B660DE" w:rsidP="00E34238">
      <w:pPr>
        <w:rPr>
          <w:color w:val="FF0000"/>
          <w:sz w:val="24"/>
          <w:szCs w:val="24"/>
        </w:rPr>
      </w:pPr>
    </w:p>
    <w:p w14:paraId="320F3BCF" w14:textId="2B362F14" w:rsidR="00B660DE" w:rsidRPr="004F5EA0" w:rsidRDefault="003D3D3A" w:rsidP="00E34238">
      <w:pPr>
        <w:rPr>
          <w:color w:val="FF0000"/>
          <w:sz w:val="24"/>
          <w:szCs w:val="24"/>
        </w:rPr>
      </w:pPr>
      <w:r w:rsidRPr="004F5EA0">
        <w:rPr>
          <w:color w:val="FF0000"/>
          <w:sz w:val="24"/>
          <w:szCs w:val="24"/>
        </w:rPr>
        <w:t>-</w:t>
      </w:r>
      <w:r w:rsidR="00B660DE" w:rsidRPr="004F5EA0">
        <w:rPr>
          <w:color w:val="FF0000"/>
          <w:sz w:val="24"/>
          <w:szCs w:val="24"/>
        </w:rPr>
        <w:t>The f</w:t>
      </w:r>
      <w:r w:rsidR="008C4840" w:rsidRPr="004F5EA0">
        <w:rPr>
          <w:color w:val="FF0000"/>
          <w:sz w:val="24"/>
          <w:szCs w:val="24"/>
        </w:rPr>
        <w:t>oraging/locomotion</w:t>
      </w:r>
      <w:r w:rsidR="00B660DE" w:rsidRPr="004F5EA0">
        <w:rPr>
          <w:color w:val="FF0000"/>
          <w:sz w:val="24"/>
          <w:szCs w:val="24"/>
        </w:rPr>
        <w:t xml:space="preserve"> behavior of ground beetles deserves further study. It would be interesting to look at form and function</w:t>
      </w:r>
      <w:r w:rsidR="002D0A2F" w:rsidRPr="004F5EA0">
        <w:rPr>
          <w:color w:val="FF0000"/>
          <w:sz w:val="24"/>
          <w:szCs w:val="24"/>
        </w:rPr>
        <w:t xml:space="preserve">. Do beetles with longer legs forage on the ground surface or in trees? </w:t>
      </w:r>
    </w:p>
    <w:p w14:paraId="6B48E12D" w14:textId="77777777" w:rsidR="008844FC" w:rsidRPr="004F5EA0" w:rsidRDefault="008844FC" w:rsidP="00E34238">
      <w:pPr>
        <w:rPr>
          <w:color w:val="FF0000"/>
          <w:sz w:val="24"/>
          <w:szCs w:val="24"/>
        </w:rPr>
      </w:pPr>
    </w:p>
    <w:p w14:paraId="4EAA604C" w14:textId="466F5A33" w:rsidR="0005385E" w:rsidRPr="004F5EA0" w:rsidRDefault="003D3D3A" w:rsidP="00E34238">
      <w:pPr>
        <w:rPr>
          <w:color w:val="FF0000"/>
          <w:sz w:val="24"/>
          <w:szCs w:val="24"/>
        </w:rPr>
      </w:pPr>
      <w:r w:rsidRPr="004F5EA0">
        <w:rPr>
          <w:color w:val="FF0000"/>
          <w:sz w:val="24"/>
          <w:szCs w:val="24"/>
        </w:rPr>
        <w:t>-</w:t>
      </w:r>
      <w:proofErr w:type="spellStart"/>
      <w:r w:rsidR="0005385E" w:rsidRPr="004F5EA0">
        <w:rPr>
          <w:color w:val="FF0000"/>
          <w:sz w:val="24"/>
          <w:szCs w:val="24"/>
        </w:rPr>
        <w:t>Powdermill</w:t>
      </w:r>
      <w:proofErr w:type="spellEnd"/>
      <w:r w:rsidR="0005385E" w:rsidRPr="004F5EA0">
        <w:rPr>
          <w:color w:val="FF0000"/>
          <w:sz w:val="24"/>
          <w:szCs w:val="24"/>
        </w:rPr>
        <w:t xml:space="preserve"> is in a unique part </w:t>
      </w:r>
      <w:r w:rsidR="008B7115" w:rsidRPr="004F5EA0">
        <w:rPr>
          <w:color w:val="FF0000"/>
          <w:sz w:val="24"/>
          <w:szCs w:val="24"/>
        </w:rPr>
        <w:t>of the eastern deciduous forest called the Allegheny plateau</w:t>
      </w:r>
      <w:r w:rsidR="0005385E" w:rsidRPr="004F5EA0">
        <w:rPr>
          <w:color w:val="FF0000"/>
          <w:sz w:val="24"/>
          <w:szCs w:val="24"/>
        </w:rPr>
        <w:t xml:space="preserve"> which is </w:t>
      </w:r>
      <w:r w:rsidR="008C18AD" w:rsidRPr="004F5EA0">
        <w:rPr>
          <w:color w:val="FF0000"/>
          <w:sz w:val="24"/>
          <w:szCs w:val="24"/>
        </w:rPr>
        <w:t xml:space="preserve">in the </w:t>
      </w:r>
      <w:r w:rsidR="00835D82" w:rsidRPr="004F5EA0">
        <w:rPr>
          <w:color w:val="FF0000"/>
          <w:sz w:val="24"/>
          <w:szCs w:val="24"/>
        </w:rPr>
        <w:t xml:space="preserve">mixed </w:t>
      </w:r>
      <w:proofErr w:type="spellStart"/>
      <w:r w:rsidR="00835D82" w:rsidRPr="004F5EA0">
        <w:rPr>
          <w:color w:val="FF0000"/>
          <w:sz w:val="24"/>
          <w:szCs w:val="24"/>
        </w:rPr>
        <w:t>mesophytic</w:t>
      </w:r>
      <w:proofErr w:type="spellEnd"/>
      <w:r w:rsidR="00835D82" w:rsidRPr="004F5EA0">
        <w:rPr>
          <w:color w:val="FF0000"/>
          <w:sz w:val="24"/>
          <w:szCs w:val="24"/>
        </w:rPr>
        <w:t xml:space="preserve"> forest</w:t>
      </w:r>
      <w:r w:rsidR="00FF6654" w:rsidRPr="004F5EA0">
        <w:rPr>
          <w:color w:val="FF0000"/>
          <w:sz w:val="24"/>
          <w:szCs w:val="24"/>
        </w:rPr>
        <w:t xml:space="preserve">, but </w:t>
      </w:r>
      <w:r w:rsidR="0050723D" w:rsidRPr="004F5EA0">
        <w:rPr>
          <w:color w:val="FF0000"/>
          <w:sz w:val="24"/>
          <w:szCs w:val="24"/>
        </w:rPr>
        <w:t>which is near the white pine-hemlock-northern</w:t>
      </w:r>
      <w:r w:rsidR="00633E9F" w:rsidRPr="004F5EA0">
        <w:rPr>
          <w:color w:val="FF0000"/>
          <w:sz w:val="24"/>
          <w:szCs w:val="24"/>
        </w:rPr>
        <w:t xml:space="preserve"> hardwoods region to the north. Because salvage-logged </w:t>
      </w:r>
      <w:r w:rsidR="00BC29D7" w:rsidRPr="004F5EA0">
        <w:rPr>
          <w:color w:val="FF0000"/>
          <w:sz w:val="24"/>
          <w:szCs w:val="24"/>
        </w:rPr>
        <w:t xml:space="preserve">soils heat up more during a drought, this could favor beetles that can tolerate </w:t>
      </w:r>
      <w:r w:rsidR="00657AA0" w:rsidRPr="004F5EA0">
        <w:rPr>
          <w:color w:val="FF0000"/>
          <w:sz w:val="24"/>
          <w:szCs w:val="24"/>
        </w:rPr>
        <w:t xml:space="preserve">drier, hotter soil on the surface. Would this favor beetles that are </w:t>
      </w:r>
      <w:r w:rsidR="00BA441E" w:rsidRPr="004F5EA0">
        <w:rPr>
          <w:color w:val="FF0000"/>
          <w:sz w:val="24"/>
          <w:szCs w:val="24"/>
        </w:rPr>
        <w:t>adapted to xeric mountaintops, or perhaps southern forests?</w:t>
      </w:r>
      <w:r w:rsidR="00E812F7" w:rsidRPr="004F5EA0">
        <w:rPr>
          <w:color w:val="FF0000"/>
          <w:sz w:val="24"/>
          <w:szCs w:val="24"/>
        </w:rPr>
        <w:t xml:space="preserve"> Or simply beetles with a preference for hotter temperatures</w:t>
      </w:r>
      <w:commentRangeStart w:id="99"/>
      <w:r w:rsidR="00E812F7" w:rsidRPr="004F5EA0">
        <w:rPr>
          <w:color w:val="FF0000"/>
          <w:sz w:val="24"/>
          <w:szCs w:val="24"/>
        </w:rPr>
        <w:t>?</w:t>
      </w:r>
      <w:r w:rsidRPr="004F5EA0">
        <w:rPr>
          <w:color w:val="FF0000"/>
          <w:sz w:val="24"/>
          <w:szCs w:val="24"/>
        </w:rPr>
        <w:t xml:space="preserve"> </w:t>
      </w:r>
      <w:commentRangeEnd w:id="99"/>
      <w:r w:rsidR="00F44225">
        <w:rPr>
          <w:rStyle w:val="CommentReference"/>
        </w:rPr>
        <w:commentReference w:id="99"/>
      </w:r>
    </w:p>
    <w:p w14:paraId="49D0049D" w14:textId="178377A5" w:rsidR="00B12FA7" w:rsidRPr="004F5EA0" w:rsidRDefault="00B12FA7" w:rsidP="00E34238">
      <w:pPr>
        <w:rPr>
          <w:color w:val="FF0000"/>
          <w:sz w:val="24"/>
          <w:szCs w:val="24"/>
        </w:rPr>
      </w:pPr>
      <w:r w:rsidRPr="004F5EA0">
        <w:rPr>
          <w:color w:val="FF0000"/>
          <w:sz w:val="24"/>
          <w:szCs w:val="24"/>
        </w:rPr>
        <w:tab/>
        <w:t>-There are also a lot of beetle studies</w:t>
      </w:r>
      <w:r w:rsidR="002E179E" w:rsidRPr="004F5EA0">
        <w:rPr>
          <w:color w:val="FF0000"/>
          <w:sz w:val="24"/>
          <w:szCs w:val="24"/>
        </w:rPr>
        <w:t xml:space="preserve"> of logging</w:t>
      </w:r>
      <w:r w:rsidRPr="004F5EA0">
        <w:rPr>
          <w:color w:val="FF0000"/>
          <w:sz w:val="24"/>
          <w:szCs w:val="24"/>
        </w:rPr>
        <w:t xml:space="preserve"> in the boreal forests of Canada.</w:t>
      </w:r>
      <w:r w:rsidR="00B47417" w:rsidRPr="004F5EA0">
        <w:rPr>
          <w:color w:val="FF0000"/>
          <w:sz w:val="24"/>
          <w:szCs w:val="24"/>
        </w:rPr>
        <w:t xml:space="preserve"> It would be fascinating to compare these studies </w:t>
      </w:r>
      <w:r w:rsidR="002E179E" w:rsidRPr="004F5EA0">
        <w:rPr>
          <w:color w:val="FF0000"/>
          <w:sz w:val="24"/>
          <w:szCs w:val="24"/>
        </w:rPr>
        <w:t xml:space="preserve">to studies further south, like at </w:t>
      </w:r>
      <w:proofErr w:type="spellStart"/>
      <w:r w:rsidR="002E179E" w:rsidRPr="004F5EA0">
        <w:rPr>
          <w:color w:val="FF0000"/>
          <w:sz w:val="24"/>
          <w:szCs w:val="24"/>
        </w:rPr>
        <w:t>Powdermill</w:t>
      </w:r>
      <w:proofErr w:type="spellEnd"/>
      <w:r w:rsidR="002E179E" w:rsidRPr="004F5EA0">
        <w:rPr>
          <w:color w:val="FF0000"/>
          <w:sz w:val="24"/>
          <w:szCs w:val="24"/>
        </w:rPr>
        <w:t>.</w:t>
      </w:r>
      <w:r w:rsidR="0073408C" w:rsidRPr="004F5EA0">
        <w:rPr>
          <w:color w:val="FF0000"/>
          <w:sz w:val="24"/>
          <w:szCs w:val="24"/>
        </w:rPr>
        <w:t xml:space="preserve"> And I could compare </w:t>
      </w:r>
      <w:proofErr w:type="spellStart"/>
      <w:r w:rsidR="0073408C" w:rsidRPr="004F5EA0">
        <w:rPr>
          <w:color w:val="FF0000"/>
          <w:sz w:val="24"/>
          <w:szCs w:val="24"/>
        </w:rPr>
        <w:t>Powdermill</w:t>
      </w:r>
      <w:proofErr w:type="spellEnd"/>
      <w:r w:rsidR="0073408C" w:rsidRPr="004F5EA0">
        <w:rPr>
          <w:color w:val="FF0000"/>
          <w:sz w:val="24"/>
          <w:szCs w:val="24"/>
        </w:rPr>
        <w:t xml:space="preserve"> to beetles further south, like those studied in North Carolina.</w:t>
      </w:r>
    </w:p>
    <w:p w14:paraId="536DE7FD" w14:textId="77777777" w:rsidR="00EC4310" w:rsidRPr="004F5EA0" w:rsidRDefault="00EC4310" w:rsidP="00E34238">
      <w:pPr>
        <w:rPr>
          <w:color w:val="FF0000"/>
          <w:sz w:val="24"/>
          <w:szCs w:val="24"/>
        </w:rPr>
      </w:pPr>
    </w:p>
    <w:p w14:paraId="129680A1" w14:textId="23180736" w:rsidR="003E7CF6" w:rsidRPr="004F5EA0" w:rsidRDefault="00C07DB9" w:rsidP="00E34238">
      <w:pPr>
        <w:rPr>
          <w:color w:val="FF0000"/>
          <w:sz w:val="24"/>
          <w:szCs w:val="24"/>
        </w:rPr>
      </w:pPr>
      <w:r w:rsidRPr="004F5EA0">
        <w:rPr>
          <w:color w:val="FF0000"/>
          <w:sz w:val="24"/>
          <w:szCs w:val="24"/>
        </w:rPr>
        <w:t xml:space="preserve">The analysis of ground beetle traits revealed </w:t>
      </w:r>
      <w:r w:rsidR="007B02BD" w:rsidRPr="004F5EA0">
        <w:rPr>
          <w:color w:val="FF0000"/>
          <w:sz w:val="24"/>
          <w:szCs w:val="24"/>
        </w:rPr>
        <w:t xml:space="preserve">that species caught in salvaged </w:t>
      </w:r>
      <w:r w:rsidR="004F6EA5" w:rsidRPr="004F5EA0">
        <w:rPr>
          <w:color w:val="FF0000"/>
          <w:sz w:val="24"/>
          <w:szCs w:val="24"/>
        </w:rPr>
        <w:t xml:space="preserve">locations tended to have certain traits which may increase their fitness in disturbed environments. </w:t>
      </w:r>
      <w:r w:rsidR="00A07F9D" w:rsidRPr="004F5EA0">
        <w:rPr>
          <w:color w:val="FF0000"/>
          <w:sz w:val="24"/>
          <w:szCs w:val="24"/>
        </w:rPr>
        <w:t>Beetles caught in salvaged plots tended to</w:t>
      </w:r>
      <w:r w:rsidR="009E6A9F" w:rsidRPr="004F5EA0">
        <w:rPr>
          <w:color w:val="FF0000"/>
          <w:sz w:val="24"/>
          <w:szCs w:val="24"/>
        </w:rPr>
        <w:t xml:space="preserve"> have smaller bodies, </w:t>
      </w:r>
      <w:r w:rsidR="00F33F48" w:rsidRPr="004F5EA0">
        <w:rPr>
          <w:color w:val="FF0000"/>
          <w:sz w:val="24"/>
          <w:szCs w:val="24"/>
        </w:rPr>
        <w:t xml:space="preserve">tended to </w:t>
      </w:r>
      <w:r w:rsidR="007E65A8" w:rsidRPr="004F5EA0">
        <w:rPr>
          <w:color w:val="FF0000"/>
          <w:sz w:val="24"/>
          <w:szCs w:val="24"/>
        </w:rPr>
        <w:t xml:space="preserve">have </w:t>
      </w:r>
      <w:r w:rsidR="00A12EA1" w:rsidRPr="004F5EA0">
        <w:rPr>
          <w:color w:val="FF0000"/>
          <w:sz w:val="24"/>
          <w:szCs w:val="24"/>
        </w:rPr>
        <w:t xml:space="preserve">larger eyes proportional to their body size, </w:t>
      </w:r>
      <w:r w:rsidR="006429CE" w:rsidRPr="004F5EA0">
        <w:rPr>
          <w:color w:val="FF0000"/>
          <w:sz w:val="24"/>
          <w:szCs w:val="24"/>
        </w:rPr>
        <w:t xml:space="preserve">and </w:t>
      </w:r>
      <w:r w:rsidR="00F33F48" w:rsidRPr="004F5EA0">
        <w:rPr>
          <w:color w:val="FF0000"/>
          <w:sz w:val="24"/>
          <w:szCs w:val="24"/>
        </w:rPr>
        <w:t xml:space="preserve">tended to </w:t>
      </w:r>
      <w:r w:rsidR="006429CE" w:rsidRPr="004F5EA0">
        <w:rPr>
          <w:color w:val="FF0000"/>
          <w:sz w:val="24"/>
          <w:szCs w:val="24"/>
        </w:rPr>
        <w:t xml:space="preserve">have </w:t>
      </w:r>
      <w:r w:rsidR="00710633" w:rsidRPr="004F5EA0">
        <w:rPr>
          <w:color w:val="FF0000"/>
          <w:sz w:val="24"/>
          <w:szCs w:val="24"/>
        </w:rPr>
        <w:t>more elongated</w:t>
      </w:r>
      <w:r w:rsidR="00D340EE" w:rsidRPr="004F5EA0">
        <w:rPr>
          <w:color w:val="FF0000"/>
          <w:sz w:val="24"/>
          <w:szCs w:val="24"/>
        </w:rPr>
        <w:t xml:space="preserve"> (rather than circular)</w:t>
      </w:r>
      <w:r w:rsidR="006429CE" w:rsidRPr="004F5EA0">
        <w:rPr>
          <w:color w:val="FF0000"/>
          <w:sz w:val="24"/>
          <w:szCs w:val="24"/>
        </w:rPr>
        <w:t xml:space="preserve"> eyes.</w:t>
      </w:r>
      <w:r w:rsidR="006B151A" w:rsidRPr="004F5EA0">
        <w:rPr>
          <w:color w:val="FF0000"/>
          <w:sz w:val="24"/>
          <w:szCs w:val="24"/>
        </w:rPr>
        <w:t xml:space="preserve"> Furthermore, species caught in salvaged plots often had </w:t>
      </w:r>
      <w:r w:rsidR="00B3668E" w:rsidRPr="004F5EA0">
        <w:rPr>
          <w:color w:val="FF0000"/>
          <w:sz w:val="24"/>
          <w:szCs w:val="24"/>
        </w:rPr>
        <w:t xml:space="preserve">longer </w:t>
      </w:r>
      <w:r w:rsidR="00D340EE" w:rsidRPr="004F5EA0">
        <w:rPr>
          <w:color w:val="FF0000"/>
          <w:sz w:val="24"/>
          <w:szCs w:val="24"/>
        </w:rPr>
        <w:t>rear</w:t>
      </w:r>
      <w:r w:rsidR="00BA1BC2" w:rsidRPr="004F5EA0">
        <w:rPr>
          <w:color w:val="FF0000"/>
          <w:sz w:val="24"/>
          <w:szCs w:val="24"/>
        </w:rPr>
        <w:t xml:space="preserve"> trochanters relative to their body size</w:t>
      </w:r>
      <w:r w:rsidR="00A950DF" w:rsidRPr="004F5EA0">
        <w:rPr>
          <w:color w:val="FF0000"/>
          <w:sz w:val="24"/>
          <w:szCs w:val="24"/>
        </w:rPr>
        <w:t>, and were</w:t>
      </w:r>
      <w:r w:rsidR="008F7B7B" w:rsidRPr="004F5EA0">
        <w:rPr>
          <w:color w:val="FF0000"/>
          <w:sz w:val="24"/>
          <w:szCs w:val="24"/>
        </w:rPr>
        <w:t xml:space="preserve"> more likely to be </w:t>
      </w:r>
      <w:r w:rsidR="00BD5B05" w:rsidRPr="004F5EA0">
        <w:rPr>
          <w:color w:val="FF0000"/>
          <w:sz w:val="24"/>
          <w:szCs w:val="24"/>
        </w:rPr>
        <w:t>capable of flight</w:t>
      </w:r>
      <w:r w:rsidR="00581E3C" w:rsidRPr="004F5EA0">
        <w:rPr>
          <w:color w:val="FF0000"/>
          <w:sz w:val="24"/>
          <w:szCs w:val="24"/>
        </w:rPr>
        <w:t>.</w:t>
      </w:r>
      <w:r w:rsidR="001011B8" w:rsidRPr="004F5EA0">
        <w:rPr>
          <w:color w:val="FF0000"/>
          <w:sz w:val="24"/>
          <w:szCs w:val="24"/>
        </w:rPr>
        <w:t xml:space="preserve"> </w:t>
      </w:r>
    </w:p>
    <w:p w14:paraId="0D1524C1" w14:textId="77777777" w:rsidR="00C17102" w:rsidRPr="004F5EA0" w:rsidRDefault="00C17102" w:rsidP="00E34238">
      <w:pPr>
        <w:rPr>
          <w:color w:val="FF0000"/>
          <w:sz w:val="24"/>
          <w:szCs w:val="24"/>
        </w:rPr>
      </w:pPr>
    </w:p>
    <w:p w14:paraId="4909AA72" w14:textId="1AA294BA" w:rsidR="00C22CCD" w:rsidRPr="004F5EA0" w:rsidRDefault="001E66B5" w:rsidP="00E34238">
      <w:pPr>
        <w:rPr>
          <w:color w:val="FF0000"/>
          <w:sz w:val="24"/>
          <w:szCs w:val="24"/>
        </w:rPr>
      </w:pPr>
      <w:r w:rsidRPr="004F5EA0">
        <w:rPr>
          <w:color w:val="FF0000"/>
          <w:sz w:val="24"/>
          <w:szCs w:val="24"/>
        </w:rPr>
        <w:t xml:space="preserve">In addition to </w:t>
      </w:r>
      <w:r w:rsidR="00866EA9" w:rsidRPr="004F5EA0">
        <w:rPr>
          <w:color w:val="FF0000"/>
          <w:sz w:val="24"/>
          <w:szCs w:val="24"/>
        </w:rPr>
        <w:t>patterns with individual traits, we investigated the possibility that</w:t>
      </w:r>
      <w:r w:rsidR="00A9612F" w:rsidRPr="004F5EA0">
        <w:rPr>
          <w:color w:val="FF0000"/>
          <w:sz w:val="24"/>
          <w:szCs w:val="24"/>
        </w:rPr>
        <w:t xml:space="preserve"> morphological traits could be related to one another and ex</w:t>
      </w:r>
      <w:r w:rsidR="00022F10" w:rsidRPr="004F5EA0">
        <w:rPr>
          <w:color w:val="FF0000"/>
          <w:sz w:val="24"/>
          <w:szCs w:val="24"/>
        </w:rPr>
        <w:t>ist as trait syndromes.</w:t>
      </w:r>
      <w:r w:rsidR="006B7EE9" w:rsidRPr="004F5EA0">
        <w:rPr>
          <w:color w:val="FF0000"/>
          <w:sz w:val="24"/>
          <w:szCs w:val="24"/>
        </w:rPr>
        <w:t xml:space="preserve"> We found evidence that </w:t>
      </w:r>
      <w:r w:rsidR="00454F0A" w:rsidRPr="004F5EA0">
        <w:rPr>
          <w:color w:val="FF0000"/>
          <w:sz w:val="24"/>
          <w:szCs w:val="24"/>
        </w:rPr>
        <w:t xml:space="preserve">ground beetles with proportionally longer </w:t>
      </w:r>
      <w:r w:rsidR="00550B36" w:rsidRPr="004F5EA0">
        <w:rPr>
          <w:color w:val="FF0000"/>
          <w:sz w:val="24"/>
          <w:szCs w:val="24"/>
        </w:rPr>
        <w:t xml:space="preserve">legs also had proportionally longer antennae. Furthermore, these long-legged </w:t>
      </w:r>
      <w:r w:rsidR="001B0E81" w:rsidRPr="004F5EA0">
        <w:rPr>
          <w:color w:val="FF0000"/>
          <w:sz w:val="24"/>
          <w:szCs w:val="24"/>
        </w:rPr>
        <w:t>species</w:t>
      </w:r>
      <w:r w:rsidR="00550B36" w:rsidRPr="004F5EA0">
        <w:rPr>
          <w:color w:val="FF0000"/>
          <w:sz w:val="24"/>
          <w:szCs w:val="24"/>
        </w:rPr>
        <w:t xml:space="preserve"> also tended to </w:t>
      </w:r>
      <w:r w:rsidR="001B0E81" w:rsidRPr="004F5EA0">
        <w:rPr>
          <w:color w:val="FF0000"/>
          <w:sz w:val="24"/>
          <w:szCs w:val="24"/>
        </w:rPr>
        <w:t xml:space="preserve">have proportionally narrower </w:t>
      </w:r>
      <w:proofErr w:type="spellStart"/>
      <w:r w:rsidR="001B0E81" w:rsidRPr="004F5EA0">
        <w:rPr>
          <w:color w:val="FF0000"/>
          <w:sz w:val="24"/>
          <w:szCs w:val="24"/>
        </w:rPr>
        <w:t>pronota</w:t>
      </w:r>
      <w:proofErr w:type="spellEnd"/>
      <w:r w:rsidR="001B0E81" w:rsidRPr="004F5EA0">
        <w:rPr>
          <w:color w:val="FF0000"/>
          <w:sz w:val="24"/>
          <w:szCs w:val="24"/>
        </w:rPr>
        <w:t xml:space="preserve"> and proportionally shorter rear trochanters.</w:t>
      </w:r>
      <w:r w:rsidR="005C1D56" w:rsidRPr="004F5EA0">
        <w:rPr>
          <w:color w:val="FF0000"/>
          <w:sz w:val="24"/>
          <w:szCs w:val="24"/>
        </w:rPr>
        <w:t xml:space="preserve"> This syndrome is likely associated with locomotion strategy: beetl</w:t>
      </w:r>
      <w:r w:rsidR="005F21AE" w:rsidRPr="004F5EA0">
        <w:rPr>
          <w:color w:val="FF0000"/>
          <w:sz w:val="24"/>
          <w:szCs w:val="24"/>
        </w:rPr>
        <w:t xml:space="preserve">e species that run </w:t>
      </w:r>
      <w:r w:rsidR="003D49A7" w:rsidRPr="004F5EA0">
        <w:rPr>
          <w:color w:val="FF0000"/>
          <w:sz w:val="24"/>
          <w:szCs w:val="24"/>
        </w:rPr>
        <w:t xml:space="preserve">on the </w:t>
      </w:r>
      <w:r w:rsidR="001A6844" w:rsidRPr="004F5EA0">
        <w:rPr>
          <w:color w:val="FF0000"/>
          <w:sz w:val="24"/>
          <w:szCs w:val="24"/>
        </w:rPr>
        <w:t>ground surface</w:t>
      </w:r>
      <w:r w:rsidR="001C193E" w:rsidRPr="004F5EA0">
        <w:rPr>
          <w:color w:val="FF0000"/>
          <w:sz w:val="24"/>
          <w:szCs w:val="24"/>
        </w:rPr>
        <w:t xml:space="preserve"> may benefit </w:t>
      </w:r>
      <w:r w:rsidR="008C0C2D" w:rsidRPr="004F5EA0">
        <w:rPr>
          <w:color w:val="FF0000"/>
          <w:sz w:val="24"/>
          <w:szCs w:val="24"/>
        </w:rPr>
        <w:t xml:space="preserve">from longer legs to move faster or climb over obstacles. In contrast, beetles that </w:t>
      </w:r>
      <w:r w:rsidR="00B67F19" w:rsidRPr="004F5EA0">
        <w:rPr>
          <w:color w:val="FF0000"/>
          <w:sz w:val="24"/>
          <w:szCs w:val="24"/>
        </w:rPr>
        <w:t>move</w:t>
      </w:r>
      <w:r w:rsidR="008C0C2D" w:rsidRPr="004F5EA0">
        <w:rPr>
          <w:color w:val="FF0000"/>
          <w:sz w:val="24"/>
          <w:szCs w:val="24"/>
        </w:rPr>
        <w:t xml:space="preserve"> through </w:t>
      </w:r>
      <w:r w:rsidR="00E44B02" w:rsidRPr="004F5EA0">
        <w:rPr>
          <w:color w:val="FF0000"/>
          <w:sz w:val="24"/>
          <w:szCs w:val="24"/>
        </w:rPr>
        <w:t>substrates</w:t>
      </w:r>
      <w:r w:rsidR="00B67F19" w:rsidRPr="004F5EA0">
        <w:rPr>
          <w:color w:val="FF0000"/>
          <w:sz w:val="24"/>
          <w:szCs w:val="24"/>
        </w:rPr>
        <w:t xml:space="preserve"> like soil or </w:t>
      </w:r>
      <w:r w:rsidR="00D55512" w:rsidRPr="004F5EA0">
        <w:rPr>
          <w:color w:val="FF0000"/>
          <w:sz w:val="24"/>
          <w:szCs w:val="24"/>
        </w:rPr>
        <w:t xml:space="preserve">ground fissures </w:t>
      </w:r>
      <w:r w:rsidR="00EB3F09" w:rsidRPr="004F5EA0">
        <w:rPr>
          <w:color w:val="FF0000"/>
          <w:sz w:val="24"/>
          <w:szCs w:val="24"/>
        </w:rPr>
        <w:t xml:space="preserve">use their </w:t>
      </w:r>
      <w:r w:rsidR="00CA6091" w:rsidRPr="004F5EA0">
        <w:rPr>
          <w:color w:val="FF0000"/>
          <w:sz w:val="24"/>
          <w:szCs w:val="24"/>
        </w:rPr>
        <w:t>short legs to generate stronger pushing forces.</w:t>
      </w:r>
      <w:r w:rsidR="00D55512" w:rsidRPr="004F5EA0">
        <w:rPr>
          <w:color w:val="FF0000"/>
          <w:sz w:val="24"/>
          <w:szCs w:val="24"/>
        </w:rPr>
        <w:t xml:space="preserve"> </w:t>
      </w:r>
      <w:r w:rsidR="008507F9" w:rsidRPr="004F5EA0">
        <w:rPr>
          <w:color w:val="FF0000"/>
          <w:sz w:val="24"/>
          <w:szCs w:val="24"/>
        </w:rPr>
        <w:t>Short and wide</w:t>
      </w:r>
      <w:r w:rsidR="003B7B84" w:rsidRPr="004F5EA0">
        <w:rPr>
          <w:color w:val="FF0000"/>
          <w:sz w:val="24"/>
          <w:szCs w:val="24"/>
        </w:rPr>
        <w:t xml:space="preserve"> hind femora have been associated with stronger horizontal pushing </w:t>
      </w:r>
      <w:r w:rsidR="004D4ACA" w:rsidRPr="004F5EA0">
        <w:rPr>
          <w:color w:val="FF0000"/>
          <w:sz w:val="24"/>
          <w:szCs w:val="24"/>
        </w:rPr>
        <w:t>forces in ground beetles</w:t>
      </w:r>
      <w:r w:rsidR="00507101" w:rsidRPr="004F5EA0">
        <w:rPr>
          <w:color w:val="FF0000"/>
          <w:sz w:val="24"/>
          <w:szCs w:val="24"/>
        </w:rPr>
        <w:t xml:space="preserve">, as the femur houses muscles that </w:t>
      </w:r>
      <w:r w:rsidR="00E4357D" w:rsidRPr="004F5EA0">
        <w:rPr>
          <w:color w:val="FF0000"/>
          <w:sz w:val="24"/>
          <w:szCs w:val="24"/>
        </w:rPr>
        <w:t>flex and extend</w:t>
      </w:r>
      <w:r w:rsidR="0095239B" w:rsidRPr="004F5EA0">
        <w:rPr>
          <w:color w:val="FF0000"/>
          <w:sz w:val="24"/>
          <w:szCs w:val="24"/>
        </w:rPr>
        <w:t xml:space="preserve"> the tibia</w:t>
      </w:r>
      <w:r w:rsidR="004127A3" w:rsidRPr="004F5EA0">
        <w:rPr>
          <w:color w:val="FF0000"/>
          <w:sz w:val="24"/>
          <w:szCs w:val="24"/>
        </w:rPr>
        <w:t xml:space="preserve"> </w:t>
      </w:r>
      <w:r w:rsidR="004127A3" w:rsidRPr="004F5EA0">
        <w:rPr>
          <w:color w:val="FF0000"/>
          <w:sz w:val="24"/>
          <w:szCs w:val="24"/>
        </w:rPr>
        <w:fldChar w:fldCharType="begin"/>
      </w:r>
      <w:r w:rsidR="004127A3" w:rsidRPr="004F5EA0">
        <w:rPr>
          <w:color w:val="FF0000"/>
          <w:sz w:val="24"/>
          <w:szCs w:val="24"/>
        </w:rPr>
        <w:instrText xml:space="preserve"> ADDIN ZOTERO_ITEM CSL_CITATION {"citationID":"alqwElpu","properties":{"formattedCitation":"(Forsythe 1981)","plainCitation":"(Forsythe 1981)","noteIndex":0},"citationItems":[{"id":1263,"uris":["http://zotero.org/groups/5154252/items/KGKMCQGY"],"itemData":{"id":1263,"type":"article-journal","abstract":"Recordings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G"}],"issued":{"date-parts":[["1981"]]}}}],"schema":"https://github.com/citation-style-language/schema/raw/master/csl-citation.json"} </w:instrText>
      </w:r>
      <w:r w:rsidR="004127A3" w:rsidRPr="004F5EA0">
        <w:rPr>
          <w:color w:val="FF0000"/>
          <w:sz w:val="24"/>
          <w:szCs w:val="24"/>
        </w:rPr>
        <w:fldChar w:fldCharType="separate"/>
      </w:r>
      <w:r w:rsidR="004127A3" w:rsidRPr="004F5EA0">
        <w:rPr>
          <w:color w:val="FF0000"/>
          <w:sz w:val="24"/>
        </w:rPr>
        <w:t>(Forsythe 1981)</w:t>
      </w:r>
      <w:r w:rsidR="004127A3" w:rsidRPr="004F5EA0">
        <w:rPr>
          <w:color w:val="FF0000"/>
          <w:sz w:val="24"/>
          <w:szCs w:val="24"/>
        </w:rPr>
        <w:fldChar w:fldCharType="end"/>
      </w:r>
      <w:r w:rsidR="0095239B" w:rsidRPr="004F5EA0">
        <w:rPr>
          <w:color w:val="FF0000"/>
          <w:sz w:val="24"/>
          <w:szCs w:val="24"/>
        </w:rPr>
        <w:t xml:space="preserve">. Furthermore, longer hind trochanters are associated with </w:t>
      </w:r>
      <w:r w:rsidR="00AE4FE4" w:rsidRPr="004F5EA0">
        <w:rPr>
          <w:color w:val="FF0000"/>
          <w:sz w:val="24"/>
          <w:szCs w:val="24"/>
        </w:rPr>
        <w:t>stronger vertical (</w:t>
      </w:r>
      <w:proofErr w:type="spellStart"/>
      <w:r w:rsidR="00AE4FE4" w:rsidRPr="004F5EA0">
        <w:rPr>
          <w:color w:val="FF0000"/>
          <w:sz w:val="24"/>
          <w:szCs w:val="24"/>
        </w:rPr>
        <w:t>ie</w:t>
      </w:r>
      <w:proofErr w:type="spellEnd"/>
      <w:r w:rsidR="00AE4FE4" w:rsidRPr="004F5EA0">
        <w:rPr>
          <w:color w:val="FF0000"/>
          <w:sz w:val="24"/>
          <w:szCs w:val="24"/>
        </w:rPr>
        <w:t>. in the dors</w:t>
      </w:r>
      <w:r w:rsidR="004B103E" w:rsidRPr="004F5EA0">
        <w:rPr>
          <w:color w:val="FF0000"/>
          <w:sz w:val="24"/>
          <w:szCs w:val="24"/>
        </w:rPr>
        <w:t xml:space="preserve">al direction) pushing, because </w:t>
      </w:r>
      <w:r w:rsidR="00DB52F6" w:rsidRPr="004F5EA0">
        <w:rPr>
          <w:color w:val="FF0000"/>
          <w:sz w:val="24"/>
          <w:szCs w:val="24"/>
        </w:rPr>
        <w:t xml:space="preserve">the hind trochanter houses the femoral rotator muscle which </w:t>
      </w:r>
      <w:r w:rsidR="00D83472" w:rsidRPr="004F5EA0">
        <w:rPr>
          <w:color w:val="FF0000"/>
          <w:sz w:val="24"/>
          <w:szCs w:val="24"/>
        </w:rPr>
        <w:t>helps push the tarsi downwards.</w:t>
      </w:r>
      <w:r w:rsidR="00530498" w:rsidRPr="004F5EA0">
        <w:rPr>
          <w:color w:val="FF0000"/>
          <w:sz w:val="24"/>
          <w:szCs w:val="24"/>
        </w:rPr>
        <w:t xml:space="preserve"> In fact, ground beetles </w:t>
      </w:r>
      <w:r w:rsidR="002A710E" w:rsidRPr="004F5EA0">
        <w:rPr>
          <w:color w:val="FF0000"/>
          <w:sz w:val="24"/>
          <w:szCs w:val="24"/>
        </w:rPr>
        <w:t xml:space="preserve">may use a burrowing strategy called “oscillatory wedge pushing” where their pronotum and head act as a </w:t>
      </w:r>
      <w:r w:rsidR="002A710E" w:rsidRPr="004F5EA0">
        <w:rPr>
          <w:color w:val="FF0000"/>
          <w:sz w:val="24"/>
          <w:szCs w:val="24"/>
        </w:rPr>
        <w:lastRenderedPageBreak/>
        <w:t>wedge</w:t>
      </w:r>
      <w:r w:rsidR="00421808" w:rsidRPr="004F5EA0">
        <w:rPr>
          <w:color w:val="FF0000"/>
          <w:sz w:val="24"/>
          <w:szCs w:val="24"/>
        </w:rPr>
        <w:t xml:space="preserve">, while their abdomen moves back and forth in order to move through a </w:t>
      </w:r>
      <w:r w:rsidR="001A527E" w:rsidRPr="004F5EA0">
        <w:rPr>
          <w:color w:val="FF0000"/>
          <w:sz w:val="24"/>
          <w:szCs w:val="24"/>
        </w:rPr>
        <w:t>constricted area such as between layers of leaf litter, soil, underneath bark</w:t>
      </w:r>
      <w:r w:rsidR="00A202CB" w:rsidRPr="004F5EA0">
        <w:rPr>
          <w:color w:val="FF0000"/>
          <w:sz w:val="24"/>
          <w:szCs w:val="24"/>
        </w:rPr>
        <w:t>, or in rotting wood.</w:t>
      </w:r>
    </w:p>
    <w:p w14:paraId="33C97599" w14:textId="77777777" w:rsidR="00CE1B04" w:rsidRPr="004F5EA0" w:rsidRDefault="00CE1B04" w:rsidP="00E34238">
      <w:pPr>
        <w:rPr>
          <w:color w:val="FF0000"/>
          <w:sz w:val="24"/>
          <w:szCs w:val="24"/>
        </w:rPr>
      </w:pPr>
    </w:p>
    <w:p w14:paraId="041838E9" w14:textId="29108595" w:rsidR="00E34238" w:rsidRPr="004F5EA0" w:rsidRDefault="00E34238" w:rsidP="00E34238">
      <w:pPr>
        <w:rPr>
          <w:color w:val="FF0000"/>
          <w:sz w:val="24"/>
          <w:szCs w:val="24"/>
        </w:rPr>
      </w:pPr>
      <w:r w:rsidRPr="004F5EA0">
        <w:rPr>
          <w:color w:val="FF0000"/>
          <w:sz w:val="24"/>
          <w:szCs w:val="24"/>
        </w:rPr>
        <w:tab/>
        <w:t xml:space="preserve">Although </w:t>
      </w:r>
      <w:r w:rsidR="005F23CE" w:rsidRPr="004F5EA0">
        <w:rPr>
          <w:color w:val="FF0000"/>
          <w:sz w:val="24"/>
          <w:szCs w:val="24"/>
        </w:rPr>
        <w:t xml:space="preserve">the percent cover of woody debris did not differ between the </w:t>
      </w:r>
      <w:r w:rsidR="00A429A5" w:rsidRPr="004F5EA0">
        <w:rPr>
          <w:color w:val="FF0000"/>
          <w:sz w:val="24"/>
          <w:szCs w:val="24"/>
        </w:rPr>
        <w:t>windthrow and salvaged</w:t>
      </w:r>
      <w:r w:rsidR="005F23CE" w:rsidRPr="004F5EA0">
        <w:rPr>
          <w:color w:val="FF0000"/>
          <w:sz w:val="24"/>
          <w:szCs w:val="24"/>
        </w:rPr>
        <w:t xml:space="preserve"> treatments,</w:t>
      </w:r>
      <w:r w:rsidR="004F0715" w:rsidRPr="004F5EA0">
        <w:rPr>
          <w:color w:val="FF0000"/>
          <w:sz w:val="24"/>
          <w:szCs w:val="24"/>
        </w:rPr>
        <w:t xml:space="preserve"> there was higher volume of </w:t>
      </w:r>
      <w:r w:rsidR="00950AC4" w:rsidRPr="004F5EA0">
        <w:rPr>
          <w:color w:val="FF0000"/>
          <w:sz w:val="24"/>
          <w:szCs w:val="24"/>
        </w:rPr>
        <w:t xml:space="preserve">coarse </w:t>
      </w:r>
      <w:r w:rsidR="004F0715" w:rsidRPr="004F5EA0">
        <w:rPr>
          <w:color w:val="FF0000"/>
          <w:sz w:val="24"/>
          <w:szCs w:val="24"/>
        </w:rPr>
        <w:t xml:space="preserve">woody debris in the </w:t>
      </w:r>
      <w:r w:rsidR="00A77F22" w:rsidRPr="004F5EA0">
        <w:rPr>
          <w:color w:val="FF0000"/>
          <w:sz w:val="24"/>
          <w:szCs w:val="24"/>
        </w:rPr>
        <w:t>windthrow</w:t>
      </w:r>
      <w:r w:rsidR="00950AC4" w:rsidRPr="004F5EA0">
        <w:rPr>
          <w:color w:val="FF0000"/>
          <w:sz w:val="24"/>
          <w:szCs w:val="24"/>
        </w:rPr>
        <w:t xml:space="preserve"> in 2014</w:t>
      </w:r>
      <w:r w:rsidR="00A429A5" w:rsidRPr="004F5EA0">
        <w:rPr>
          <w:color w:val="FF0000"/>
          <w:sz w:val="24"/>
          <w:szCs w:val="24"/>
        </w:rPr>
        <w:t>, compared to the salvaged treatment</w:t>
      </w:r>
      <w:r w:rsidR="00A77F22" w:rsidRPr="004F5EA0">
        <w:rPr>
          <w:color w:val="FF0000"/>
          <w:sz w:val="24"/>
          <w:szCs w:val="24"/>
        </w:rPr>
        <w:t xml:space="preserve"> </w:t>
      </w:r>
      <w:r w:rsidR="00A77F22" w:rsidRPr="004F5EA0">
        <w:rPr>
          <w:color w:val="FF0000"/>
          <w:sz w:val="24"/>
          <w:szCs w:val="24"/>
        </w:rPr>
        <w:fldChar w:fldCharType="begin"/>
      </w:r>
      <w:r w:rsidR="005E05F0" w:rsidRPr="004F5EA0">
        <w:rPr>
          <w:color w:val="FF0000"/>
          <w:sz w:val="24"/>
          <w:szCs w:val="24"/>
        </w:rPr>
        <w:instrText xml:space="preserve"> ADDIN ZOTERO_ITEM CSL_CITATION {"citationID":"kwE3K1K7","properties":{"formattedCitation":"(Perry 2016)","plainCitation":"(Perry 2016)","noteIndex":0},"citationItems":[{"id":1159,"uris":["http://zotero.org/groups/5154252/items/C558246M"],"itemData":{"id":1159,"type":"thesis","event-place":"Columbus, OH","genre":"PhD","language":"en","publisher":"Ohio State University","publisher-place":"Columbus, OH","source":"Zotero","title":"Presented in Partial Fulfillment of the Requirements for the Degree Doctor of Philosophy in the Graduate School of The Ohio State University","author":[{"family":"Perry","given":"Kayla Ilona"}],"issued":{"date-parts":[["2016"]]}}}],"schema":"https://github.com/citation-style-language/schema/raw/master/csl-citation.json"} </w:instrText>
      </w:r>
      <w:r w:rsidR="00A77F22" w:rsidRPr="004F5EA0">
        <w:rPr>
          <w:color w:val="FF0000"/>
          <w:sz w:val="24"/>
          <w:szCs w:val="24"/>
        </w:rPr>
        <w:fldChar w:fldCharType="separate"/>
      </w:r>
      <w:r w:rsidR="005E05F0" w:rsidRPr="004F5EA0">
        <w:rPr>
          <w:color w:val="FF0000"/>
          <w:sz w:val="24"/>
        </w:rPr>
        <w:t>(Perry 2016)</w:t>
      </w:r>
      <w:r w:rsidR="00A77F22" w:rsidRPr="004F5EA0">
        <w:rPr>
          <w:color w:val="FF0000"/>
          <w:sz w:val="24"/>
          <w:szCs w:val="24"/>
        </w:rPr>
        <w:fldChar w:fldCharType="end"/>
      </w:r>
      <w:r w:rsidR="00A77F22" w:rsidRPr="004F5EA0">
        <w:rPr>
          <w:color w:val="FF0000"/>
          <w:sz w:val="24"/>
          <w:szCs w:val="24"/>
        </w:rPr>
        <w:t>.</w:t>
      </w:r>
      <w:r w:rsidR="001F501C" w:rsidRPr="004F5EA0">
        <w:rPr>
          <w:color w:val="FF0000"/>
          <w:sz w:val="24"/>
          <w:szCs w:val="24"/>
        </w:rPr>
        <w:t xml:space="preserve"> Th</w:t>
      </w:r>
      <w:r w:rsidR="00804AA3" w:rsidRPr="004F5EA0">
        <w:rPr>
          <w:color w:val="FF0000"/>
          <w:sz w:val="24"/>
          <w:szCs w:val="24"/>
        </w:rPr>
        <w:t xml:space="preserve">e reduction in coarse woody debris volume </w:t>
      </w:r>
      <w:r w:rsidR="004900DE" w:rsidRPr="004F5EA0">
        <w:rPr>
          <w:color w:val="FF0000"/>
          <w:sz w:val="24"/>
          <w:szCs w:val="24"/>
        </w:rPr>
        <w:t xml:space="preserve">in the salvaged treatment </w:t>
      </w:r>
      <w:r w:rsidR="00804AA3" w:rsidRPr="004F5EA0">
        <w:rPr>
          <w:color w:val="FF0000"/>
          <w:sz w:val="24"/>
          <w:szCs w:val="24"/>
        </w:rPr>
        <w:t xml:space="preserve">could last decades. </w:t>
      </w:r>
      <w:r w:rsidR="005051B5" w:rsidRPr="004F5EA0">
        <w:rPr>
          <w:color w:val="FF0000"/>
          <w:sz w:val="24"/>
          <w:szCs w:val="24"/>
        </w:rPr>
        <w:t xml:space="preserve">When examining clearcut stands of varying age in New Hampshire, </w:t>
      </w:r>
      <w:r w:rsidR="006727DF" w:rsidRPr="004F5EA0">
        <w:rPr>
          <w:color w:val="FF0000"/>
          <w:sz w:val="24"/>
          <w:szCs w:val="24"/>
        </w:rPr>
        <w:t xml:space="preserve">researchers found that the slash from </w:t>
      </w:r>
      <w:r w:rsidR="00844F56" w:rsidRPr="004F5EA0">
        <w:rPr>
          <w:color w:val="FF0000"/>
          <w:sz w:val="24"/>
          <w:szCs w:val="24"/>
        </w:rPr>
        <w:t xml:space="preserve">clearcutting decomposed within 20-30 years, leaving low </w:t>
      </w:r>
      <w:r w:rsidR="00F52367" w:rsidRPr="004F5EA0">
        <w:rPr>
          <w:color w:val="FF0000"/>
          <w:sz w:val="24"/>
          <w:szCs w:val="24"/>
        </w:rPr>
        <w:t>mass of downed wood for an addit</w:t>
      </w:r>
      <w:r w:rsidR="00443322" w:rsidRPr="004F5EA0">
        <w:rPr>
          <w:color w:val="FF0000"/>
          <w:sz w:val="24"/>
          <w:szCs w:val="24"/>
        </w:rPr>
        <w:t>ional 30 years, before the tree regeneration began to</w:t>
      </w:r>
      <w:r w:rsidR="00264F1C" w:rsidRPr="004F5EA0">
        <w:rPr>
          <w:color w:val="FF0000"/>
          <w:sz w:val="24"/>
          <w:szCs w:val="24"/>
        </w:rPr>
        <w:t xml:space="preserve"> contribute downed </w:t>
      </w:r>
      <w:r w:rsidR="001E133D" w:rsidRPr="004F5EA0">
        <w:rPr>
          <w:color w:val="FF0000"/>
          <w:sz w:val="24"/>
          <w:szCs w:val="24"/>
        </w:rPr>
        <w:t xml:space="preserve">wood </w:t>
      </w:r>
      <w:r w:rsidR="00D93DA4" w:rsidRPr="004F5EA0">
        <w:rPr>
          <w:color w:val="FF0000"/>
          <w:sz w:val="24"/>
          <w:szCs w:val="24"/>
        </w:rPr>
        <w:fldChar w:fldCharType="begin"/>
      </w:r>
      <w:r w:rsidR="009B00F5" w:rsidRPr="004F5EA0">
        <w:rPr>
          <w:color w:val="FF0000"/>
          <w:sz w:val="24"/>
          <w:szCs w:val="24"/>
        </w:rPr>
        <w:instrText xml:space="preserve"> ADDIN ZOTERO_ITEM CSL_CITATION {"citationID":"a749jk3Y","properties":{"formattedCitation":"(Gore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D93DA4" w:rsidRPr="004F5EA0">
        <w:rPr>
          <w:color w:val="FF0000"/>
          <w:sz w:val="24"/>
          <w:szCs w:val="24"/>
        </w:rPr>
        <w:fldChar w:fldCharType="separate"/>
      </w:r>
      <w:r w:rsidR="009B00F5" w:rsidRPr="004F5EA0">
        <w:rPr>
          <w:color w:val="FF0000"/>
          <w:sz w:val="24"/>
        </w:rPr>
        <w:t>(Gore and Patterson III 1986)</w:t>
      </w:r>
      <w:r w:rsidR="00D93DA4" w:rsidRPr="004F5EA0">
        <w:rPr>
          <w:color w:val="FF0000"/>
          <w:sz w:val="24"/>
          <w:szCs w:val="24"/>
        </w:rPr>
        <w:fldChar w:fldCharType="end"/>
      </w:r>
      <w:r w:rsidR="001E133D" w:rsidRPr="004F5EA0">
        <w:rPr>
          <w:color w:val="FF0000"/>
          <w:sz w:val="24"/>
          <w:szCs w:val="24"/>
        </w:rPr>
        <w:t>.</w:t>
      </w:r>
      <w:r w:rsidR="009B00F5" w:rsidRPr="004F5EA0">
        <w:rPr>
          <w:color w:val="FF0000"/>
          <w:sz w:val="24"/>
          <w:szCs w:val="24"/>
        </w:rPr>
        <w:t xml:space="preserve"> Thus</w:t>
      </w:r>
      <w:r w:rsidR="00767634" w:rsidRPr="004F5EA0">
        <w:rPr>
          <w:color w:val="FF0000"/>
          <w:sz w:val="24"/>
          <w:szCs w:val="24"/>
        </w:rPr>
        <w:t>, salvage-logging could affect woody debris volume for &gt;50 years</w:t>
      </w:r>
      <w:r w:rsidR="00CB08AA" w:rsidRPr="004F5EA0">
        <w:rPr>
          <w:color w:val="FF0000"/>
          <w:sz w:val="24"/>
          <w:szCs w:val="24"/>
        </w:rPr>
        <w:t>.</w:t>
      </w:r>
    </w:p>
    <w:p w14:paraId="6AD23017" w14:textId="77777777" w:rsidR="00E34238" w:rsidRPr="004F5EA0" w:rsidRDefault="00E34238" w:rsidP="00E34238">
      <w:pPr>
        <w:rPr>
          <w:color w:val="FF0000"/>
          <w:sz w:val="24"/>
          <w:szCs w:val="24"/>
        </w:rPr>
      </w:pPr>
    </w:p>
    <w:p w14:paraId="3AE477B3" w14:textId="05F773F7" w:rsidR="00E34238" w:rsidRPr="004F5EA0" w:rsidRDefault="0019173B" w:rsidP="00E34238">
      <w:pPr>
        <w:rPr>
          <w:color w:val="FF0000"/>
          <w:sz w:val="24"/>
          <w:szCs w:val="24"/>
        </w:rPr>
      </w:pPr>
      <w:r w:rsidRPr="004F5EA0">
        <w:rPr>
          <w:color w:val="FF0000"/>
          <w:sz w:val="24"/>
          <w:szCs w:val="24"/>
        </w:rPr>
        <w:tab/>
        <w:t xml:space="preserve">It must be mentioned that just because a ground beetle was caught in a given </w:t>
      </w:r>
      <w:r w:rsidR="000F743D" w:rsidRPr="004F5EA0">
        <w:rPr>
          <w:color w:val="FF0000"/>
          <w:sz w:val="24"/>
          <w:szCs w:val="24"/>
        </w:rPr>
        <w:t xml:space="preserve">forest disturbance treatment doesn’t mean that it spent the entire </w:t>
      </w:r>
      <w:r w:rsidR="00936CD5" w:rsidRPr="004F5EA0">
        <w:rPr>
          <w:color w:val="FF0000"/>
          <w:sz w:val="24"/>
          <w:szCs w:val="24"/>
        </w:rPr>
        <w:t xml:space="preserve">year at that location. Ground beetles, even flightless species, can move </w:t>
      </w:r>
      <w:r w:rsidR="00B74407" w:rsidRPr="004F5EA0">
        <w:rPr>
          <w:color w:val="FF0000"/>
          <w:sz w:val="24"/>
          <w:szCs w:val="24"/>
        </w:rPr>
        <w:t xml:space="preserve">fairly long distances over the seasons (cite). For example, </w:t>
      </w:r>
      <w:r w:rsidR="00780C37" w:rsidRPr="004F5EA0">
        <w:rPr>
          <w:color w:val="FF0000"/>
          <w:sz w:val="24"/>
          <w:szCs w:val="24"/>
        </w:rPr>
        <w:t>some</w:t>
      </w:r>
      <w:r w:rsidR="00B74407" w:rsidRPr="004F5EA0">
        <w:rPr>
          <w:color w:val="FF0000"/>
          <w:sz w:val="24"/>
          <w:szCs w:val="24"/>
        </w:rPr>
        <w:t xml:space="preserve"> ground beetle species </w:t>
      </w:r>
      <w:r w:rsidR="00780C37" w:rsidRPr="004F5EA0">
        <w:rPr>
          <w:color w:val="FF0000"/>
          <w:sz w:val="24"/>
          <w:szCs w:val="24"/>
        </w:rPr>
        <w:t xml:space="preserve">forage for prey in the summer within agricultural fields but move to </w:t>
      </w:r>
      <w:r w:rsidR="001D5157" w:rsidRPr="004F5EA0">
        <w:rPr>
          <w:color w:val="FF0000"/>
          <w:sz w:val="24"/>
          <w:szCs w:val="24"/>
        </w:rPr>
        <w:t>woodlot edges to overwinter (cite).</w:t>
      </w:r>
      <w:r w:rsidR="00017129" w:rsidRPr="004F5EA0">
        <w:rPr>
          <w:color w:val="FF0000"/>
          <w:sz w:val="24"/>
          <w:szCs w:val="24"/>
        </w:rPr>
        <w:t xml:space="preserve"> Thus, the fact that many forest ground beetles like ____ and ____ were still caught in salvage-logged </w:t>
      </w:r>
      <w:r w:rsidR="005E6ABB" w:rsidRPr="004F5EA0">
        <w:rPr>
          <w:color w:val="FF0000"/>
          <w:sz w:val="24"/>
          <w:szCs w:val="24"/>
        </w:rPr>
        <w:t xml:space="preserve">areas does not </w:t>
      </w:r>
      <w:r w:rsidR="00930C80" w:rsidRPr="004F5EA0">
        <w:rPr>
          <w:color w:val="FF0000"/>
          <w:sz w:val="24"/>
          <w:szCs w:val="24"/>
        </w:rPr>
        <w:t>rule out that they could still need the mature forest for part of the year.</w:t>
      </w:r>
    </w:p>
    <w:p w14:paraId="0DA80104" w14:textId="77777777" w:rsidR="00004F2A" w:rsidRDefault="00004F2A" w:rsidP="00DA1CF0">
      <w:pPr>
        <w:rPr>
          <w:sz w:val="24"/>
          <w:szCs w:val="24"/>
        </w:rPr>
      </w:pPr>
    </w:p>
    <w:p w14:paraId="154B70E7" w14:textId="77777777" w:rsidR="0019173B" w:rsidRPr="00F03242" w:rsidRDefault="0019173B" w:rsidP="00E34238">
      <w:pPr>
        <w:rPr>
          <w:sz w:val="24"/>
          <w:szCs w:val="24"/>
        </w:rPr>
      </w:pPr>
    </w:p>
    <w:p w14:paraId="46B57F02" w14:textId="52441617" w:rsidR="00C553BA" w:rsidRPr="00F03242" w:rsidRDefault="00C553BA" w:rsidP="00E34238">
      <w:pPr>
        <w:rPr>
          <w:b/>
          <w:bCs/>
          <w:sz w:val="24"/>
          <w:szCs w:val="24"/>
        </w:rPr>
      </w:pPr>
      <w:r w:rsidRPr="00F03242">
        <w:rPr>
          <w:b/>
          <w:bCs/>
          <w:sz w:val="24"/>
          <w:szCs w:val="24"/>
        </w:rPr>
        <w:t>Supplementary information</w:t>
      </w:r>
    </w:p>
    <w:p w14:paraId="20433A1D" w14:textId="77777777" w:rsidR="00C553BA" w:rsidRPr="00F03242" w:rsidRDefault="00C553BA" w:rsidP="00E34238">
      <w:pPr>
        <w:rPr>
          <w:sz w:val="24"/>
          <w:szCs w:val="24"/>
        </w:rPr>
      </w:pPr>
    </w:p>
    <w:p w14:paraId="48F5D21B" w14:textId="5AEEE3DE" w:rsidR="001B2E21" w:rsidRPr="004C13FE" w:rsidRDefault="001B2E21" w:rsidP="00E34238">
      <w:pPr>
        <w:rPr>
          <w:sz w:val="24"/>
          <w:szCs w:val="24"/>
          <w:u w:val="single"/>
        </w:rPr>
      </w:pPr>
      <w:r w:rsidRPr="004C13FE">
        <w:rPr>
          <w:sz w:val="24"/>
          <w:szCs w:val="24"/>
          <w:u w:val="single"/>
        </w:rPr>
        <w:t>Omission of the final two sampling intervals of 2022</w:t>
      </w:r>
    </w:p>
    <w:p w14:paraId="1E816534" w14:textId="77777777" w:rsidR="0043187D" w:rsidRPr="00F03242" w:rsidRDefault="0043187D" w:rsidP="00E34238">
      <w:pPr>
        <w:rPr>
          <w:sz w:val="24"/>
          <w:szCs w:val="24"/>
        </w:rPr>
      </w:pPr>
    </w:p>
    <w:p w14:paraId="47AF30C9" w14:textId="1A4DB722" w:rsidR="00BD470D" w:rsidRDefault="0043187D" w:rsidP="00487E23">
      <w:pPr>
        <w:rPr>
          <w:sz w:val="24"/>
          <w:szCs w:val="24"/>
        </w:rPr>
      </w:pPr>
      <w:r w:rsidRPr="00F03242">
        <w:rPr>
          <w:sz w:val="24"/>
          <w:szCs w:val="24"/>
        </w:rPr>
        <w:tab/>
        <w:t>In 2022, pitfall traps were sampled into September, but</w:t>
      </w:r>
      <w:r w:rsidR="00EF3505" w:rsidRPr="00F03242">
        <w:rPr>
          <w:sz w:val="24"/>
          <w:szCs w:val="24"/>
        </w:rPr>
        <w:t xml:space="preserve"> these final two sample intervals were omitted from the a</w:t>
      </w:r>
      <w:r w:rsidR="002C3345" w:rsidRPr="00F03242">
        <w:rPr>
          <w:sz w:val="24"/>
          <w:szCs w:val="24"/>
        </w:rPr>
        <w:t xml:space="preserve">nalysis. </w:t>
      </w:r>
      <w:r w:rsidR="008716CD" w:rsidRPr="00F03242">
        <w:rPr>
          <w:sz w:val="24"/>
          <w:szCs w:val="24"/>
        </w:rPr>
        <w:t xml:space="preserve">Because we only had September data in 2022, but not for 2015, we decided to omit the September 2022 data to ensure that the two years could be comparable. </w:t>
      </w:r>
      <w:r w:rsidR="008117B8" w:rsidRPr="00F03242">
        <w:rPr>
          <w:sz w:val="24"/>
          <w:szCs w:val="24"/>
        </w:rPr>
        <w:t xml:space="preserve">The species composition </w:t>
      </w:r>
      <w:r w:rsidR="008716CD" w:rsidRPr="00F03242">
        <w:rPr>
          <w:sz w:val="24"/>
          <w:szCs w:val="24"/>
        </w:rPr>
        <w:t xml:space="preserve">of ground beetles </w:t>
      </w:r>
      <w:r w:rsidR="008117B8" w:rsidRPr="00F03242">
        <w:rPr>
          <w:sz w:val="24"/>
          <w:szCs w:val="24"/>
        </w:rPr>
        <w:t>found in pitfall traps changed in September</w:t>
      </w:r>
      <w:r w:rsidR="007A1E08" w:rsidRPr="00F03242">
        <w:rPr>
          <w:sz w:val="24"/>
          <w:szCs w:val="24"/>
        </w:rPr>
        <w:t>. For example, the following species were found only in September</w:t>
      </w:r>
      <w:r w:rsidR="00BD684C" w:rsidRPr="00F03242">
        <w:rPr>
          <w:sz w:val="24"/>
          <w:szCs w:val="24"/>
        </w:rPr>
        <w:t xml:space="preserve"> 2022, and not earlier in 2022 or in 2015: </w:t>
      </w:r>
      <w:proofErr w:type="spellStart"/>
      <w:r w:rsidR="00487E23" w:rsidRPr="00F03242">
        <w:rPr>
          <w:i/>
          <w:iCs/>
          <w:sz w:val="24"/>
          <w:szCs w:val="24"/>
        </w:rPr>
        <w:t>Amerizus</w:t>
      </w:r>
      <w:proofErr w:type="spellEnd"/>
      <w:r w:rsidR="00487E23" w:rsidRPr="00F03242">
        <w:rPr>
          <w:sz w:val="24"/>
          <w:szCs w:val="24"/>
        </w:rPr>
        <w:t xml:space="preserve"> sp. (</w:t>
      </w:r>
      <w:proofErr w:type="spellStart"/>
      <w:r w:rsidR="00487E23" w:rsidRPr="00F03242">
        <w:rPr>
          <w:sz w:val="24"/>
          <w:szCs w:val="24"/>
        </w:rPr>
        <w:t>Bembidiini</w:t>
      </w:r>
      <w:proofErr w:type="spellEnd"/>
      <w:r w:rsidR="00487E23" w:rsidRPr="00F03242">
        <w:rPr>
          <w:sz w:val="24"/>
          <w:szCs w:val="24"/>
        </w:rPr>
        <w:t xml:space="preserve">), </w:t>
      </w:r>
      <w:proofErr w:type="spellStart"/>
      <w:r w:rsidR="00487E23" w:rsidRPr="00F03242">
        <w:rPr>
          <w:i/>
          <w:iCs/>
          <w:sz w:val="24"/>
          <w:szCs w:val="24"/>
        </w:rPr>
        <w:t>Myas</w:t>
      </w:r>
      <w:proofErr w:type="spellEnd"/>
      <w:r w:rsidR="00487E23" w:rsidRPr="00F03242">
        <w:rPr>
          <w:i/>
          <w:iCs/>
          <w:sz w:val="24"/>
          <w:szCs w:val="24"/>
        </w:rPr>
        <w:t xml:space="preserve"> </w:t>
      </w:r>
      <w:proofErr w:type="spellStart"/>
      <w:r w:rsidR="00487E23" w:rsidRPr="00F03242">
        <w:rPr>
          <w:i/>
          <w:iCs/>
          <w:sz w:val="24"/>
          <w:szCs w:val="24"/>
        </w:rPr>
        <w:t>coracinus</w:t>
      </w:r>
      <w:proofErr w:type="spellEnd"/>
      <w:r w:rsidR="00487E23" w:rsidRPr="00F03242">
        <w:rPr>
          <w:sz w:val="24"/>
          <w:szCs w:val="24"/>
        </w:rPr>
        <w:t xml:space="preserve">, </w:t>
      </w:r>
      <w:proofErr w:type="spellStart"/>
      <w:r w:rsidR="00487E23" w:rsidRPr="00F03242">
        <w:rPr>
          <w:i/>
          <w:iCs/>
          <w:sz w:val="24"/>
          <w:szCs w:val="24"/>
        </w:rPr>
        <w:t>Patrobus</w:t>
      </w:r>
      <w:proofErr w:type="spellEnd"/>
      <w:r w:rsidR="00487E23" w:rsidRPr="00F03242">
        <w:rPr>
          <w:i/>
          <w:iCs/>
          <w:sz w:val="24"/>
          <w:szCs w:val="24"/>
        </w:rPr>
        <w:t xml:space="preserve"> longicornis</w:t>
      </w:r>
      <w:r w:rsidR="00487E23" w:rsidRPr="00F03242">
        <w:rPr>
          <w:sz w:val="24"/>
          <w:szCs w:val="24"/>
        </w:rPr>
        <w:t xml:space="preserve">, </w:t>
      </w:r>
      <w:proofErr w:type="spellStart"/>
      <w:r w:rsidR="00487E23" w:rsidRPr="00F03242">
        <w:rPr>
          <w:i/>
          <w:iCs/>
          <w:sz w:val="24"/>
          <w:szCs w:val="24"/>
        </w:rPr>
        <w:t>Platynus</w:t>
      </w:r>
      <w:proofErr w:type="spellEnd"/>
      <w:r w:rsidR="00487E23" w:rsidRPr="00F03242">
        <w:rPr>
          <w:i/>
          <w:iCs/>
          <w:sz w:val="24"/>
          <w:szCs w:val="24"/>
        </w:rPr>
        <w:t xml:space="preserve"> </w:t>
      </w:r>
      <w:proofErr w:type="spellStart"/>
      <w:r w:rsidR="00487E23" w:rsidRPr="00F03242">
        <w:rPr>
          <w:i/>
          <w:iCs/>
          <w:sz w:val="24"/>
          <w:szCs w:val="24"/>
        </w:rPr>
        <w:t>hypolithos</w:t>
      </w:r>
      <w:proofErr w:type="spellEnd"/>
      <w:r w:rsidR="00487E23" w:rsidRPr="00F03242">
        <w:rPr>
          <w:sz w:val="24"/>
          <w:szCs w:val="24"/>
        </w:rPr>
        <w:t xml:space="preserve">, </w:t>
      </w:r>
      <w:proofErr w:type="spellStart"/>
      <w:r w:rsidR="00487E23" w:rsidRPr="00F03242">
        <w:rPr>
          <w:i/>
          <w:iCs/>
          <w:sz w:val="24"/>
          <w:szCs w:val="24"/>
        </w:rPr>
        <w:t>Pterostichus</w:t>
      </w:r>
      <w:proofErr w:type="spellEnd"/>
      <w:r w:rsidR="00487E23" w:rsidRPr="00F03242">
        <w:rPr>
          <w:i/>
          <w:iCs/>
          <w:sz w:val="24"/>
          <w:szCs w:val="24"/>
        </w:rPr>
        <w:t xml:space="preserve"> atratus</w:t>
      </w:r>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andrewsii</w:t>
      </w:r>
      <w:proofErr w:type="spellEnd"/>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ridingsii</w:t>
      </w:r>
      <w:proofErr w:type="spellEnd"/>
      <w:r w:rsidR="00487E23" w:rsidRPr="00F03242">
        <w:rPr>
          <w:sz w:val="24"/>
          <w:szCs w:val="24"/>
        </w:rPr>
        <w:t xml:space="preserve">, </w:t>
      </w:r>
      <w:r w:rsidR="0063557D">
        <w:rPr>
          <w:sz w:val="24"/>
          <w:szCs w:val="24"/>
        </w:rPr>
        <w:t xml:space="preserve">and </w:t>
      </w:r>
      <w:proofErr w:type="spellStart"/>
      <w:r w:rsidR="00487E23" w:rsidRPr="00F03242">
        <w:rPr>
          <w:i/>
          <w:iCs/>
          <w:sz w:val="24"/>
          <w:szCs w:val="24"/>
        </w:rPr>
        <w:t>Synuchus</w:t>
      </w:r>
      <w:proofErr w:type="spellEnd"/>
      <w:r w:rsidR="00487E23" w:rsidRPr="00F03242">
        <w:rPr>
          <w:i/>
          <w:iCs/>
          <w:sz w:val="24"/>
          <w:szCs w:val="24"/>
        </w:rPr>
        <w:t xml:space="preserve"> </w:t>
      </w:r>
      <w:proofErr w:type="spellStart"/>
      <w:r w:rsidR="00487E23" w:rsidRPr="00F03242">
        <w:rPr>
          <w:i/>
          <w:iCs/>
          <w:sz w:val="24"/>
          <w:szCs w:val="24"/>
        </w:rPr>
        <w:t>impunctatus</w:t>
      </w:r>
      <w:proofErr w:type="spellEnd"/>
      <w:r w:rsidR="00487E23" w:rsidRPr="00F03242">
        <w:rPr>
          <w:sz w:val="24"/>
          <w:szCs w:val="24"/>
        </w:rPr>
        <w:t>.</w:t>
      </w:r>
      <w:r w:rsidR="00B21954" w:rsidRPr="00F03242">
        <w:rPr>
          <w:sz w:val="24"/>
          <w:szCs w:val="24"/>
        </w:rPr>
        <w:t xml:space="preserve"> Furthermore, the abundance of some species</w:t>
      </w:r>
      <w:r w:rsidR="00975170" w:rsidRPr="00F03242">
        <w:rPr>
          <w:sz w:val="24"/>
          <w:szCs w:val="24"/>
        </w:rPr>
        <w:t xml:space="preserve">, including </w:t>
      </w:r>
      <w:proofErr w:type="spellStart"/>
      <w:r w:rsidR="00975170" w:rsidRPr="00F03242">
        <w:rPr>
          <w:i/>
          <w:iCs/>
          <w:sz w:val="24"/>
          <w:szCs w:val="24"/>
        </w:rPr>
        <w:t>Platynus</w:t>
      </w:r>
      <w:proofErr w:type="spellEnd"/>
      <w:r w:rsidR="00975170" w:rsidRPr="00F03242">
        <w:rPr>
          <w:i/>
          <w:iCs/>
          <w:sz w:val="24"/>
          <w:szCs w:val="24"/>
        </w:rPr>
        <w:t xml:space="preserve"> </w:t>
      </w:r>
      <w:proofErr w:type="spellStart"/>
      <w:r w:rsidR="00975170" w:rsidRPr="00F03242">
        <w:rPr>
          <w:i/>
          <w:iCs/>
          <w:sz w:val="24"/>
          <w:szCs w:val="24"/>
        </w:rPr>
        <w:t>angustatus</w:t>
      </w:r>
      <w:proofErr w:type="spellEnd"/>
      <w:r w:rsidR="00975170" w:rsidRPr="00F03242">
        <w:rPr>
          <w:sz w:val="24"/>
          <w:szCs w:val="24"/>
        </w:rPr>
        <w:t xml:space="preserve">, </w:t>
      </w:r>
      <w:r w:rsidR="00B21954" w:rsidRPr="00F03242">
        <w:rPr>
          <w:sz w:val="24"/>
          <w:szCs w:val="24"/>
        </w:rPr>
        <w:t>greatly increased</w:t>
      </w:r>
      <w:r w:rsidR="00875272" w:rsidRPr="00F03242">
        <w:rPr>
          <w:sz w:val="24"/>
          <w:szCs w:val="24"/>
        </w:rPr>
        <w:t xml:space="preserve"> in September</w:t>
      </w:r>
      <w:r w:rsidR="00975170" w:rsidRPr="00F03242">
        <w:rPr>
          <w:sz w:val="24"/>
          <w:szCs w:val="24"/>
        </w:rPr>
        <w:t xml:space="preserve"> (Figure S</w:t>
      </w:r>
      <w:r w:rsidR="004C13FE">
        <w:rPr>
          <w:sz w:val="24"/>
          <w:szCs w:val="24"/>
        </w:rPr>
        <w:t>1</w:t>
      </w:r>
      <w:r w:rsidR="00975170" w:rsidRPr="00F03242">
        <w:rPr>
          <w:sz w:val="24"/>
          <w:szCs w:val="24"/>
        </w:rPr>
        <w:t>)</w:t>
      </w:r>
      <w:r w:rsidR="00BD470D" w:rsidRPr="00F03242">
        <w:rPr>
          <w:sz w:val="24"/>
          <w:szCs w:val="24"/>
        </w:rPr>
        <w:t>.</w:t>
      </w:r>
      <w:r w:rsidR="000735A6" w:rsidRPr="00F03242">
        <w:rPr>
          <w:sz w:val="24"/>
          <w:szCs w:val="24"/>
        </w:rPr>
        <w:t xml:space="preserve"> This evidence further justifies our omission of the final two sample intervals of 2022 from the statistical analysis.</w:t>
      </w:r>
      <w:r w:rsidR="00022051">
        <w:rPr>
          <w:sz w:val="24"/>
          <w:szCs w:val="24"/>
        </w:rPr>
        <w:t xml:space="preserve"> </w:t>
      </w:r>
    </w:p>
    <w:p w14:paraId="2A245438" w14:textId="77777777" w:rsidR="00AC1B87" w:rsidRPr="00F03242" w:rsidRDefault="00AC1B87" w:rsidP="00487E23">
      <w:pPr>
        <w:rPr>
          <w:sz w:val="24"/>
          <w:szCs w:val="24"/>
        </w:rPr>
      </w:pPr>
    </w:p>
    <w:p w14:paraId="7363435F" w14:textId="0D4C6AF0" w:rsidR="003437E5" w:rsidRPr="00F03242" w:rsidRDefault="00BD470D" w:rsidP="00487E23">
      <w:pPr>
        <w:rPr>
          <w:noProof/>
          <w:sz w:val="24"/>
          <w:szCs w:val="24"/>
        </w:rPr>
      </w:pPr>
      <w:r w:rsidRPr="00F03242">
        <w:rPr>
          <w:noProof/>
          <w:sz w:val="24"/>
          <w:szCs w:val="24"/>
        </w:rPr>
        <w:lastRenderedPageBreak/>
        <w:t xml:space="preserve"> </w:t>
      </w:r>
      <w:r w:rsidRPr="00F03242">
        <w:rPr>
          <w:noProof/>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587457" cy="3407613"/>
                    </a:xfrm>
                    <a:prstGeom prst="rect">
                      <a:avLst/>
                    </a:prstGeom>
                  </pic:spPr>
                </pic:pic>
              </a:graphicData>
            </a:graphic>
          </wp:inline>
        </w:drawing>
      </w:r>
    </w:p>
    <w:p w14:paraId="4A476217" w14:textId="48982669" w:rsidR="001B2E21" w:rsidRDefault="00F03242" w:rsidP="00E34238">
      <w:pPr>
        <w:rPr>
          <w:sz w:val="24"/>
          <w:szCs w:val="24"/>
        </w:rPr>
      </w:pPr>
      <w:r w:rsidRPr="00F03242">
        <w:rPr>
          <w:b/>
          <w:bCs/>
          <w:noProof/>
          <w:sz w:val="24"/>
          <w:szCs w:val="24"/>
        </w:rPr>
        <w:t>Figure S</w:t>
      </w:r>
      <w:r w:rsidR="00DD0151">
        <w:rPr>
          <w:b/>
          <w:bCs/>
          <w:noProof/>
          <w:sz w:val="24"/>
          <w:szCs w:val="24"/>
        </w:rPr>
        <w:t>1</w:t>
      </w:r>
      <w:r w:rsidRPr="00F03242">
        <w:rPr>
          <w:b/>
          <w:bCs/>
          <w:noProof/>
          <w:sz w:val="24"/>
          <w:szCs w:val="24"/>
        </w:rPr>
        <w:t>.</w:t>
      </w:r>
      <w:r w:rsidRPr="00F03242">
        <w:rPr>
          <w:noProof/>
          <w:sz w:val="24"/>
          <w:szCs w:val="24"/>
        </w:rPr>
        <w:t xml:space="preserve"> C</w:t>
      </w:r>
      <w:r>
        <w:rPr>
          <w:noProof/>
          <w:sz w:val="24"/>
          <w:szCs w:val="24"/>
        </w:rPr>
        <w:t xml:space="preserve">aptures of </w:t>
      </w:r>
      <w:r w:rsidRPr="00242B8A">
        <w:rPr>
          <w:i/>
          <w:iCs/>
          <w:noProof/>
          <w:sz w:val="24"/>
          <w:szCs w:val="24"/>
        </w:rPr>
        <w:t>Platynus angustatus</w:t>
      </w:r>
      <w:r>
        <w:rPr>
          <w:noProof/>
          <w:sz w:val="24"/>
          <w:szCs w:val="24"/>
        </w:rPr>
        <w:t xml:space="preserve"> </w:t>
      </w:r>
      <w:r w:rsidR="00CC1EB6">
        <w:rPr>
          <w:noProof/>
          <w:sz w:val="24"/>
          <w:szCs w:val="24"/>
        </w:rPr>
        <w:t xml:space="preserve">over the 2022 season in all pitfall traps. The x-axis shows the date of collection, while the y-axis shows number of </w:t>
      </w:r>
      <w:r w:rsidR="002E4111" w:rsidRPr="002E4111">
        <w:rPr>
          <w:i/>
          <w:iCs/>
          <w:noProof/>
          <w:sz w:val="24"/>
          <w:szCs w:val="24"/>
        </w:rPr>
        <w:t>P. angustatus</w:t>
      </w:r>
      <w:r w:rsidR="002E4111">
        <w:rPr>
          <w:noProof/>
          <w:sz w:val="24"/>
          <w:szCs w:val="24"/>
        </w:rPr>
        <w:t xml:space="preserve"> captured during the sample interval.</w:t>
      </w:r>
    </w:p>
    <w:p w14:paraId="0AF4FCD1" w14:textId="4965E4BB" w:rsidR="00AC1B87" w:rsidRDefault="00AC1B87" w:rsidP="00E34238">
      <w:pPr>
        <w:rPr>
          <w:sz w:val="24"/>
          <w:szCs w:val="24"/>
        </w:rPr>
      </w:pPr>
    </w:p>
    <w:p w14:paraId="28C8EF9F" w14:textId="779E946C" w:rsidR="00147BA7" w:rsidRDefault="00C96F66" w:rsidP="00E34238">
      <w:pPr>
        <w:rPr>
          <w:sz w:val="24"/>
          <w:szCs w:val="24"/>
        </w:rPr>
      </w:pPr>
      <w:r w:rsidRPr="00C96F66">
        <w:rPr>
          <w:noProof/>
          <w:sz w:val="24"/>
          <w:szCs w:val="24"/>
        </w:rPr>
        <mc:AlternateContent>
          <mc:Choice Requires="wps">
            <w:drawing>
              <wp:anchor distT="45720" distB="45720" distL="114300" distR="114300" simplePos="0" relativeHeight="251659264"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r>
                        <w:t>B</w:t>
                      </w:r>
                    </w:p>
                  </w:txbxContent>
                </v:textbox>
              </v:shape>
            </w:pict>
          </mc:Fallback>
        </mc:AlternateContent>
      </w:r>
      <w:r w:rsidRPr="00C96F66">
        <w:rPr>
          <w:noProof/>
          <w:sz w:val="24"/>
          <w:szCs w:val="24"/>
        </w:rPr>
        <mc:AlternateContent>
          <mc:Choice Requires="wps">
            <w:drawing>
              <wp:anchor distT="45720" distB="45720" distL="114300" distR="114300" simplePos="0" relativeHeight="251657216"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r w:rsidRPr="00C96F66">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r w:rsidRPr="00C96F66">
                        <w:t>A</w:t>
                      </w:r>
                    </w:p>
                  </w:txbxContent>
                </v:textbox>
              </v:shape>
            </w:pict>
          </mc:Fallback>
        </mc:AlternateContent>
      </w:r>
      <w:r w:rsidR="00147BA7" w:rsidRPr="00147BA7">
        <w:rPr>
          <w:noProof/>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818747" cy="2145347"/>
                    </a:xfrm>
                    <a:prstGeom prst="rect">
                      <a:avLst/>
                    </a:prstGeom>
                  </pic:spPr>
                </pic:pic>
              </a:graphicData>
            </a:graphic>
          </wp:inline>
        </w:drawing>
      </w:r>
      <w:r w:rsidR="00147BA7" w:rsidRPr="00147BA7">
        <w:rPr>
          <w:noProof/>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840458" cy="2161872"/>
                    </a:xfrm>
                    <a:prstGeom prst="rect">
                      <a:avLst/>
                    </a:prstGeom>
                  </pic:spPr>
                </pic:pic>
              </a:graphicData>
            </a:graphic>
          </wp:inline>
        </w:drawing>
      </w:r>
    </w:p>
    <w:p w14:paraId="0C75BB19" w14:textId="7A5746B9" w:rsidR="006B0A16" w:rsidRDefault="006B0A16" w:rsidP="00E34238">
      <w:pPr>
        <w:rPr>
          <w:sz w:val="24"/>
          <w:szCs w:val="24"/>
        </w:rPr>
      </w:pPr>
      <w:r w:rsidRPr="00147BA7">
        <w:rPr>
          <w:b/>
          <w:bCs/>
          <w:sz w:val="24"/>
          <w:szCs w:val="24"/>
        </w:rPr>
        <w:t>Figure S</w:t>
      </w:r>
      <w:r w:rsidR="00DD0151">
        <w:rPr>
          <w:b/>
          <w:bCs/>
          <w:sz w:val="24"/>
          <w:szCs w:val="24"/>
        </w:rPr>
        <w:t>2</w:t>
      </w:r>
      <w:r w:rsidRPr="00147BA7">
        <w:rPr>
          <w:b/>
          <w:bCs/>
          <w:sz w:val="24"/>
          <w:szCs w:val="24"/>
        </w:rPr>
        <w:t>.</w:t>
      </w:r>
      <w:r>
        <w:rPr>
          <w:sz w:val="24"/>
          <w:szCs w:val="24"/>
        </w:rPr>
        <w:t xml:space="preserve"> </w:t>
      </w:r>
      <w:r w:rsidR="00242B8A">
        <w:rPr>
          <w:sz w:val="24"/>
          <w:szCs w:val="24"/>
        </w:rPr>
        <w:t>Species accumulation curve</w:t>
      </w:r>
      <w:r w:rsidR="00C96F66">
        <w:rPr>
          <w:sz w:val="24"/>
          <w:szCs w:val="24"/>
        </w:rPr>
        <w:t>s</w:t>
      </w:r>
      <w:r w:rsidR="00242B8A">
        <w:rPr>
          <w:sz w:val="24"/>
          <w:szCs w:val="24"/>
        </w:rPr>
        <w:t xml:space="preserve"> for A) 2015 ground beetles and B) 2022 ground beetles. The x-axis shows the number of </w:t>
      </w:r>
      <w:r w:rsidR="00147BA7">
        <w:rPr>
          <w:sz w:val="24"/>
          <w:szCs w:val="24"/>
        </w:rPr>
        <w:t>sampled plots, while the y-axis shows the species richness.</w:t>
      </w:r>
      <w:r>
        <w:rPr>
          <w:sz w:val="24"/>
          <w:szCs w:val="24"/>
        </w:rPr>
        <w:t xml:space="preserve"> </w:t>
      </w:r>
    </w:p>
    <w:p w14:paraId="6FDC4B0D" w14:textId="77777777" w:rsidR="00F216FC" w:rsidRDefault="00F216FC" w:rsidP="00E34238">
      <w:pPr>
        <w:rPr>
          <w:sz w:val="24"/>
          <w:szCs w:val="24"/>
        </w:rPr>
      </w:pPr>
    </w:p>
    <w:p w14:paraId="4265489C" w14:textId="7E646E2D" w:rsidR="00F216FC" w:rsidRDefault="00F216FC" w:rsidP="00E34238">
      <w:pPr>
        <w:rPr>
          <w:sz w:val="24"/>
          <w:szCs w:val="24"/>
        </w:rPr>
      </w:pPr>
    </w:p>
    <w:p w14:paraId="198AABED" w14:textId="77777777" w:rsidR="00FB6070" w:rsidRDefault="00FB6070" w:rsidP="00FB6070">
      <w:pPr>
        <w:rPr>
          <w:sz w:val="24"/>
          <w:szCs w:val="24"/>
        </w:rPr>
      </w:pPr>
      <w:r w:rsidRPr="0028054E">
        <w:rPr>
          <w:noProof/>
          <w:sz w:val="24"/>
          <w:szCs w:val="24"/>
        </w:rPr>
        <w:lastRenderedPageBreak/>
        <w:drawing>
          <wp:inline distT="0" distB="0" distL="0" distR="0" wp14:anchorId="7C931035" wp14:editId="30E1B698">
            <wp:extent cx="5676900" cy="4572000"/>
            <wp:effectExtent l="0" t="0" r="0" b="0"/>
            <wp:docPr id="13728256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565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676900" cy="4572000"/>
                    </a:xfrm>
                    <a:prstGeom prst="rect">
                      <a:avLst/>
                    </a:prstGeom>
                  </pic:spPr>
                </pic:pic>
              </a:graphicData>
            </a:graphic>
          </wp:inline>
        </w:drawing>
      </w:r>
    </w:p>
    <w:p w14:paraId="77F25FB6" w14:textId="7D34455C" w:rsidR="00FB6070" w:rsidRDefault="00FB6070" w:rsidP="00FB6070">
      <w:pPr>
        <w:rPr>
          <w:sz w:val="24"/>
          <w:szCs w:val="24"/>
        </w:rPr>
      </w:pPr>
      <w:r w:rsidRPr="00896726">
        <w:rPr>
          <w:b/>
          <w:bCs/>
          <w:sz w:val="24"/>
          <w:szCs w:val="24"/>
        </w:rPr>
        <w:t xml:space="preserve">Figure </w:t>
      </w:r>
      <w:r>
        <w:rPr>
          <w:b/>
          <w:bCs/>
          <w:sz w:val="24"/>
          <w:szCs w:val="24"/>
        </w:rPr>
        <w:t>S3.</w:t>
      </w:r>
      <w:r>
        <w:rPr>
          <w:sz w:val="24"/>
          <w:szCs w:val="24"/>
        </w:rPr>
        <w:t xml:space="preserve"> Biplot of the first two principal component axes of the principal components analysis (PCA) of the eight numerical traits measured for 47</w:t>
      </w:r>
      <w:commentRangeStart w:id="100"/>
      <w:commentRangeStart w:id="101"/>
      <w:r>
        <w:rPr>
          <w:sz w:val="24"/>
          <w:szCs w:val="24"/>
        </w:rPr>
        <w:t xml:space="preserve"> ground beetle species</w:t>
      </w:r>
      <w:commentRangeEnd w:id="100"/>
      <w:r>
        <w:rPr>
          <w:rStyle w:val="CommentReference"/>
        </w:rPr>
        <w:commentReference w:id="100"/>
      </w:r>
      <w:commentRangeEnd w:id="101"/>
      <w:r>
        <w:rPr>
          <w:rStyle w:val="CommentReference"/>
        </w:rPr>
        <w:commentReference w:id="101"/>
      </w:r>
      <w:r>
        <w:rPr>
          <w:sz w:val="24"/>
          <w:szCs w:val="24"/>
        </w:rPr>
        <w:t xml:space="preserve">. Blue arrows with labels are the eight trait variables, which are explained in Table 1. Black text in the graph indicates the locations of each species in trait space, following the abbreviations in Table 2. The word “standard” after a variable name indicates that it has previously been divided by body length to address high correlations with body length. The species </w:t>
      </w:r>
      <w:proofErr w:type="spellStart"/>
      <w:r w:rsidRPr="00A877B6">
        <w:rPr>
          <w:i/>
          <w:iCs/>
          <w:sz w:val="24"/>
          <w:szCs w:val="24"/>
        </w:rPr>
        <w:t>Notiophilus</w:t>
      </w:r>
      <w:proofErr w:type="spellEnd"/>
      <w:r w:rsidRPr="00A877B6">
        <w:rPr>
          <w:i/>
          <w:iCs/>
          <w:sz w:val="24"/>
          <w:szCs w:val="24"/>
        </w:rPr>
        <w:t xml:space="preserve"> aeneus</w:t>
      </w:r>
      <w:r>
        <w:rPr>
          <w:sz w:val="24"/>
          <w:szCs w:val="24"/>
        </w:rPr>
        <w:t xml:space="preserve"> was omitted from the PCA.</w:t>
      </w:r>
    </w:p>
    <w:p w14:paraId="284EC74C" w14:textId="77777777" w:rsidR="00FB6070" w:rsidRDefault="00FB6070" w:rsidP="00FB6070">
      <w:pPr>
        <w:rPr>
          <w:sz w:val="24"/>
          <w:szCs w:val="24"/>
        </w:rPr>
      </w:pPr>
      <w:r>
        <w:rPr>
          <w:noProof/>
        </w:rPr>
        <w:lastRenderedPageBreak/>
        <w:drawing>
          <wp:inline distT="0" distB="0" distL="0" distR="0" wp14:anchorId="5E26AA14" wp14:editId="0C579856">
            <wp:extent cx="5362575" cy="3305175"/>
            <wp:effectExtent l="0" t="0" r="9525" b="9525"/>
            <wp:docPr id="14239533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53312"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362575" cy="3305175"/>
                    </a:xfrm>
                    <a:prstGeom prst="rect">
                      <a:avLst/>
                    </a:prstGeom>
                  </pic:spPr>
                </pic:pic>
              </a:graphicData>
            </a:graphic>
          </wp:inline>
        </w:drawing>
      </w:r>
    </w:p>
    <w:p w14:paraId="714083F3" w14:textId="7CA9EB88" w:rsidR="00FB6070" w:rsidRDefault="00FB6070" w:rsidP="00FB6070">
      <w:pPr>
        <w:rPr>
          <w:sz w:val="24"/>
          <w:szCs w:val="24"/>
        </w:rPr>
      </w:pPr>
      <w:r w:rsidRPr="00A4704A">
        <w:rPr>
          <w:b/>
          <w:bCs/>
          <w:sz w:val="24"/>
          <w:szCs w:val="24"/>
        </w:rPr>
        <w:t xml:space="preserve">Figure </w:t>
      </w:r>
      <w:r>
        <w:rPr>
          <w:b/>
          <w:bCs/>
          <w:sz w:val="24"/>
          <w:szCs w:val="24"/>
        </w:rPr>
        <w:t>S4</w:t>
      </w:r>
      <w:r w:rsidRPr="00A4704A">
        <w:rPr>
          <w:b/>
          <w:bCs/>
          <w:sz w:val="24"/>
          <w:szCs w:val="24"/>
        </w:rPr>
        <w:t>.</w:t>
      </w:r>
      <w:r>
        <w:rPr>
          <w:sz w:val="24"/>
          <w:szCs w:val="24"/>
        </w:rPr>
        <w:t xml:space="preserve"> Biplot of the third principal component axis (y-axis) against the first principal component axis (x-axis) of the principal components analysis (PCA) of the eight numerical traits measured for</w:t>
      </w:r>
      <w:r w:rsidRPr="0098594F">
        <w:rPr>
          <w:noProof/>
        </w:rPr>
        <w:t xml:space="preserve"> </w:t>
      </w:r>
      <w:r>
        <w:rPr>
          <w:sz w:val="24"/>
          <w:szCs w:val="24"/>
        </w:rPr>
        <w:t xml:space="preserve"> 47</w:t>
      </w:r>
      <w:commentRangeStart w:id="102"/>
      <w:commentRangeStart w:id="103"/>
      <w:r>
        <w:rPr>
          <w:sz w:val="24"/>
          <w:szCs w:val="24"/>
        </w:rPr>
        <w:t xml:space="preserve"> ground beetle species</w:t>
      </w:r>
      <w:commentRangeEnd w:id="102"/>
      <w:r>
        <w:rPr>
          <w:rStyle w:val="CommentReference"/>
        </w:rPr>
        <w:commentReference w:id="102"/>
      </w:r>
      <w:commentRangeEnd w:id="103"/>
      <w:r>
        <w:rPr>
          <w:rStyle w:val="CommentReference"/>
        </w:rPr>
        <w:commentReference w:id="103"/>
      </w:r>
      <w:r>
        <w:rPr>
          <w:sz w:val="24"/>
          <w:szCs w:val="24"/>
        </w:rPr>
        <w:t xml:space="preserve">. Blue arrows with labels are the eight trait variables, which are explained in Table 1. Black text in the graph indicates the locations of each species in trait space, following the abbreviations in Table 2. The word “standard” after a variable name indicates that it has previously been divided by body length to address high correlations with body length. The species </w:t>
      </w:r>
      <w:proofErr w:type="spellStart"/>
      <w:r w:rsidRPr="00A877B6">
        <w:rPr>
          <w:i/>
          <w:iCs/>
          <w:sz w:val="24"/>
          <w:szCs w:val="24"/>
        </w:rPr>
        <w:t>Notiophilus</w:t>
      </w:r>
      <w:proofErr w:type="spellEnd"/>
      <w:r w:rsidRPr="00A877B6">
        <w:rPr>
          <w:i/>
          <w:iCs/>
          <w:sz w:val="24"/>
          <w:szCs w:val="24"/>
        </w:rPr>
        <w:t xml:space="preserve"> aeneus</w:t>
      </w:r>
      <w:r>
        <w:rPr>
          <w:sz w:val="24"/>
          <w:szCs w:val="24"/>
        </w:rPr>
        <w:t xml:space="preserve"> was omitted from the PCA.</w:t>
      </w:r>
    </w:p>
    <w:p w14:paraId="7EBC3D30" w14:textId="77777777" w:rsidR="001B2E21" w:rsidRDefault="001B2E21" w:rsidP="00E34238">
      <w:pPr>
        <w:rPr>
          <w:sz w:val="24"/>
          <w:szCs w:val="24"/>
        </w:rPr>
      </w:pPr>
    </w:p>
    <w:p w14:paraId="70C6C547" w14:textId="77777777" w:rsidR="00FB6070" w:rsidRPr="00F03242" w:rsidRDefault="00FB6070" w:rsidP="00E34238">
      <w:pPr>
        <w:rPr>
          <w:sz w:val="24"/>
          <w:szCs w:val="24"/>
        </w:rPr>
      </w:pPr>
    </w:p>
    <w:p w14:paraId="6E3A70A4" w14:textId="05D9949C" w:rsidR="0003388D" w:rsidRPr="00F03242" w:rsidRDefault="0003388D" w:rsidP="00E34238">
      <w:pPr>
        <w:rPr>
          <w:sz w:val="24"/>
          <w:szCs w:val="24"/>
        </w:rPr>
      </w:pPr>
      <w:r w:rsidRPr="00F03242">
        <w:rPr>
          <w:b/>
          <w:bCs/>
          <w:sz w:val="24"/>
          <w:szCs w:val="24"/>
        </w:rPr>
        <w:t>Table S1.</w:t>
      </w:r>
      <w:r w:rsidRPr="00F03242">
        <w:rPr>
          <w:sz w:val="24"/>
          <w:szCs w:val="24"/>
        </w:rPr>
        <w:t xml:space="preserve"> Voucher specimens used for trait measurements</w:t>
      </w:r>
      <w:r w:rsidR="00016A27" w:rsidRPr="00F03242">
        <w:rPr>
          <w:sz w:val="24"/>
          <w:szCs w:val="24"/>
        </w:rPr>
        <w:t xml:space="preserve"> in this study. </w:t>
      </w:r>
      <w:r w:rsidR="001C07F6" w:rsidRPr="00F03242">
        <w:rPr>
          <w:sz w:val="24"/>
          <w:szCs w:val="24"/>
        </w:rPr>
        <w:t>The Unique</w:t>
      </w:r>
      <w:r w:rsidR="00650D4F" w:rsidRPr="00F03242">
        <w:rPr>
          <w:sz w:val="24"/>
          <w:szCs w:val="24"/>
        </w:rPr>
        <w:t xml:space="preserve"> </w:t>
      </w:r>
      <w:r w:rsidR="001C07F6" w:rsidRPr="00F03242">
        <w:rPr>
          <w:sz w:val="24"/>
          <w:szCs w:val="24"/>
        </w:rPr>
        <w:t xml:space="preserve">ID </w:t>
      </w:r>
      <w:r w:rsidR="00650D4F" w:rsidRPr="00F03242">
        <w:rPr>
          <w:sz w:val="24"/>
          <w:szCs w:val="24"/>
        </w:rPr>
        <w:t>begins</w:t>
      </w:r>
      <w:r w:rsidR="001C07F6" w:rsidRPr="00F03242">
        <w:rPr>
          <w:sz w:val="24"/>
          <w:szCs w:val="24"/>
        </w:rPr>
        <w:t xml:space="preserve"> with “OSUC” if the specimen was already </w:t>
      </w:r>
      <w:r w:rsidR="009B6055" w:rsidRPr="00F03242">
        <w:rPr>
          <w:sz w:val="24"/>
          <w:szCs w:val="24"/>
        </w:rPr>
        <w:t xml:space="preserve">in the Ohio State University </w:t>
      </w:r>
      <w:proofErr w:type="spellStart"/>
      <w:r w:rsidR="009B6055" w:rsidRPr="00F03242">
        <w:rPr>
          <w:sz w:val="24"/>
          <w:szCs w:val="24"/>
        </w:rPr>
        <w:t>Triplehorn</w:t>
      </w:r>
      <w:proofErr w:type="spellEnd"/>
      <w:r w:rsidR="009B6055" w:rsidRPr="00F03242">
        <w:rPr>
          <w:sz w:val="24"/>
          <w:szCs w:val="24"/>
        </w:rPr>
        <w:t xml:space="preserve"> Insect Collection</w:t>
      </w:r>
      <w:r w:rsidR="003504CD" w:rsidRPr="00F03242">
        <w:rPr>
          <w:sz w:val="24"/>
          <w:szCs w:val="24"/>
        </w:rPr>
        <w:t xml:space="preserve"> from 2015 or a previous study</w:t>
      </w:r>
      <w:r w:rsidR="009B6055" w:rsidRPr="00F03242">
        <w:rPr>
          <w:sz w:val="24"/>
          <w:szCs w:val="24"/>
        </w:rPr>
        <w:t xml:space="preserve">, whereas </w:t>
      </w:r>
      <w:r w:rsidR="003504CD" w:rsidRPr="00F03242">
        <w:rPr>
          <w:sz w:val="24"/>
          <w:szCs w:val="24"/>
        </w:rPr>
        <w:t>Unique</w:t>
      </w:r>
      <w:r w:rsidR="00650D4F" w:rsidRPr="00F03242">
        <w:rPr>
          <w:sz w:val="24"/>
          <w:szCs w:val="24"/>
        </w:rPr>
        <w:t xml:space="preserve"> </w:t>
      </w:r>
      <w:r w:rsidR="003504CD" w:rsidRPr="00F03242">
        <w:rPr>
          <w:sz w:val="24"/>
          <w:szCs w:val="24"/>
        </w:rPr>
        <w:t xml:space="preserve">IDs with </w:t>
      </w:r>
      <w:r w:rsidR="004905B5" w:rsidRPr="00F03242">
        <w:rPr>
          <w:sz w:val="24"/>
          <w:szCs w:val="24"/>
        </w:rPr>
        <w:t>just a number indicate 2022 specimens which will be vouchered as part of this study</w:t>
      </w:r>
      <w:commentRangeStart w:id="104"/>
      <w:r w:rsidR="004905B5" w:rsidRPr="00F03242">
        <w:rPr>
          <w:sz w:val="24"/>
          <w:szCs w:val="24"/>
        </w:rPr>
        <w:t>.</w:t>
      </w:r>
      <w:commentRangeEnd w:id="104"/>
      <w:r w:rsidR="004905B5" w:rsidRPr="00F03242">
        <w:rPr>
          <w:rStyle w:val="CommentReference"/>
          <w:sz w:val="24"/>
          <w:szCs w:val="24"/>
        </w:rPr>
        <w:commentReference w:id="104"/>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noWrap/>
            <w:vAlign w:val="bottom"/>
            <w:hideMark/>
          </w:tcPr>
          <w:p w14:paraId="022AA94C"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Species</w:t>
            </w:r>
          </w:p>
        </w:tc>
        <w:tc>
          <w:tcPr>
            <w:tcW w:w="1276" w:type="dxa"/>
            <w:tcBorders>
              <w:top w:val="single" w:sz="4" w:space="0" w:color="auto"/>
              <w:bottom w:val="single" w:sz="4" w:space="0" w:color="auto"/>
            </w:tcBorders>
            <w:noWrap/>
            <w:vAlign w:val="bottom"/>
            <w:hideMark/>
          </w:tcPr>
          <w:p w14:paraId="39AD817B"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Sex</w:t>
            </w:r>
          </w:p>
        </w:tc>
        <w:tc>
          <w:tcPr>
            <w:tcW w:w="1984" w:type="dxa"/>
            <w:tcBorders>
              <w:top w:val="single" w:sz="4" w:space="0" w:color="auto"/>
              <w:bottom w:val="single" w:sz="4" w:space="0" w:color="auto"/>
            </w:tcBorders>
            <w:noWrap/>
            <w:vAlign w:val="bottom"/>
            <w:hideMark/>
          </w:tcPr>
          <w:p w14:paraId="504D205B" w14:textId="6FFF0A78"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Unique</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ID</w:t>
            </w:r>
          </w:p>
        </w:tc>
        <w:tc>
          <w:tcPr>
            <w:tcW w:w="2835" w:type="dxa"/>
            <w:tcBorders>
              <w:top w:val="single" w:sz="4" w:space="0" w:color="auto"/>
              <w:bottom w:val="single" w:sz="4" w:space="0" w:color="auto"/>
            </w:tcBorders>
            <w:noWrap/>
            <w:vAlign w:val="bottom"/>
            <w:hideMark/>
          </w:tcPr>
          <w:p w14:paraId="39DF1747" w14:textId="0DDAE565"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Location</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of</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noWrap/>
            <w:vAlign w:val="bottom"/>
            <w:hideMark/>
          </w:tcPr>
          <w:p w14:paraId="3D5105A9" w14:textId="3A76A05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Agonoleptus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thoracicus</w:t>
            </w:r>
            <w:proofErr w:type="spellEnd"/>
          </w:p>
        </w:tc>
        <w:tc>
          <w:tcPr>
            <w:tcW w:w="1276" w:type="dxa"/>
            <w:tcBorders>
              <w:top w:val="single" w:sz="4" w:space="0" w:color="auto"/>
            </w:tcBorders>
            <w:noWrap/>
            <w:vAlign w:val="bottom"/>
            <w:hideMark/>
          </w:tcPr>
          <w:p w14:paraId="6852FC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tcBorders>
              <w:top w:val="single" w:sz="4" w:space="0" w:color="auto"/>
            </w:tcBorders>
            <w:noWrap/>
            <w:vAlign w:val="bottom"/>
            <w:hideMark/>
          </w:tcPr>
          <w:p w14:paraId="52BC57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819611</w:t>
            </w:r>
          </w:p>
        </w:tc>
        <w:tc>
          <w:tcPr>
            <w:tcW w:w="2835" w:type="dxa"/>
            <w:tcBorders>
              <w:top w:val="single" w:sz="4" w:space="0" w:color="auto"/>
            </w:tcBorders>
            <w:noWrap/>
            <w:vAlign w:val="bottom"/>
            <w:hideMark/>
          </w:tcPr>
          <w:p w14:paraId="1E8103F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131FCD" w14:textId="77777777" w:rsidTr="0081088C">
        <w:trPr>
          <w:trHeight w:val="290"/>
        </w:trPr>
        <w:tc>
          <w:tcPr>
            <w:tcW w:w="2977" w:type="dxa"/>
            <w:noWrap/>
            <w:vAlign w:val="bottom"/>
            <w:hideMark/>
          </w:tcPr>
          <w:p w14:paraId="3E90DD0A" w14:textId="353C1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567CAE3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351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671705</w:t>
            </w:r>
          </w:p>
        </w:tc>
        <w:tc>
          <w:tcPr>
            <w:tcW w:w="2835" w:type="dxa"/>
            <w:noWrap/>
            <w:vAlign w:val="bottom"/>
            <w:hideMark/>
          </w:tcPr>
          <w:p w14:paraId="781963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E43196B" w14:textId="77777777" w:rsidTr="0081088C">
        <w:trPr>
          <w:trHeight w:val="290"/>
        </w:trPr>
        <w:tc>
          <w:tcPr>
            <w:tcW w:w="2977" w:type="dxa"/>
            <w:noWrap/>
            <w:vAlign w:val="bottom"/>
            <w:hideMark/>
          </w:tcPr>
          <w:p w14:paraId="55B7B77D" w14:textId="494207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040723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0DE83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671700</w:t>
            </w:r>
          </w:p>
        </w:tc>
        <w:tc>
          <w:tcPr>
            <w:tcW w:w="2835" w:type="dxa"/>
            <w:noWrap/>
            <w:vAlign w:val="bottom"/>
            <w:hideMark/>
          </w:tcPr>
          <w:p w14:paraId="136E01A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322ADB" w14:textId="77777777" w:rsidTr="0081088C">
        <w:trPr>
          <w:trHeight w:val="290"/>
        </w:trPr>
        <w:tc>
          <w:tcPr>
            <w:tcW w:w="2977" w:type="dxa"/>
            <w:noWrap/>
            <w:vAlign w:val="bottom"/>
            <w:hideMark/>
          </w:tcPr>
          <w:p w14:paraId="6F331A53" w14:textId="555048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1685D7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9A623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671704</w:t>
            </w:r>
          </w:p>
        </w:tc>
        <w:tc>
          <w:tcPr>
            <w:tcW w:w="2835" w:type="dxa"/>
            <w:noWrap/>
            <w:vAlign w:val="bottom"/>
            <w:hideMark/>
          </w:tcPr>
          <w:p w14:paraId="68B649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7EEEFA" w14:textId="77777777" w:rsidTr="0081088C">
        <w:trPr>
          <w:trHeight w:val="290"/>
        </w:trPr>
        <w:tc>
          <w:tcPr>
            <w:tcW w:w="2977" w:type="dxa"/>
            <w:noWrap/>
            <w:vAlign w:val="bottom"/>
            <w:hideMark/>
          </w:tcPr>
          <w:p w14:paraId="03A2D6D9" w14:textId="4D5038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1918FA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E54BE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671703</w:t>
            </w:r>
          </w:p>
        </w:tc>
        <w:tc>
          <w:tcPr>
            <w:tcW w:w="2835" w:type="dxa"/>
            <w:noWrap/>
            <w:vAlign w:val="bottom"/>
            <w:hideMark/>
          </w:tcPr>
          <w:p w14:paraId="442B41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9EC1F96" w14:textId="77777777" w:rsidTr="0081088C">
        <w:trPr>
          <w:trHeight w:val="290"/>
        </w:trPr>
        <w:tc>
          <w:tcPr>
            <w:tcW w:w="2977" w:type="dxa"/>
            <w:noWrap/>
            <w:vAlign w:val="bottom"/>
            <w:hideMark/>
          </w:tcPr>
          <w:p w14:paraId="02A2D978" w14:textId="28EB3C0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3C7D92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86E1F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671702</w:t>
            </w:r>
          </w:p>
        </w:tc>
        <w:tc>
          <w:tcPr>
            <w:tcW w:w="2835" w:type="dxa"/>
            <w:noWrap/>
            <w:vAlign w:val="bottom"/>
            <w:hideMark/>
          </w:tcPr>
          <w:p w14:paraId="73ACDEC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07E79C" w14:textId="77777777" w:rsidTr="0081088C">
        <w:trPr>
          <w:trHeight w:val="290"/>
        </w:trPr>
        <w:tc>
          <w:tcPr>
            <w:tcW w:w="2977" w:type="dxa"/>
            <w:noWrap/>
            <w:vAlign w:val="bottom"/>
            <w:hideMark/>
          </w:tcPr>
          <w:p w14:paraId="0284917E" w14:textId="12078BB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32CE33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B9FDC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819619</w:t>
            </w:r>
          </w:p>
        </w:tc>
        <w:tc>
          <w:tcPr>
            <w:tcW w:w="2835" w:type="dxa"/>
            <w:noWrap/>
            <w:vAlign w:val="bottom"/>
            <w:hideMark/>
          </w:tcPr>
          <w:p w14:paraId="2ECD3F7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D0AB363" w14:textId="77777777" w:rsidTr="0081088C">
        <w:trPr>
          <w:trHeight w:val="290"/>
        </w:trPr>
        <w:tc>
          <w:tcPr>
            <w:tcW w:w="2977" w:type="dxa"/>
            <w:noWrap/>
            <w:vAlign w:val="bottom"/>
            <w:hideMark/>
          </w:tcPr>
          <w:p w14:paraId="314D146E" w14:textId="6621B8F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751581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1F6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819616</w:t>
            </w:r>
          </w:p>
        </w:tc>
        <w:tc>
          <w:tcPr>
            <w:tcW w:w="2835" w:type="dxa"/>
            <w:noWrap/>
            <w:vAlign w:val="bottom"/>
            <w:hideMark/>
          </w:tcPr>
          <w:p w14:paraId="30FEE10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45F147" w14:textId="77777777" w:rsidTr="0081088C">
        <w:trPr>
          <w:trHeight w:val="290"/>
        </w:trPr>
        <w:tc>
          <w:tcPr>
            <w:tcW w:w="2977" w:type="dxa"/>
            <w:noWrap/>
            <w:vAlign w:val="bottom"/>
            <w:hideMark/>
          </w:tcPr>
          <w:p w14:paraId="5E90B681" w14:textId="6436D6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70B64F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0283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819613</w:t>
            </w:r>
          </w:p>
        </w:tc>
        <w:tc>
          <w:tcPr>
            <w:tcW w:w="2835" w:type="dxa"/>
            <w:noWrap/>
            <w:vAlign w:val="bottom"/>
            <w:hideMark/>
          </w:tcPr>
          <w:p w14:paraId="046A7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517585" w14:textId="77777777" w:rsidTr="0081088C">
        <w:trPr>
          <w:trHeight w:val="290"/>
        </w:trPr>
        <w:tc>
          <w:tcPr>
            <w:tcW w:w="2977" w:type="dxa"/>
            <w:noWrap/>
            <w:vAlign w:val="bottom"/>
            <w:hideMark/>
          </w:tcPr>
          <w:p w14:paraId="0A45D7FC" w14:textId="5CADDE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347B9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39AE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671697</w:t>
            </w:r>
          </w:p>
        </w:tc>
        <w:tc>
          <w:tcPr>
            <w:tcW w:w="2835" w:type="dxa"/>
            <w:noWrap/>
            <w:vAlign w:val="bottom"/>
            <w:hideMark/>
          </w:tcPr>
          <w:p w14:paraId="67DC37B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F62E4B" w14:textId="77777777" w:rsidTr="0081088C">
        <w:trPr>
          <w:trHeight w:val="290"/>
        </w:trPr>
        <w:tc>
          <w:tcPr>
            <w:tcW w:w="2977" w:type="dxa"/>
            <w:noWrap/>
            <w:vAlign w:val="bottom"/>
            <w:hideMark/>
          </w:tcPr>
          <w:p w14:paraId="7E161839" w14:textId="065682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30AC49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926AC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523212</w:t>
            </w:r>
          </w:p>
        </w:tc>
        <w:tc>
          <w:tcPr>
            <w:tcW w:w="2835" w:type="dxa"/>
            <w:noWrap/>
            <w:vAlign w:val="bottom"/>
            <w:hideMark/>
          </w:tcPr>
          <w:p w14:paraId="781634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F2FBF0E" w14:textId="77777777" w:rsidTr="0081088C">
        <w:trPr>
          <w:trHeight w:val="290"/>
        </w:trPr>
        <w:tc>
          <w:tcPr>
            <w:tcW w:w="2977" w:type="dxa"/>
            <w:noWrap/>
            <w:vAlign w:val="bottom"/>
            <w:hideMark/>
          </w:tcPr>
          <w:p w14:paraId="2D5AB569" w14:textId="355042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0BEE3F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081B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523213</w:t>
            </w:r>
          </w:p>
        </w:tc>
        <w:tc>
          <w:tcPr>
            <w:tcW w:w="2835" w:type="dxa"/>
            <w:noWrap/>
            <w:vAlign w:val="bottom"/>
            <w:hideMark/>
          </w:tcPr>
          <w:p w14:paraId="281B6C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005B2232" w14:textId="77777777" w:rsidTr="0081088C">
        <w:trPr>
          <w:trHeight w:val="290"/>
        </w:trPr>
        <w:tc>
          <w:tcPr>
            <w:tcW w:w="2977" w:type="dxa"/>
            <w:noWrap/>
            <w:vAlign w:val="bottom"/>
            <w:hideMark/>
          </w:tcPr>
          <w:p w14:paraId="25C163F0" w14:textId="07E63A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0723BE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5356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523214</w:t>
            </w:r>
          </w:p>
        </w:tc>
        <w:tc>
          <w:tcPr>
            <w:tcW w:w="2835" w:type="dxa"/>
            <w:noWrap/>
            <w:vAlign w:val="bottom"/>
            <w:hideMark/>
          </w:tcPr>
          <w:p w14:paraId="752AA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3985822" w14:textId="77777777" w:rsidTr="0081088C">
        <w:trPr>
          <w:trHeight w:val="290"/>
        </w:trPr>
        <w:tc>
          <w:tcPr>
            <w:tcW w:w="2977" w:type="dxa"/>
            <w:noWrap/>
            <w:vAlign w:val="bottom"/>
            <w:hideMark/>
          </w:tcPr>
          <w:p w14:paraId="433B7875" w14:textId="615605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Amerizus</w:t>
            </w:r>
            <w:proofErr w:type="spellEnd"/>
            <w:r w:rsidR="008E3D86" w:rsidRPr="0015036B">
              <w:rPr>
                <w:rFonts w:eastAsia="Times New Roman"/>
                <w:i/>
                <w:iCs/>
                <w:color w:val="000000"/>
                <w:kern w:val="0"/>
                <w14:ligatures w14:val="none"/>
              </w:rPr>
              <w:t xml:space="preserve"> </w:t>
            </w:r>
            <w:r w:rsidR="0081088C" w:rsidRPr="0015036B">
              <w:rPr>
                <w:rFonts w:eastAsia="Times New Roman"/>
                <w:i/>
                <w:iCs/>
                <w:color w:val="000000"/>
                <w:kern w:val="0"/>
                <w14:ligatures w14:val="none"/>
              </w:rPr>
              <w:t>sp.</w:t>
            </w:r>
          </w:p>
        </w:tc>
        <w:tc>
          <w:tcPr>
            <w:tcW w:w="1276" w:type="dxa"/>
            <w:noWrap/>
            <w:vAlign w:val="bottom"/>
            <w:hideMark/>
          </w:tcPr>
          <w:p w14:paraId="5B8905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29F6F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819614</w:t>
            </w:r>
          </w:p>
        </w:tc>
        <w:tc>
          <w:tcPr>
            <w:tcW w:w="2835" w:type="dxa"/>
            <w:noWrap/>
            <w:vAlign w:val="bottom"/>
            <w:hideMark/>
          </w:tcPr>
          <w:p w14:paraId="2972C91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A62852C" w14:textId="77777777" w:rsidTr="0081088C">
        <w:trPr>
          <w:trHeight w:val="290"/>
        </w:trPr>
        <w:tc>
          <w:tcPr>
            <w:tcW w:w="2977" w:type="dxa"/>
            <w:noWrap/>
            <w:vAlign w:val="bottom"/>
            <w:hideMark/>
          </w:tcPr>
          <w:p w14:paraId="7679EAB6" w14:textId="0B89404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3E2E4A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0EF7FA9" w14:textId="5FB324B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4F0127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38AB55" w14:textId="77777777" w:rsidTr="0081088C">
        <w:trPr>
          <w:trHeight w:val="290"/>
        </w:trPr>
        <w:tc>
          <w:tcPr>
            <w:tcW w:w="2977" w:type="dxa"/>
            <w:noWrap/>
            <w:vAlign w:val="bottom"/>
            <w:hideMark/>
          </w:tcPr>
          <w:p w14:paraId="309BE4EB" w14:textId="6EAC5B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67A9C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88F3F88" w14:textId="7EE0155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2A8541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39A290" w14:textId="77777777" w:rsidTr="0081088C">
        <w:trPr>
          <w:trHeight w:val="290"/>
        </w:trPr>
        <w:tc>
          <w:tcPr>
            <w:tcW w:w="2977" w:type="dxa"/>
            <w:noWrap/>
            <w:vAlign w:val="bottom"/>
            <w:hideMark/>
          </w:tcPr>
          <w:p w14:paraId="7A11BF61" w14:textId="2FBBFD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15E7F4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EA86E4F" w14:textId="27B3FC07"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1E9CD2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A6979BC" w14:textId="77777777" w:rsidTr="0081088C">
        <w:trPr>
          <w:trHeight w:val="290"/>
        </w:trPr>
        <w:tc>
          <w:tcPr>
            <w:tcW w:w="2977" w:type="dxa"/>
            <w:noWrap/>
            <w:vAlign w:val="bottom"/>
            <w:hideMark/>
          </w:tcPr>
          <w:p w14:paraId="1B1E173A" w14:textId="19ABEE4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6C6DC6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5CEF65" w14:textId="3ED8595B"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6A58C42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73B50C" w14:textId="77777777" w:rsidTr="0081088C">
        <w:trPr>
          <w:trHeight w:val="290"/>
        </w:trPr>
        <w:tc>
          <w:tcPr>
            <w:tcW w:w="2977" w:type="dxa"/>
            <w:noWrap/>
            <w:vAlign w:val="bottom"/>
            <w:hideMark/>
          </w:tcPr>
          <w:p w14:paraId="6B700746" w14:textId="0998A4A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43D3EA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3D594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671671</w:t>
            </w:r>
          </w:p>
        </w:tc>
        <w:tc>
          <w:tcPr>
            <w:tcW w:w="2835" w:type="dxa"/>
            <w:noWrap/>
            <w:vAlign w:val="bottom"/>
            <w:hideMark/>
          </w:tcPr>
          <w:p w14:paraId="23B43C2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078BAD" w14:textId="77777777" w:rsidTr="0081088C">
        <w:trPr>
          <w:trHeight w:val="290"/>
        </w:trPr>
        <w:tc>
          <w:tcPr>
            <w:tcW w:w="2977" w:type="dxa"/>
            <w:noWrap/>
            <w:vAlign w:val="bottom"/>
            <w:hideMark/>
          </w:tcPr>
          <w:p w14:paraId="75F57F3F" w14:textId="4AC55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661F97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50B01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740908</w:t>
            </w:r>
          </w:p>
        </w:tc>
        <w:tc>
          <w:tcPr>
            <w:tcW w:w="2835" w:type="dxa"/>
            <w:noWrap/>
            <w:vAlign w:val="bottom"/>
            <w:hideMark/>
          </w:tcPr>
          <w:p w14:paraId="7254888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74F4E979" w14:textId="77777777" w:rsidTr="0081088C">
        <w:trPr>
          <w:trHeight w:val="290"/>
        </w:trPr>
        <w:tc>
          <w:tcPr>
            <w:tcW w:w="2977" w:type="dxa"/>
            <w:noWrap/>
            <w:vAlign w:val="bottom"/>
            <w:hideMark/>
          </w:tcPr>
          <w:p w14:paraId="2C862877" w14:textId="6ED50A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1CB3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BEE2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740906</w:t>
            </w:r>
          </w:p>
        </w:tc>
        <w:tc>
          <w:tcPr>
            <w:tcW w:w="2835" w:type="dxa"/>
            <w:noWrap/>
            <w:vAlign w:val="bottom"/>
            <w:hideMark/>
          </w:tcPr>
          <w:p w14:paraId="450BE8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650BC418" w14:textId="77777777" w:rsidTr="0081088C">
        <w:trPr>
          <w:trHeight w:val="290"/>
        </w:trPr>
        <w:tc>
          <w:tcPr>
            <w:tcW w:w="2977" w:type="dxa"/>
            <w:noWrap/>
            <w:vAlign w:val="bottom"/>
            <w:hideMark/>
          </w:tcPr>
          <w:p w14:paraId="72ADCB6D" w14:textId="64C7D3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10621A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E93C4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819778</w:t>
            </w:r>
          </w:p>
        </w:tc>
        <w:tc>
          <w:tcPr>
            <w:tcW w:w="2835" w:type="dxa"/>
            <w:noWrap/>
            <w:vAlign w:val="bottom"/>
            <w:hideMark/>
          </w:tcPr>
          <w:p w14:paraId="25F5E2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BC1FB8" w14:textId="77777777" w:rsidTr="0081088C">
        <w:trPr>
          <w:trHeight w:val="290"/>
        </w:trPr>
        <w:tc>
          <w:tcPr>
            <w:tcW w:w="2977" w:type="dxa"/>
            <w:noWrap/>
            <w:vAlign w:val="bottom"/>
            <w:hideMark/>
          </w:tcPr>
          <w:p w14:paraId="0F6EA7D6" w14:textId="710176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23296B6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0AE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740902</w:t>
            </w:r>
          </w:p>
        </w:tc>
        <w:tc>
          <w:tcPr>
            <w:tcW w:w="2835" w:type="dxa"/>
            <w:noWrap/>
            <w:vAlign w:val="bottom"/>
            <w:hideMark/>
          </w:tcPr>
          <w:p w14:paraId="49648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36082495" w14:textId="77777777" w:rsidTr="0081088C">
        <w:trPr>
          <w:trHeight w:val="290"/>
        </w:trPr>
        <w:tc>
          <w:tcPr>
            <w:tcW w:w="2977" w:type="dxa"/>
            <w:noWrap/>
            <w:vAlign w:val="bottom"/>
            <w:hideMark/>
          </w:tcPr>
          <w:p w14:paraId="3C199CCD" w14:textId="450801B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DA13E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DF473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740900</w:t>
            </w:r>
          </w:p>
        </w:tc>
        <w:tc>
          <w:tcPr>
            <w:tcW w:w="2835" w:type="dxa"/>
            <w:noWrap/>
            <w:vAlign w:val="bottom"/>
            <w:hideMark/>
          </w:tcPr>
          <w:p w14:paraId="560C6E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2FAA0716" w14:textId="77777777" w:rsidTr="0081088C">
        <w:trPr>
          <w:trHeight w:val="290"/>
        </w:trPr>
        <w:tc>
          <w:tcPr>
            <w:tcW w:w="2977" w:type="dxa"/>
            <w:noWrap/>
            <w:vAlign w:val="bottom"/>
            <w:hideMark/>
          </w:tcPr>
          <w:p w14:paraId="71704197" w14:textId="6BFF9A9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melanopus</w:t>
            </w:r>
            <w:proofErr w:type="spellEnd"/>
          </w:p>
        </w:tc>
        <w:tc>
          <w:tcPr>
            <w:tcW w:w="1276" w:type="dxa"/>
            <w:noWrap/>
            <w:vAlign w:val="bottom"/>
            <w:hideMark/>
          </w:tcPr>
          <w:p w14:paraId="7A9139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0545F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819699</w:t>
            </w:r>
          </w:p>
        </w:tc>
        <w:tc>
          <w:tcPr>
            <w:tcW w:w="2835" w:type="dxa"/>
            <w:noWrap/>
            <w:vAlign w:val="bottom"/>
            <w:hideMark/>
          </w:tcPr>
          <w:p w14:paraId="2FD5946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39E1957" w14:textId="77777777" w:rsidTr="0081088C">
        <w:trPr>
          <w:trHeight w:val="290"/>
        </w:trPr>
        <w:tc>
          <w:tcPr>
            <w:tcW w:w="2977" w:type="dxa"/>
            <w:noWrap/>
            <w:vAlign w:val="bottom"/>
            <w:hideMark/>
          </w:tcPr>
          <w:p w14:paraId="28DE9329" w14:textId="181187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7DC06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39D8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819634</w:t>
            </w:r>
          </w:p>
        </w:tc>
        <w:tc>
          <w:tcPr>
            <w:tcW w:w="2835" w:type="dxa"/>
            <w:noWrap/>
            <w:vAlign w:val="bottom"/>
            <w:hideMark/>
          </w:tcPr>
          <w:p w14:paraId="3E300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616C5A" w14:textId="77777777" w:rsidTr="0081088C">
        <w:trPr>
          <w:trHeight w:val="290"/>
        </w:trPr>
        <w:tc>
          <w:tcPr>
            <w:tcW w:w="2977" w:type="dxa"/>
            <w:noWrap/>
            <w:vAlign w:val="bottom"/>
            <w:hideMark/>
          </w:tcPr>
          <w:p w14:paraId="733F0122" w14:textId="74C6502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531B7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7C3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819631</w:t>
            </w:r>
          </w:p>
        </w:tc>
        <w:tc>
          <w:tcPr>
            <w:tcW w:w="2835" w:type="dxa"/>
            <w:noWrap/>
            <w:vAlign w:val="bottom"/>
            <w:hideMark/>
          </w:tcPr>
          <w:p w14:paraId="65113D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FC5BF39" w14:textId="77777777" w:rsidTr="0081088C">
        <w:trPr>
          <w:trHeight w:val="290"/>
        </w:trPr>
        <w:tc>
          <w:tcPr>
            <w:tcW w:w="2977" w:type="dxa"/>
            <w:noWrap/>
            <w:vAlign w:val="bottom"/>
            <w:hideMark/>
          </w:tcPr>
          <w:p w14:paraId="7186A018" w14:textId="74A5DB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54B8AC0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BAC9D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819628</w:t>
            </w:r>
          </w:p>
        </w:tc>
        <w:tc>
          <w:tcPr>
            <w:tcW w:w="2835" w:type="dxa"/>
            <w:noWrap/>
            <w:vAlign w:val="bottom"/>
            <w:hideMark/>
          </w:tcPr>
          <w:p w14:paraId="382BB4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F53848" w14:textId="77777777" w:rsidTr="0081088C">
        <w:trPr>
          <w:trHeight w:val="290"/>
        </w:trPr>
        <w:tc>
          <w:tcPr>
            <w:tcW w:w="2977" w:type="dxa"/>
            <w:noWrap/>
            <w:vAlign w:val="bottom"/>
            <w:hideMark/>
          </w:tcPr>
          <w:p w14:paraId="6045D81B" w14:textId="465D31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72805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2DFF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819625</w:t>
            </w:r>
          </w:p>
        </w:tc>
        <w:tc>
          <w:tcPr>
            <w:tcW w:w="2835" w:type="dxa"/>
            <w:noWrap/>
            <w:vAlign w:val="bottom"/>
            <w:hideMark/>
          </w:tcPr>
          <w:p w14:paraId="1CB4BE4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8E968" w14:textId="77777777" w:rsidTr="0081088C">
        <w:trPr>
          <w:trHeight w:val="290"/>
        </w:trPr>
        <w:tc>
          <w:tcPr>
            <w:tcW w:w="2977" w:type="dxa"/>
            <w:noWrap/>
            <w:vAlign w:val="bottom"/>
            <w:hideMark/>
          </w:tcPr>
          <w:p w14:paraId="467D17B8" w14:textId="734497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4803C7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07B6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819622</w:t>
            </w:r>
          </w:p>
        </w:tc>
        <w:tc>
          <w:tcPr>
            <w:tcW w:w="2835" w:type="dxa"/>
            <w:noWrap/>
            <w:vAlign w:val="bottom"/>
            <w:hideMark/>
          </w:tcPr>
          <w:p w14:paraId="46F64A9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A75017" w14:textId="77777777" w:rsidTr="0081088C">
        <w:trPr>
          <w:trHeight w:val="290"/>
        </w:trPr>
        <w:tc>
          <w:tcPr>
            <w:tcW w:w="2977" w:type="dxa"/>
            <w:noWrap/>
            <w:vAlign w:val="bottom"/>
            <w:hideMark/>
          </w:tcPr>
          <w:p w14:paraId="123F3777" w14:textId="38A4AE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1E3F8D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C77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819706</w:t>
            </w:r>
          </w:p>
        </w:tc>
        <w:tc>
          <w:tcPr>
            <w:tcW w:w="2835" w:type="dxa"/>
            <w:noWrap/>
            <w:vAlign w:val="bottom"/>
            <w:hideMark/>
          </w:tcPr>
          <w:p w14:paraId="6A2F88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A0B4F" w14:textId="77777777" w:rsidTr="0081088C">
        <w:trPr>
          <w:trHeight w:val="290"/>
        </w:trPr>
        <w:tc>
          <w:tcPr>
            <w:tcW w:w="2977" w:type="dxa"/>
            <w:noWrap/>
            <w:vAlign w:val="bottom"/>
            <w:hideMark/>
          </w:tcPr>
          <w:p w14:paraId="79B857B2" w14:textId="4782137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300943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E7308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819715</w:t>
            </w:r>
          </w:p>
        </w:tc>
        <w:tc>
          <w:tcPr>
            <w:tcW w:w="2835" w:type="dxa"/>
            <w:noWrap/>
            <w:vAlign w:val="bottom"/>
            <w:hideMark/>
          </w:tcPr>
          <w:p w14:paraId="4E270C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0EEFC3A" w14:textId="77777777" w:rsidTr="0081088C">
        <w:trPr>
          <w:trHeight w:val="290"/>
        </w:trPr>
        <w:tc>
          <w:tcPr>
            <w:tcW w:w="2977" w:type="dxa"/>
            <w:noWrap/>
            <w:vAlign w:val="bottom"/>
            <w:hideMark/>
          </w:tcPr>
          <w:p w14:paraId="5B60B90E" w14:textId="6341DE0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28A822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3BCA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819707</w:t>
            </w:r>
          </w:p>
        </w:tc>
        <w:tc>
          <w:tcPr>
            <w:tcW w:w="2835" w:type="dxa"/>
            <w:noWrap/>
            <w:vAlign w:val="bottom"/>
            <w:hideMark/>
          </w:tcPr>
          <w:p w14:paraId="71CE430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481A2C" w14:textId="77777777" w:rsidTr="0081088C">
        <w:trPr>
          <w:trHeight w:val="290"/>
        </w:trPr>
        <w:tc>
          <w:tcPr>
            <w:tcW w:w="2977" w:type="dxa"/>
            <w:noWrap/>
            <w:vAlign w:val="bottom"/>
            <w:hideMark/>
          </w:tcPr>
          <w:p w14:paraId="3B4F0108" w14:textId="5B5254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60E760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5DC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819716</w:t>
            </w:r>
          </w:p>
        </w:tc>
        <w:tc>
          <w:tcPr>
            <w:tcW w:w="2835" w:type="dxa"/>
            <w:noWrap/>
            <w:vAlign w:val="bottom"/>
            <w:hideMark/>
          </w:tcPr>
          <w:p w14:paraId="539E3AF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6B50E3E" w14:textId="77777777" w:rsidTr="0081088C">
        <w:trPr>
          <w:trHeight w:val="290"/>
        </w:trPr>
        <w:tc>
          <w:tcPr>
            <w:tcW w:w="2977" w:type="dxa"/>
            <w:noWrap/>
            <w:vAlign w:val="bottom"/>
            <w:hideMark/>
          </w:tcPr>
          <w:p w14:paraId="0120F609" w14:textId="263BB73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688B68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72377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819724</w:t>
            </w:r>
          </w:p>
        </w:tc>
        <w:tc>
          <w:tcPr>
            <w:tcW w:w="2835" w:type="dxa"/>
            <w:noWrap/>
            <w:vAlign w:val="bottom"/>
            <w:hideMark/>
          </w:tcPr>
          <w:p w14:paraId="36B4873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F879588" w14:textId="77777777" w:rsidTr="0081088C">
        <w:trPr>
          <w:trHeight w:val="290"/>
        </w:trPr>
        <w:tc>
          <w:tcPr>
            <w:tcW w:w="2977" w:type="dxa"/>
            <w:noWrap/>
            <w:vAlign w:val="bottom"/>
            <w:hideMark/>
          </w:tcPr>
          <w:p w14:paraId="2AF04D9F" w14:textId="52E261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5FDE92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89C56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819636</w:t>
            </w:r>
          </w:p>
        </w:tc>
        <w:tc>
          <w:tcPr>
            <w:tcW w:w="2835" w:type="dxa"/>
            <w:noWrap/>
            <w:vAlign w:val="bottom"/>
            <w:hideMark/>
          </w:tcPr>
          <w:p w14:paraId="20BA8B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28DF02" w14:textId="77777777" w:rsidTr="0081088C">
        <w:trPr>
          <w:trHeight w:val="290"/>
        </w:trPr>
        <w:tc>
          <w:tcPr>
            <w:tcW w:w="2977" w:type="dxa"/>
            <w:noWrap/>
            <w:vAlign w:val="bottom"/>
            <w:hideMark/>
          </w:tcPr>
          <w:p w14:paraId="7F8053ED" w14:textId="46CC8B3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79209C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33093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819639</w:t>
            </w:r>
          </w:p>
        </w:tc>
        <w:tc>
          <w:tcPr>
            <w:tcW w:w="2835" w:type="dxa"/>
            <w:noWrap/>
            <w:vAlign w:val="bottom"/>
            <w:hideMark/>
          </w:tcPr>
          <w:p w14:paraId="29995A4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5B6F0E" w14:textId="77777777" w:rsidTr="0081088C">
        <w:trPr>
          <w:trHeight w:val="290"/>
        </w:trPr>
        <w:tc>
          <w:tcPr>
            <w:tcW w:w="2977" w:type="dxa"/>
            <w:noWrap/>
            <w:vAlign w:val="bottom"/>
            <w:hideMark/>
          </w:tcPr>
          <w:p w14:paraId="6A0036AD" w14:textId="42E4881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253E7A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FC5F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819642</w:t>
            </w:r>
          </w:p>
        </w:tc>
        <w:tc>
          <w:tcPr>
            <w:tcW w:w="2835" w:type="dxa"/>
            <w:noWrap/>
            <w:vAlign w:val="bottom"/>
            <w:hideMark/>
          </w:tcPr>
          <w:p w14:paraId="34E1F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D92B23" w14:textId="77777777" w:rsidTr="0081088C">
        <w:trPr>
          <w:trHeight w:val="290"/>
        </w:trPr>
        <w:tc>
          <w:tcPr>
            <w:tcW w:w="2977" w:type="dxa"/>
            <w:noWrap/>
            <w:vAlign w:val="bottom"/>
            <w:hideMark/>
          </w:tcPr>
          <w:p w14:paraId="3AC0579C" w14:textId="367A25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7FEDC8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280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819645</w:t>
            </w:r>
          </w:p>
        </w:tc>
        <w:tc>
          <w:tcPr>
            <w:tcW w:w="2835" w:type="dxa"/>
            <w:noWrap/>
            <w:vAlign w:val="bottom"/>
            <w:hideMark/>
          </w:tcPr>
          <w:p w14:paraId="7B40B1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C75C1F4" w14:textId="77777777" w:rsidTr="0081088C">
        <w:trPr>
          <w:trHeight w:val="290"/>
        </w:trPr>
        <w:tc>
          <w:tcPr>
            <w:tcW w:w="2977" w:type="dxa"/>
            <w:noWrap/>
            <w:vAlign w:val="bottom"/>
            <w:hideMark/>
          </w:tcPr>
          <w:p w14:paraId="5558D539" w14:textId="2A4D23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4BF8E1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5E12D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819648</w:t>
            </w:r>
          </w:p>
        </w:tc>
        <w:tc>
          <w:tcPr>
            <w:tcW w:w="2835" w:type="dxa"/>
            <w:noWrap/>
            <w:vAlign w:val="bottom"/>
            <w:hideMark/>
          </w:tcPr>
          <w:p w14:paraId="4AAC3B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3637712" w14:textId="77777777" w:rsidTr="0081088C">
        <w:trPr>
          <w:trHeight w:val="290"/>
        </w:trPr>
        <w:tc>
          <w:tcPr>
            <w:tcW w:w="2977" w:type="dxa"/>
            <w:noWrap/>
            <w:vAlign w:val="bottom"/>
            <w:hideMark/>
          </w:tcPr>
          <w:p w14:paraId="5C9E81C9" w14:textId="2734050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47E5D52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7304BC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819651</w:t>
            </w:r>
          </w:p>
        </w:tc>
        <w:tc>
          <w:tcPr>
            <w:tcW w:w="2835" w:type="dxa"/>
            <w:noWrap/>
            <w:vAlign w:val="bottom"/>
            <w:hideMark/>
          </w:tcPr>
          <w:p w14:paraId="72D7299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E0A6F9" w14:textId="77777777" w:rsidTr="0081088C">
        <w:trPr>
          <w:trHeight w:val="290"/>
        </w:trPr>
        <w:tc>
          <w:tcPr>
            <w:tcW w:w="2977" w:type="dxa"/>
            <w:noWrap/>
            <w:vAlign w:val="bottom"/>
            <w:hideMark/>
          </w:tcPr>
          <w:p w14:paraId="59DBD90F" w14:textId="61FE968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622307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4DF53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819704</w:t>
            </w:r>
          </w:p>
        </w:tc>
        <w:tc>
          <w:tcPr>
            <w:tcW w:w="2835" w:type="dxa"/>
            <w:noWrap/>
            <w:vAlign w:val="bottom"/>
            <w:hideMark/>
          </w:tcPr>
          <w:p w14:paraId="3688D85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E5BC74F" w14:textId="77777777" w:rsidTr="0081088C">
        <w:trPr>
          <w:trHeight w:val="290"/>
        </w:trPr>
        <w:tc>
          <w:tcPr>
            <w:tcW w:w="2977" w:type="dxa"/>
            <w:noWrap/>
            <w:vAlign w:val="bottom"/>
            <w:hideMark/>
          </w:tcPr>
          <w:p w14:paraId="577273B9" w14:textId="459DB2F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5CCE75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771E1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819713</w:t>
            </w:r>
          </w:p>
        </w:tc>
        <w:tc>
          <w:tcPr>
            <w:tcW w:w="2835" w:type="dxa"/>
            <w:noWrap/>
            <w:vAlign w:val="bottom"/>
            <w:hideMark/>
          </w:tcPr>
          <w:p w14:paraId="66D9D8B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BABBB1" w14:textId="77777777" w:rsidTr="0081088C">
        <w:trPr>
          <w:trHeight w:val="290"/>
        </w:trPr>
        <w:tc>
          <w:tcPr>
            <w:tcW w:w="2977" w:type="dxa"/>
            <w:noWrap/>
            <w:vAlign w:val="bottom"/>
            <w:hideMark/>
          </w:tcPr>
          <w:p w14:paraId="31FA11F1" w14:textId="615E05C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618F28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039B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819722</w:t>
            </w:r>
          </w:p>
        </w:tc>
        <w:tc>
          <w:tcPr>
            <w:tcW w:w="2835" w:type="dxa"/>
            <w:noWrap/>
            <w:vAlign w:val="bottom"/>
            <w:hideMark/>
          </w:tcPr>
          <w:p w14:paraId="4172A1E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ADE936" w14:textId="77777777" w:rsidTr="0081088C">
        <w:trPr>
          <w:trHeight w:val="290"/>
        </w:trPr>
        <w:tc>
          <w:tcPr>
            <w:tcW w:w="2977" w:type="dxa"/>
            <w:noWrap/>
            <w:vAlign w:val="bottom"/>
            <w:hideMark/>
          </w:tcPr>
          <w:p w14:paraId="47BF50CA" w14:textId="65F69A8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118B26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2605D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819705</w:t>
            </w:r>
          </w:p>
        </w:tc>
        <w:tc>
          <w:tcPr>
            <w:tcW w:w="2835" w:type="dxa"/>
            <w:noWrap/>
            <w:vAlign w:val="bottom"/>
            <w:hideMark/>
          </w:tcPr>
          <w:p w14:paraId="65F8CB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3E357A" w14:textId="77777777" w:rsidTr="0081088C">
        <w:trPr>
          <w:trHeight w:val="290"/>
        </w:trPr>
        <w:tc>
          <w:tcPr>
            <w:tcW w:w="2977" w:type="dxa"/>
            <w:noWrap/>
            <w:vAlign w:val="bottom"/>
            <w:hideMark/>
          </w:tcPr>
          <w:p w14:paraId="6ED86946" w14:textId="5EFE118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7F4B86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F66A3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819714</w:t>
            </w:r>
          </w:p>
        </w:tc>
        <w:tc>
          <w:tcPr>
            <w:tcW w:w="2835" w:type="dxa"/>
            <w:noWrap/>
            <w:vAlign w:val="bottom"/>
            <w:hideMark/>
          </w:tcPr>
          <w:p w14:paraId="6FA489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349E5D" w14:textId="77777777" w:rsidTr="0081088C">
        <w:trPr>
          <w:trHeight w:val="290"/>
        </w:trPr>
        <w:tc>
          <w:tcPr>
            <w:tcW w:w="2977" w:type="dxa"/>
            <w:noWrap/>
            <w:vAlign w:val="bottom"/>
            <w:hideMark/>
          </w:tcPr>
          <w:p w14:paraId="6B964CFA" w14:textId="13759CE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001413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4A3D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819723</w:t>
            </w:r>
          </w:p>
        </w:tc>
        <w:tc>
          <w:tcPr>
            <w:tcW w:w="2835" w:type="dxa"/>
            <w:noWrap/>
            <w:vAlign w:val="bottom"/>
            <w:hideMark/>
          </w:tcPr>
          <w:p w14:paraId="4429372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3373632" w14:textId="77777777" w:rsidTr="0081088C">
        <w:trPr>
          <w:trHeight w:val="290"/>
        </w:trPr>
        <w:tc>
          <w:tcPr>
            <w:tcW w:w="2977" w:type="dxa"/>
            <w:noWrap/>
            <w:vAlign w:val="bottom"/>
            <w:hideMark/>
          </w:tcPr>
          <w:p w14:paraId="09AC4A87" w14:textId="0E5AC1A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31B3D0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34F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671794</w:t>
            </w:r>
          </w:p>
        </w:tc>
        <w:tc>
          <w:tcPr>
            <w:tcW w:w="2835" w:type="dxa"/>
            <w:noWrap/>
            <w:vAlign w:val="bottom"/>
            <w:hideMark/>
          </w:tcPr>
          <w:p w14:paraId="493076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510005" w14:textId="77777777" w:rsidTr="0081088C">
        <w:trPr>
          <w:trHeight w:val="290"/>
        </w:trPr>
        <w:tc>
          <w:tcPr>
            <w:tcW w:w="2977" w:type="dxa"/>
            <w:noWrap/>
            <w:vAlign w:val="bottom"/>
            <w:hideMark/>
          </w:tcPr>
          <w:p w14:paraId="58270E47" w14:textId="5FA14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6D5BA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E7753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671795</w:t>
            </w:r>
          </w:p>
        </w:tc>
        <w:tc>
          <w:tcPr>
            <w:tcW w:w="2835" w:type="dxa"/>
            <w:noWrap/>
            <w:vAlign w:val="bottom"/>
            <w:hideMark/>
          </w:tcPr>
          <w:p w14:paraId="7A8953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849DC7" w14:textId="77777777" w:rsidTr="0081088C">
        <w:trPr>
          <w:trHeight w:val="290"/>
        </w:trPr>
        <w:tc>
          <w:tcPr>
            <w:tcW w:w="2977" w:type="dxa"/>
            <w:noWrap/>
            <w:vAlign w:val="bottom"/>
            <w:hideMark/>
          </w:tcPr>
          <w:p w14:paraId="1B7A6775" w14:textId="41C562D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41DFAA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C9722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671699</w:t>
            </w:r>
          </w:p>
        </w:tc>
        <w:tc>
          <w:tcPr>
            <w:tcW w:w="2835" w:type="dxa"/>
            <w:noWrap/>
            <w:vAlign w:val="bottom"/>
            <w:hideMark/>
          </w:tcPr>
          <w:p w14:paraId="0D14D03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9E84F5" w14:textId="77777777" w:rsidTr="0081088C">
        <w:trPr>
          <w:trHeight w:val="290"/>
        </w:trPr>
        <w:tc>
          <w:tcPr>
            <w:tcW w:w="2977" w:type="dxa"/>
            <w:noWrap/>
            <w:vAlign w:val="bottom"/>
            <w:hideMark/>
          </w:tcPr>
          <w:p w14:paraId="64A5C64A" w14:textId="48C069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46B4ED6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0497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522517</w:t>
            </w:r>
          </w:p>
        </w:tc>
        <w:tc>
          <w:tcPr>
            <w:tcW w:w="2835" w:type="dxa"/>
            <w:noWrap/>
            <w:vAlign w:val="bottom"/>
            <w:hideMark/>
          </w:tcPr>
          <w:p w14:paraId="193613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E2ABF03" w14:textId="77777777" w:rsidTr="0081088C">
        <w:trPr>
          <w:trHeight w:val="290"/>
        </w:trPr>
        <w:tc>
          <w:tcPr>
            <w:tcW w:w="2977" w:type="dxa"/>
            <w:noWrap/>
            <w:vAlign w:val="bottom"/>
            <w:hideMark/>
          </w:tcPr>
          <w:p w14:paraId="3E5F770E" w14:textId="78B2B3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6F673B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67336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740962</w:t>
            </w:r>
          </w:p>
        </w:tc>
        <w:tc>
          <w:tcPr>
            <w:tcW w:w="2835" w:type="dxa"/>
            <w:noWrap/>
            <w:vAlign w:val="bottom"/>
            <w:hideMark/>
          </w:tcPr>
          <w:p w14:paraId="6D01EE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01508B08" w14:textId="77777777" w:rsidTr="0081088C">
        <w:trPr>
          <w:trHeight w:val="290"/>
        </w:trPr>
        <w:tc>
          <w:tcPr>
            <w:tcW w:w="2977" w:type="dxa"/>
            <w:noWrap/>
            <w:vAlign w:val="bottom"/>
            <w:hideMark/>
          </w:tcPr>
          <w:p w14:paraId="48EEE414" w14:textId="4F31140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0FB0B5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92428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522528</w:t>
            </w:r>
          </w:p>
        </w:tc>
        <w:tc>
          <w:tcPr>
            <w:tcW w:w="2835" w:type="dxa"/>
            <w:noWrap/>
            <w:vAlign w:val="bottom"/>
            <w:hideMark/>
          </w:tcPr>
          <w:p w14:paraId="4B3312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802DACA" w14:textId="77777777" w:rsidTr="0081088C">
        <w:trPr>
          <w:trHeight w:val="290"/>
        </w:trPr>
        <w:tc>
          <w:tcPr>
            <w:tcW w:w="2977" w:type="dxa"/>
            <w:noWrap/>
            <w:vAlign w:val="bottom"/>
            <w:hideMark/>
          </w:tcPr>
          <w:p w14:paraId="09F25A99" w14:textId="4187DE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318A44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081FC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522527</w:t>
            </w:r>
          </w:p>
        </w:tc>
        <w:tc>
          <w:tcPr>
            <w:tcW w:w="2835" w:type="dxa"/>
            <w:noWrap/>
            <w:vAlign w:val="bottom"/>
            <w:hideMark/>
          </w:tcPr>
          <w:p w14:paraId="35AFE5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5F59C73" w14:textId="77777777" w:rsidTr="0081088C">
        <w:trPr>
          <w:trHeight w:val="290"/>
        </w:trPr>
        <w:tc>
          <w:tcPr>
            <w:tcW w:w="2977" w:type="dxa"/>
            <w:noWrap/>
            <w:vAlign w:val="bottom"/>
            <w:hideMark/>
          </w:tcPr>
          <w:p w14:paraId="60903D5D" w14:textId="3A26A73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188F0B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2BECA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522525</w:t>
            </w:r>
          </w:p>
        </w:tc>
        <w:tc>
          <w:tcPr>
            <w:tcW w:w="2835" w:type="dxa"/>
            <w:noWrap/>
            <w:vAlign w:val="bottom"/>
            <w:hideMark/>
          </w:tcPr>
          <w:p w14:paraId="2C6F53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F7C2B85" w14:textId="77777777" w:rsidTr="0081088C">
        <w:trPr>
          <w:trHeight w:val="290"/>
        </w:trPr>
        <w:tc>
          <w:tcPr>
            <w:tcW w:w="2977" w:type="dxa"/>
            <w:noWrap/>
            <w:vAlign w:val="bottom"/>
            <w:hideMark/>
          </w:tcPr>
          <w:p w14:paraId="7A7FC090" w14:textId="60C962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fucatus</w:t>
            </w:r>
            <w:proofErr w:type="spellEnd"/>
          </w:p>
        </w:tc>
        <w:tc>
          <w:tcPr>
            <w:tcW w:w="1276" w:type="dxa"/>
            <w:noWrap/>
            <w:vAlign w:val="bottom"/>
            <w:hideMark/>
          </w:tcPr>
          <w:p w14:paraId="120B5D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91D6D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819782</w:t>
            </w:r>
          </w:p>
        </w:tc>
        <w:tc>
          <w:tcPr>
            <w:tcW w:w="2835" w:type="dxa"/>
            <w:noWrap/>
            <w:vAlign w:val="bottom"/>
            <w:hideMark/>
          </w:tcPr>
          <w:p w14:paraId="58FD10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BA802C" w14:textId="77777777" w:rsidTr="0081088C">
        <w:trPr>
          <w:trHeight w:val="290"/>
        </w:trPr>
        <w:tc>
          <w:tcPr>
            <w:tcW w:w="2977" w:type="dxa"/>
            <w:noWrap/>
            <w:vAlign w:val="bottom"/>
            <w:hideMark/>
          </w:tcPr>
          <w:p w14:paraId="599E9396" w14:textId="0BF0EE0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390CE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4F5C7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819753</w:t>
            </w:r>
          </w:p>
        </w:tc>
        <w:tc>
          <w:tcPr>
            <w:tcW w:w="2835" w:type="dxa"/>
            <w:noWrap/>
            <w:vAlign w:val="bottom"/>
            <w:hideMark/>
          </w:tcPr>
          <w:p w14:paraId="609A479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931920" w14:textId="77777777" w:rsidTr="0081088C">
        <w:trPr>
          <w:trHeight w:val="290"/>
        </w:trPr>
        <w:tc>
          <w:tcPr>
            <w:tcW w:w="2977" w:type="dxa"/>
            <w:noWrap/>
            <w:vAlign w:val="bottom"/>
            <w:hideMark/>
          </w:tcPr>
          <w:p w14:paraId="22D3D08F" w14:textId="3FA2F74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2F4B6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1138B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819763</w:t>
            </w:r>
          </w:p>
        </w:tc>
        <w:tc>
          <w:tcPr>
            <w:tcW w:w="2835" w:type="dxa"/>
            <w:noWrap/>
            <w:vAlign w:val="bottom"/>
            <w:hideMark/>
          </w:tcPr>
          <w:p w14:paraId="15CBB2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4B0DA0" w14:textId="77777777" w:rsidTr="0081088C">
        <w:trPr>
          <w:trHeight w:val="290"/>
        </w:trPr>
        <w:tc>
          <w:tcPr>
            <w:tcW w:w="2977" w:type="dxa"/>
            <w:noWrap/>
            <w:vAlign w:val="bottom"/>
            <w:hideMark/>
          </w:tcPr>
          <w:p w14:paraId="2037BEE3" w14:textId="04083C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15A2D1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336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819773</w:t>
            </w:r>
          </w:p>
        </w:tc>
        <w:tc>
          <w:tcPr>
            <w:tcW w:w="2835" w:type="dxa"/>
            <w:noWrap/>
            <w:vAlign w:val="bottom"/>
            <w:hideMark/>
          </w:tcPr>
          <w:p w14:paraId="079C53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1028D5" w14:textId="77777777" w:rsidTr="0081088C">
        <w:trPr>
          <w:trHeight w:val="290"/>
        </w:trPr>
        <w:tc>
          <w:tcPr>
            <w:tcW w:w="2977" w:type="dxa"/>
            <w:noWrap/>
            <w:vAlign w:val="bottom"/>
            <w:hideMark/>
          </w:tcPr>
          <w:p w14:paraId="415664A7" w14:textId="68F937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2A6036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2A0C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819754</w:t>
            </w:r>
          </w:p>
        </w:tc>
        <w:tc>
          <w:tcPr>
            <w:tcW w:w="2835" w:type="dxa"/>
            <w:noWrap/>
            <w:vAlign w:val="bottom"/>
            <w:hideMark/>
          </w:tcPr>
          <w:p w14:paraId="1033675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1982" w14:textId="77777777" w:rsidTr="0081088C">
        <w:trPr>
          <w:trHeight w:val="290"/>
        </w:trPr>
        <w:tc>
          <w:tcPr>
            <w:tcW w:w="2977" w:type="dxa"/>
            <w:noWrap/>
            <w:vAlign w:val="bottom"/>
            <w:hideMark/>
          </w:tcPr>
          <w:p w14:paraId="49FB3E02" w14:textId="4ADCE58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4686A9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7188E0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819764</w:t>
            </w:r>
          </w:p>
        </w:tc>
        <w:tc>
          <w:tcPr>
            <w:tcW w:w="2835" w:type="dxa"/>
            <w:noWrap/>
            <w:vAlign w:val="bottom"/>
            <w:hideMark/>
          </w:tcPr>
          <w:p w14:paraId="440DE4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7C92483" w14:textId="77777777" w:rsidTr="0081088C">
        <w:trPr>
          <w:trHeight w:val="290"/>
        </w:trPr>
        <w:tc>
          <w:tcPr>
            <w:tcW w:w="2977" w:type="dxa"/>
            <w:noWrap/>
            <w:vAlign w:val="bottom"/>
            <w:hideMark/>
          </w:tcPr>
          <w:p w14:paraId="32B083D8" w14:textId="430601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8BEB3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6F3AB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819774</w:t>
            </w:r>
          </w:p>
        </w:tc>
        <w:tc>
          <w:tcPr>
            <w:tcW w:w="2835" w:type="dxa"/>
            <w:noWrap/>
            <w:vAlign w:val="bottom"/>
            <w:hideMark/>
          </w:tcPr>
          <w:p w14:paraId="4D0B5B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11FA85" w14:textId="77777777" w:rsidTr="0081088C">
        <w:trPr>
          <w:trHeight w:val="290"/>
        </w:trPr>
        <w:tc>
          <w:tcPr>
            <w:tcW w:w="2977" w:type="dxa"/>
            <w:noWrap/>
            <w:vAlign w:val="bottom"/>
            <w:hideMark/>
          </w:tcPr>
          <w:p w14:paraId="0A8A8A90" w14:textId="0660A9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limbata</w:t>
            </w:r>
            <w:proofErr w:type="spellEnd"/>
          </w:p>
        </w:tc>
        <w:tc>
          <w:tcPr>
            <w:tcW w:w="1276" w:type="dxa"/>
            <w:noWrap/>
            <w:vAlign w:val="bottom"/>
            <w:hideMark/>
          </w:tcPr>
          <w:p w14:paraId="7FF26909" w14:textId="310CBE3D"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650D4F"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11B47D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819617</w:t>
            </w:r>
          </w:p>
        </w:tc>
        <w:tc>
          <w:tcPr>
            <w:tcW w:w="2835" w:type="dxa"/>
            <w:noWrap/>
            <w:vAlign w:val="bottom"/>
            <w:hideMark/>
          </w:tcPr>
          <w:p w14:paraId="54399B9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85AC27C" w14:textId="77777777" w:rsidTr="0081088C">
        <w:trPr>
          <w:trHeight w:val="290"/>
        </w:trPr>
        <w:tc>
          <w:tcPr>
            <w:tcW w:w="2977" w:type="dxa"/>
            <w:noWrap/>
            <w:vAlign w:val="bottom"/>
            <w:hideMark/>
          </w:tcPr>
          <w:p w14:paraId="69C488EB" w14:textId="2B1ACD3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platicollis</w:t>
            </w:r>
            <w:proofErr w:type="spellEnd"/>
          </w:p>
        </w:tc>
        <w:tc>
          <w:tcPr>
            <w:tcW w:w="1276" w:type="dxa"/>
            <w:noWrap/>
            <w:vAlign w:val="bottom"/>
            <w:hideMark/>
          </w:tcPr>
          <w:p w14:paraId="33C59FF3" w14:textId="1647A1E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8E3D86"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3F95FB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819777</w:t>
            </w:r>
          </w:p>
        </w:tc>
        <w:tc>
          <w:tcPr>
            <w:tcW w:w="2835" w:type="dxa"/>
            <w:noWrap/>
            <w:vAlign w:val="bottom"/>
            <w:hideMark/>
          </w:tcPr>
          <w:p w14:paraId="77DB6FB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3847C3C" w14:textId="77777777" w:rsidTr="0081088C">
        <w:trPr>
          <w:trHeight w:val="290"/>
        </w:trPr>
        <w:tc>
          <w:tcPr>
            <w:tcW w:w="2977" w:type="dxa"/>
            <w:noWrap/>
            <w:vAlign w:val="bottom"/>
            <w:hideMark/>
          </w:tcPr>
          <w:p w14:paraId="0CE3EFA2" w14:textId="00C8C63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1F6CD2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CD438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819708</w:t>
            </w:r>
          </w:p>
        </w:tc>
        <w:tc>
          <w:tcPr>
            <w:tcW w:w="2835" w:type="dxa"/>
            <w:noWrap/>
            <w:vAlign w:val="bottom"/>
            <w:hideMark/>
          </w:tcPr>
          <w:p w14:paraId="647F524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F4B661" w14:textId="77777777" w:rsidTr="0081088C">
        <w:trPr>
          <w:trHeight w:val="290"/>
        </w:trPr>
        <w:tc>
          <w:tcPr>
            <w:tcW w:w="2977" w:type="dxa"/>
            <w:noWrap/>
            <w:vAlign w:val="bottom"/>
            <w:hideMark/>
          </w:tcPr>
          <w:p w14:paraId="0C9EC8BD" w14:textId="33BB32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4287C4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D832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819717</w:t>
            </w:r>
          </w:p>
        </w:tc>
        <w:tc>
          <w:tcPr>
            <w:tcW w:w="2835" w:type="dxa"/>
            <w:noWrap/>
            <w:vAlign w:val="bottom"/>
            <w:hideMark/>
          </w:tcPr>
          <w:p w14:paraId="5A738C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4D873D" w14:textId="77777777" w:rsidTr="0081088C">
        <w:trPr>
          <w:trHeight w:val="290"/>
        </w:trPr>
        <w:tc>
          <w:tcPr>
            <w:tcW w:w="2977" w:type="dxa"/>
            <w:noWrap/>
            <w:vAlign w:val="bottom"/>
            <w:hideMark/>
          </w:tcPr>
          <w:p w14:paraId="5005735D" w14:textId="52E6CDA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7C27A5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08F7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819725</w:t>
            </w:r>
          </w:p>
        </w:tc>
        <w:tc>
          <w:tcPr>
            <w:tcW w:w="2835" w:type="dxa"/>
            <w:noWrap/>
            <w:vAlign w:val="bottom"/>
            <w:hideMark/>
          </w:tcPr>
          <w:p w14:paraId="2B0F0C0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BA4E0F4" w14:textId="77777777" w:rsidTr="0081088C">
        <w:trPr>
          <w:trHeight w:val="290"/>
        </w:trPr>
        <w:tc>
          <w:tcPr>
            <w:tcW w:w="2977" w:type="dxa"/>
            <w:noWrap/>
            <w:vAlign w:val="bottom"/>
            <w:hideMark/>
          </w:tcPr>
          <w:p w14:paraId="684A246C" w14:textId="168BFB6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7F6427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48E1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819709</w:t>
            </w:r>
          </w:p>
        </w:tc>
        <w:tc>
          <w:tcPr>
            <w:tcW w:w="2835" w:type="dxa"/>
            <w:noWrap/>
            <w:vAlign w:val="bottom"/>
            <w:hideMark/>
          </w:tcPr>
          <w:p w14:paraId="47087C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AD559" w14:textId="77777777" w:rsidTr="0081088C">
        <w:trPr>
          <w:trHeight w:val="290"/>
        </w:trPr>
        <w:tc>
          <w:tcPr>
            <w:tcW w:w="2977" w:type="dxa"/>
            <w:noWrap/>
            <w:vAlign w:val="bottom"/>
            <w:hideMark/>
          </w:tcPr>
          <w:p w14:paraId="6F56C921" w14:textId="69C5F64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6F6EE4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C47E4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819718</w:t>
            </w:r>
          </w:p>
        </w:tc>
        <w:tc>
          <w:tcPr>
            <w:tcW w:w="2835" w:type="dxa"/>
            <w:noWrap/>
            <w:vAlign w:val="bottom"/>
            <w:hideMark/>
          </w:tcPr>
          <w:p w14:paraId="3D12A4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E19A7A" w14:textId="77777777" w:rsidTr="0081088C">
        <w:trPr>
          <w:trHeight w:val="290"/>
        </w:trPr>
        <w:tc>
          <w:tcPr>
            <w:tcW w:w="2977" w:type="dxa"/>
            <w:noWrap/>
            <w:vAlign w:val="bottom"/>
            <w:hideMark/>
          </w:tcPr>
          <w:p w14:paraId="5F177273" w14:textId="3DE89C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218E8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4916D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819726</w:t>
            </w:r>
          </w:p>
        </w:tc>
        <w:tc>
          <w:tcPr>
            <w:tcW w:w="2835" w:type="dxa"/>
            <w:noWrap/>
            <w:vAlign w:val="bottom"/>
            <w:hideMark/>
          </w:tcPr>
          <w:p w14:paraId="0A18F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E160276" w14:textId="77777777" w:rsidTr="0081088C">
        <w:trPr>
          <w:trHeight w:val="290"/>
        </w:trPr>
        <w:tc>
          <w:tcPr>
            <w:tcW w:w="2977" w:type="dxa"/>
            <w:noWrap/>
            <w:vAlign w:val="bottom"/>
            <w:hideMark/>
          </w:tcPr>
          <w:p w14:paraId="18F042D8" w14:textId="56EAF4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54410A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2F17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819604</w:t>
            </w:r>
          </w:p>
        </w:tc>
        <w:tc>
          <w:tcPr>
            <w:tcW w:w="2835" w:type="dxa"/>
            <w:noWrap/>
            <w:vAlign w:val="bottom"/>
            <w:hideMark/>
          </w:tcPr>
          <w:p w14:paraId="4FACAA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3EC78" w14:textId="77777777" w:rsidTr="0081088C">
        <w:trPr>
          <w:trHeight w:val="290"/>
        </w:trPr>
        <w:tc>
          <w:tcPr>
            <w:tcW w:w="2977" w:type="dxa"/>
            <w:noWrap/>
            <w:vAlign w:val="bottom"/>
            <w:hideMark/>
          </w:tcPr>
          <w:p w14:paraId="1D693C6A" w14:textId="35D5951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693F76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2A9CF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819719</w:t>
            </w:r>
          </w:p>
        </w:tc>
        <w:tc>
          <w:tcPr>
            <w:tcW w:w="2835" w:type="dxa"/>
            <w:noWrap/>
            <w:vAlign w:val="bottom"/>
            <w:hideMark/>
          </w:tcPr>
          <w:p w14:paraId="077DA01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665190" w14:textId="77777777" w:rsidTr="0081088C">
        <w:trPr>
          <w:trHeight w:val="290"/>
        </w:trPr>
        <w:tc>
          <w:tcPr>
            <w:tcW w:w="2977" w:type="dxa"/>
            <w:noWrap/>
            <w:vAlign w:val="bottom"/>
            <w:hideMark/>
          </w:tcPr>
          <w:p w14:paraId="6F43AE6D" w14:textId="7ED4B0F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12878F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58983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819727</w:t>
            </w:r>
          </w:p>
        </w:tc>
        <w:tc>
          <w:tcPr>
            <w:tcW w:w="2835" w:type="dxa"/>
            <w:noWrap/>
            <w:vAlign w:val="bottom"/>
            <w:hideMark/>
          </w:tcPr>
          <w:p w14:paraId="3787B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F5BA56" w14:textId="77777777" w:rsidTr="0081088C">
        <w:trPr>
          <w:trHeight w:val="290"/>
        </w:trPr>
        <w:tc>
          <w:tcPr>
            <w:tcW w:w="2977" w:type="dxa"/>
            <w:noWrap/>
            <w:vAlign w:val="bottom"/>
            <w:hideMark/>
          </w:tcPr>
          <w:p w14:paraId="0954003F" w14:textId="5154C53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769A18F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BCE9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819710</w:t>
            </w:r>
          </w:p>
        </w:tc>
        <w:tc>
          <w:tcPr>
            <w:tcW w:w="2835" w:type="dxa"/>
            <w:noWrap/>
            <w:vAlign w:val="bottom"/>
            <w:hideMark/>
          </w:tcPr>
          <w:p w14:paraId="3A47E3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4C7A3A" w14:textId="77777777" w:rsidTr="0081088C">
        <w:trPr>
          <w:trHeight w:val="290"/>
        </w:trPr>
        <w:tc>
          <w:tcPr>
            <w:tcW w:w="2977" w:type="dxa"/>
            <w:noWrap/>
            <w:vAlign w:val="bottom"/>
            <w:hideMark/>
          </w:tcPr>
          <w:p w14:paraId="57FA5D51" w14:textId="2E2615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3ADAD1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A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819720</w:t>
            </w:r>
          </w:p>
        </w:tc>
        <w:tc>
          <w:tcPr>
            <w:tcW w:w="2835" w:type="dxa"/>
            <w:noWrap/>
            <w:vAlign w:val="bottom"/>
            <w:hideMark/>
          </w:tcPr>
          <w:p w14:paraId="27121F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7B65F69" w14:textId="77777777" w:rsidTr="0081088C">
        <w:trPr>
          <w:trHeight w:val="290"/>
        </w:trPr>
        <w:tc>
          <w:tcPr>
            <w:tcW w:w="2977" w:type="dxa"/>
            <w:noWrap/>
            <w:vAlign w:val="bottom"/>
            <w:hideMark/>
          </w:tcPr>
          <w:p w14:paraId="79F9F6E8" w14:textId="43E936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05821B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694C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819728</w:t>
            </w:r>
          </w:p>
        </w:tc>
        <w:tc>
          <w:tcPr>
            <w:tcW w:w="2835" w:type="dxa"/>
            <w:noWrap/>
            <w:vAlign w:val="bottom"/>
            <w:hideMark/>
          </w:tcPr>
          <w:p w14:paraId="41AFFE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D90B1BE" w14:textId="77777777" w:rsidTr="0081088C">
        <w:trPr>
          <w:trHeight w:val="290"/>
        </w:trPr>
        <w:tc>
          <w:tcPr>
            <w:tcW w:w="2977" w:type="dxa"/>
            <w:noWrap/>
            <w:vAlign w:val="bottom"/>
            <w:hideMark/>
          </w:tcPr>
          <w:p w14:paraId="4A7703EE" w14:textId="66FE23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52DE9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F82FB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819640</w:t>
            </w:r>
          </w:p>
        </w:tc>
        <w:tc>
          <w:tcPr>
            <w:tcW w:w="2835" w:type="dxa"/>
            <w:noWrap/>
            <w:vAlign w:val="bottom"/>
            <w:hideMark/>
          </w:tcPr>
          <w:p w14:paraId="1EF58F8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ABB622" w14:textId="77777777" w:rsidTr="0081088C">
        <w:trPr>
          <w:trHeight w:val="290"/>
        </w:trPr>
        <w:tc>
          <w:tcPr>
            <w:tcW w:w="2977" w:type="dxa"/>
            <w:noWrap/>
            <w:vAlign w:val="bottom"/>
            <w:hideMark/>
          </w:tcPr>
          <w:p w14:paraId="42FFB598" w14:textId="04515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66E64D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362E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819637</w:t>
            </w:r>
          </w:p>
        </w:tc>
        <w:tc>
          <w:tcPr>
            <w:tcW w:w="2835" w:type="dxa"/>
            <w:noWrap/>
            <w:vAlign w:val="bottom"/>
            <w:hideMark/>
          </w:tcPr>
          <w:p w14:paraId="35A9DDB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41CFD32" w14:textId="77777777" w:rsidTr="0081088C">
        <w:trPr>
          <w:trHeight w:val="290"/>
        </w:trPr>
        <w:tc>
          <w:tcPr>
            <w:tcW w:w="2977" w:type="dxa"/>
            <w:noWrap/>
            <w:vAlign w:val="bottom"/>
            <w:hideMark/>
          </w:tcPr>
          <w:p w14:paraId="66770B78" w14:textId="732CC1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7FFFE1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67F61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819658</w:t>
            </w:r>
          </w:p>
        </w:tc>
        <w:tc>
          <w:tcPr>
            <w:tcW w:w="2835" w:type="dxa"/>
            <w:noWrap/>
            <w:vAlign w:val="bottom"/>
            <w:hideMark/>
          </w:tcPr>
          <w:p w14:paraId="2FC217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CB82F6" w14:textId="77777777" w:rsidTr="0081088C">
        <w:trPr>
          <w:trHeight w:val="290"/>
        </w:trPr>
        <w:tc>
          <w:tcPr>
            <w:tcW w:w="2977" w:type="dxa"/>
            <w:noWrap/>
            <w:vAlign w:val="bottom"/>
            <w:hideMark/>
          </w:tcPr>
          <w:p w14:paraId="272A4B0C" w14:textId="5517BE1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1C8DC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599C1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819655</w:t>
            </w:r>
          </w:p>
        </w:tc>
        <w:tc>
          <w:tcPr>
            <w:tcW w:w="2835" w:type="dxa"/>
            <w:noWrap/>
            <w:vAlign w:val="bottom"/>
            <w:hideMark/>
          </w:tcPr>
          <w:p w14:paraId="768E43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D18963" w14:textId="77777777" w:rsidTr="0081088C">
        <w:trPr>
          <w:trHeight w:val="290"/>
        </w:trPr>
        <w:tc>
          <w:tcPr>
            <w:tcW w:w="2977" w:type="dxa"/>
            <w:noWrap/>
            <w:vAlign w:val="bottom"/>
            <w:hideMark/>
          </w:tcPr>
          <w:p w14:paraId="7C6BE477" w14:textId="68C6BD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5228A5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C71BF1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819652</w:t>
            </w:r>
          </w:p>
        </w:tc>
        <w:tc>
          <w:tcPr>
            <w:tcW w:w="2835" w:type="dxa"/>
            <w:noWrap/>
            <w:vAlign w:val="bottom"/>
            <w:hideMark/>
          </w:tcPr>
          <w:p w14:paraId="32BC172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F80F0F4" w14:textId="77777777" w:rsidTr="0081088C">
        <w:trPr>
          <w:trHeight w:val="290"/>
        </w:trPr>
        <w:tc>
          <w:tcPr>
            <w:tcW w:w="2977" w:type="dxa"/>
            <w:noWrap/>
            <w:vAlign w:val="bottom"/>
            <w:hideMark/>
          </w:tcPr>
          <w:p w14:paraId="259080B8" w14:textId="69E548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33A6E0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3EFDCF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819649</w:t>
            </w:r>
          </w:p>
        </w:tc>
        <w:tc>
          <w:tcPr>
            <w:tcW w:w="2835" w:type="dxa"/>
            <w:noWrap/>
            <w:vAlign w:val="bottom"/>
            <w:hideMark/>
          </w:tcPr>
          <w:p w14:paraId="43FD17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264C62" w14:textId="77777777" w:rsidTr="0081088C">
        <w:trPr>
          <w:trHeight w:val="290"/>
        </w:trPr>
        <w:tc>
          <w:tcPr>
            <w:tcW w:w="2977" w:type="dxa"/>
            <w:noWrap/>
            <w:vAlign w:val="bottom"/>
            <w:hideMark/>
          </w:tcPr>
          <w:p w14:paraId="70A89C93" w14:textId="10D4F97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0F8BAE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CBB3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819646</w:t>
            </w:r>
          </w:p>
        </w:tc>
        <w:tc>
          <w:tcPr>
            <w:tcW w:w="2835" w:type="dxa"/>
            <w:noWrap/>
            <w:vAlign w:val="bottom"/>
            <w:hideMark/>
          </w:tcPr>
          <w:p w14:paraId="35E7DD6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AA07B5" w14:textId="77777777" w:rsidTr="0081088C">
        <w:trPr>
          <w:trHeight w:val="290"/>
        </w:trPr>
        <w:tc>
          <w:tcPr>
            <w:tcW w:w="2977" w:type="dxa"/>
            <w:noWrap/>
            <w:vAlign w:val="bottom"/>
            <w:hideMark/>
          </w:tcPr>
          <w:p w14:paraId="274CFE68" w14:textId="1DC262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4FC895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D0CDE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819643</w:t>
            </w:r>
          </w:p>
        </w:tc>
        <w:tc>
          <w:tcPr>
            <w:tcW w:w="2835" w:type="dxa"/>
            <w:noWrap/>
            <w:vAlign w:val="bottom"/>
            <w:hideMark/>
          </w:tcPr>
          <w:p w14:paraId="51C305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4C9151" w14:textId="77777777" w:rsidTr="0081088C">
        <w:trPr>
          <w:trHeight w:val="290"/>
        </w:trPr>
        <w:tc>
          <w:tcPr>
            <w:tcW w:w="2977" w:type="dxa"/>
            <w:noWrap/>
            <w:vAlign w:val="bottom"/>
            <w:hideMark/>
          </w:tcPr>
          <w:p w14:paraId="32F6705D" w14:textId="6BDED7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Lophoglossus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scrutator</w:t>
            </w:r>
          </w:p>
        </w:tc>
        <w:tc>
          <w:tcPr>
            <w:tcW w:w="1276" w:type="dxa"/>
            <w:noWrap/>
            <w:vAlign w:val="bottom"/>
            <w:hideMark/>
          </w:tcPr>
          <w:p w14:paraId="33416F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06B31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819780</w:t>
            </w:r>
          </w:p>
        </w:tc>
        <w:tc>
          <w:tcPr>
            <w:tcW w:w="2835" w:type="dxa"/>
            <w:noWrap/>
            <w:vAlign w:val="bottom"/>
            <w:hideMark/>
          </w:tcPr>
          <w:p w14:paraId="5B5FFBD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00A5BE" w14:textId="77777777" w:rsidTr="0081088C">
        <w:trPr>
          <w:trHeight w:val="290"/>
        </w:trPr>
        <w:tc>
          <w:tcPr>
            <w:tcW w:w="2977" w:type="dxa"/>
            <w:noWrap/>
            <w:vAlign w:val="bottom"/>
            <w:hideMark/>
          </w:tcPr>
          <w:p w14:paraId="706F84B9" w14:textId="65FEFEE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0143A5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B2435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819733</w:t>
            </w:r>
          </w:p>
        </w:tc>
        <w:tc>
          <w:tcPr>
            <w:tcW w:w="2835" w:type="dxa"/>
            <w:noWrap/>
            <w:vAlign w:val="bottom"/>
            <w:hideMark/>
          </w:tcPr>
          <w:p w14:paraId="5716993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32E473" w14:textId="77777777" w:rsidTr="0081088C">
        <w:trPr>
          <w:trHeight w:val="290"/>
        </w:trPr>
        <w:tc>
          <w:tcPr>
            <w:tcW w:w="2977" w:type="dxa"/>
            <w:noWrap/>
            <w:vAlign w:val="bottom"/>
            <w:hideMark/>
          </w:tcPr>
          <w:p w14:paraId="48E32238" w14:textId="72E1516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4CA4A1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2C24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819734</w:t>
            </w:r>
          </w:p>
        </w:tc>
        <w:tc>
          <w:tcPr>
            <w:tcW w:w="2835" w:type="dxa"/>
            <w:noWrap/>
            <w:vAlign w:val="bottom"/>
            <w:hideMark/>
          </w:tcPr>
          <w:p w14:paraId="51F08B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21EDFF" w14:textId="77777777" w:rsidTr="0081088C">
        <w:trPr>
          <w:trHeight w:val="290"/>
        </w:trPr>
        <w:tc>
          <w:tcPr>
            <w:tcW w:w="2977" w:type="dxa"/>
            <w:noWrap/>
            <w:vAlign w:val="bottom"/>
            <w:hideMark/>
          </w:tcPr>
          <w:p w14:paraId="7F72BB9B" w14:textId="4167DF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6F9433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387A7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672665</w:t>
            </w:r>
          </w:p>
        </w:tc>
        <w:tc>
          <w:tcPr>
            <w:tcW w:w="2835" w:type="dxa"/>
            <w:noWrap/>
            <w:vAlign w:val="bottom"/>
            <w:hideMark/>
          </w:tcPr>
          <w:p w14:paraId="2620DF4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228B15" w14:textId="77777777" w:rsidTr="0081088C">
        <w:trPr>
          <w:trHeight w:val="290"/>
        </w:trPr>
        <w:tc>
          <w:tcPr>
            <w:tcW w:w="2977" w:type="dxa"/>
            <w:noWrap/>
            <w:vAlign w:val="bottom"/>
            <w:hideMark/>
          </w:tcPr>
          <w:p w14:paraId="6EB4359D" w14:textId="51C889F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1279AA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7D3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672659</w:t>
            </w:r>
          </w:p>
        </w:tc>
        <w:tc>
          <w:tcPr>
            <w:tcW w:w="2835" w:type="dxa"/>
            <w:noWrap/>
            <w:vAlign w:val="bottom"/>
            <w:hideMark/>
          </w:tcPr>
          <w:p w14:paraId="3DF21B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38C6A43" w14:textId="77777777" w:rsidTr="0081088C">
        <w:trPr>
          <w:trHeight w:val="290"/>
        </w:trPr>
        <w:tc>
          <w:tcPr>
            <w:tcW w:w="2977" w:type="dxa"/>
            <w:noWrap/>
            <w:vAlign w:val="bottom"/>
            <w:hideMark/>
          </w:tcPr>
          <w:p w14:paraId="243E49CC" w14:textId="6A035E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04A1CE3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E6FA7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672651</w:t>
            </w:r>
          </w:p>
        </w:tc>
        <w:tc>
          <w:tcPr>
            <w:tcW w:w="2835" w:type="dxa"/>
            <w:noWrap/>
            <w:vAlign w:val="bottom"/>
            <w:hideMark/>
          </w:tcPr>
          <w:p w14:paraId="2C8B356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5DD8D4C" w14:textId="77777777" w:rsidTr="0081088C">
        <w:trPr>
          <w:trHeight w:val="290"/>
        </w:trPr>
        <w:tc>
          <w:tcPr>
            <w:tcW w:w="2977" w:type="dxa"/>
            <w:noWrap/>
            <w:vAlign w:val="bottom"/>
            <w:hideMark/>
          </w:tcPr>
          <w:p w14:paraId="6CD56EDE" w14:textId="0DA267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30B35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0E98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672663</w:t>
            </w:r>
          </w:p>
        </w:tc>
        <w:tc>
          <w:tcPr>
            <w:tcW w:w="2835" w:type="dxa"/>
            <w:noWrap/>
            <w:vAlign w:val="bottom"/>
            <w:hideMark/>
          </w:tcPr>
          <w:p w14:paraId="7AF3CBC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357065" w14:textId="77777777" w:rsidTr="0081088C">
        <w:trPr>
          <w:trHeight w:val="290"/>
        </w:trPr>
        <w:tc>
          <w:tcPr>
            <w:tcW w:w="2977" w:type="dxa"/>
            <w:noWrap/>
            <w:vAlign w:val="bottom"/>
            <w:hideMark/>
          </w:tcPr>
          <w:p w14:paraId="4F828E20" w14:textId="4D2C6E2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E9342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27109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672662</w:t>
            </w:r>
          </w:p>
        </w:tc>
        <w:tc>
          <w:tcPr>
            <w:tcW w:w="2835" w:type="dxa"/>
            <w:noWrap/>
            <w:vAlign w:val="bottom"/>
            <w:hideMark/>
          </w:tcPr>
          <w:p w14:paraId="5585CD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04BEDB" w14:textId="77777777" w:rsidTr="0081088C">
        <w:trPr>
          <w:trHeight w:val="290"/>
        </w:trPr>
        <w:tc>
          <w:tcPr>
            <w:tcW w:w="2977" w:type="dxa"/>
            <w:noWrap/>
            <w:vAlign w:val="bottom"/>
            <w:hideMark/>
          </w:tcPr>
          <w:p w14:paraId="62257F46" w14:textId="398845B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3907D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91F95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672661</w:t>
            </w:r>
          </w:p>
        </w:tc>
        <w:tc>
          <w:tcPr>
            <w:tcW w:w="2835" w:type="dxa"/>
            <w:noWrap/>
            <w:vAlign w:val="bottom"/>
            <w:hideMark/>
          </w:tcPr>
          <w:p w14:paraId="7BBE9FC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D99B2C" w14:textId="77777777" w:rsidTr="0081088C">
        <w:trPr>
          <w:trHeight w:val="290"/>
        </w:trPr>
        <w:tc>
          <w:tcPr>
            <w:tcW w:w="2977" w:type="dxa"/>
            <w:noWrap/>
            <w:vAlign w:val="bottom"/>
            <w:hideMark/>
          </w:tcPr>
          <w:p w14:paraId="601AB37E" w14:textId="3B65CD6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Notiophilus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aeneus</w:t>
            </w:r>
          </w:p>
        </w:tc>
        <w:tc>
          <w:tcPr>
            <w:tcW w:w="1276" w:type="dxa"/>
            <w:noWrap/>
            <w:vAlign w:val="bottom"/>
            <w:hideMark/>
          </w:tcPr>
          <w:p w14:paraId="7B64E4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8FB8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819608</w:t>
            </w:r>
          </w:p>
        </w:tc>
        <w:tc>
          <w:tcPr>
            <w:tcW w:w="2835" w:type="dxa"/>
            <w:noWrap/>
            <w:vAlign w:val="bottom"/>
            <w:hideMark/>
          </w:tcPr>
          <w:p w14:paraId="6CB5285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0C8F126" w14:textId="77777777" w:rsidTr="0081088C">
        <w:trPr>
          <w:trHeight w:val="290"/>
        </w:trPr>
        <w:tc>
          <w:tcPr>
            <w:tcW w:w="2977" w:type="dxa"/>
            <w:noWrap/>
            <w:vAlign w:val="bottom"/>
            <w:hideMark/>
          </w:tcPr>
          <w:p w14:paraId="4322D3B5" w14:textId="55ED02C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2A208FD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39D5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819630</w:t>
            </w:r>
          </w:p>
        </w:tc>
        <w:tc>
          <w:tcPr>
            <w:tcW w:w="2835" w:type="dxa"/>
            <w:noWrap/>
            <w:vAlign w:val="bottom"/>
            <w:hideMark/>
          </w:tcPr>
          <w:p w14:paraId="4BCE34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2BC516" w14:textId="77777777" w:rsidTr="0081088C">
        <w:trPr>
          <w:trHeight w:val="290"/>
        </w:trPr>
        <w:tc>
          <w:tcPr>
            <w:tcW w:w="2977" w:type="dxa"/>
            <w:noWrap/>
            <w:vAlign w:val="bottom"/>
            <w:hideMark/>
          </w:tcPr>
          <w:p w14:paraId="77D82022" w14:textId="2C15AE0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3955B6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E14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819633</w:t>
            </w:r>
          </w:p>
        </w:tc>
        <w:tc>
          <w:tcPr>
            <w:tcW w:w="2835" w:type="dxa"/>
            <w:noWrap/>
            <w:vAlign w:val="bottom"/>
            <w:hideMark/>
          </w:tcPr>
          <w:p w14:paraId="567AB2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5CF885" w14:textId="77777777" w:rsidTr="0081088C">
        <w:trPr>
          <w:trHeight w:val="290"/>
        </w:trPr>
        <w:tc>
          <w:tcPr>
            <w:tcW w:w="2977" w:type="dxa"/>
            <w:noWrap/>
            <w:vAlign w:val="bottom"/>
            <w:hideMark/>
          </w:tcPr>
          <w:p w14:paraId="7634B4CE" w14:textId="1C75563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5F093E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0B13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672763</w:t>
            </w:r>
          </w:p>
        </w:tc>
        <w:tc>
          <w:tcPr>
            <w:tcW w:w="2835" w:type="dxa"/>
            <w:noWrap/>
            <w:vAlign w:val="bottom"/>
            <w:hideMark/>
          </w:tcPr>
          <w:p w14:paraId="2890A02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FD29CE" w14:textId="77777777" w:rsidTr="0081088C">
        <w:trPr>
          <w:trHeight w:val="290"/>
        </w:trPr>
        <w:tc>
          <w:tcPr>
            <w:tcW w:w="2977" w:type="dxa"/>
            <w:noWrap/>
            <w:vAlign w:val="bottom"/>
            <w:hideMark/>
          </w:tcPr>
          <w:p w14:paraId="3CB6F16D" w14:textId="0D46DE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5158C2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24FC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672759</w:t>
            </w:r>
          </w:p>
        </w:tc>
        <w:tc>
          <w:tcPr>
            <w:tcW w:w="2835" w:type="dxa"/>
            <w:noWrap/>
            <w:vAlign w:val="bottom"/>
            <w:hideMark/>
          </w:tcPr>
          <w:p w14:paraId="06E9DE2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72B0E5" w14:textId="77777777" w:rsidTr="0081088C">
        <w:trPr>
          <w:trHeight w:val="290"/>
        </w:trPr>
        <w:tc>
          <w:tcPr>
            <w:tcW w:w="2977" w:type="dxa"/>
            <w:noWrap/>
            <w:vAlign w:val="bottom"/>
            <w:hideMark/>
          </w:tcPr>
          <w:p w14:paraId="0F39AC4A" w14:textId="710D6B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32934E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2FBB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672760</w:t>
            </w:r>
          </w:p>
        </w:tc>
        <w:tc>
          <w:tcPr>
            <w:tcW w:w="2835" w:type="dxa"/>
            <w:noWrap/>
            <w:vAlign w:val="bottom"/>
            <w:hideMark/>
          </w:tcPr>
          <w:p w14:paraId="3A348F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7AD939" w14:textId="77777777" w:rsidTr="0081088C">
        <w:trPr>
          <w:trHeight w:val="290"/>
        </w:trPr>
        <w:tc>
          <w:tcPr>
            <w:tcW w:w="2977" w:type="dxa"/>
            <w:noWrap/>
            <w:vAlign w:val="bottom"/>
            <w:hideMark/>
          </w:tcPr>
          <w:p w14:paraId="03F8F0ED" w14:textId="5F6AB59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Patrobus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longicornis</w:t>
            </w:r>
          </w:p>
        </w:tc>
        <w:tc>
          <w:tcPr>
            <w:tcW w:w="1276" w:type="dxa"/>
            <w:noWrap/>
            <w:vAlign w:val="bottom"/>
            <w:hideMark/>
          </w:tcPr>
          <w:p w14:paraId="003F5C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9C337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819693</w:t>
            </w:r>
          </w:p>
        </w:tc>
        <w:tc>
          <w:tcPr>
            <w:tcW w:w="2835" w:type="dxa"/>
            <w:noWrap/>
            <w:vAlign w:val="bottom"/>
            <w:hideMark/>
          </w:tcPr>
          <w:p w14:paraId="7138F0C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DF378E" w14:textId="77777777" w:rsidTr="0081088C">
        <w:trPr>
          <w:trHeight w:val="290"/>
        </w:trPr>
        <w:tc>
          <w:tcPr>
            <w:tcW w:w="2977" w:type="dxa"/>
            <w:noWrap/>
            <w:vAlign w:val="bottom"/>
            <w:hideMark/>
          </w:tcPr>
          <w:p w14:paraId="73EC2935" w14:textId="6B97E2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45F5DDB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47EBA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819612</w:t>
            </w:r>
          </w:p>
        </w:tc>
        <w:tc>
          <w:tcPr>
            <w:tcW w:w="2835" w:type="dxa"/>
            <w:noWrap/>
            <w:vAlign w:val="bottom"/>
            <w:hideMark/>
          </w:tcPr>
          <w:p w14:paraId="56276F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796E65" w14:textId="77777777" w:rsidTr="0081088C">
        <w:trPr>
          <w:trHeight w:val="290"/>
        </w:trPr>
        <w:tc>
          <w:tcPr>
            <w:tcW w:w="2977" w:type="dxa"/>
            <w:noWrap/>
            <w:vAlign w:val="bottom"/>
            <w:hideMark/>
          </w:tcPr>
          <w:p w14:paraId="2B631203" w14:textId="22129C0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12B6C5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B9D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819615</w:t>
            </w:r>
          </w:p>
        </w:tc>
        <w:tc>
          <w:tcPr>
            <w:tcW w:w="2835" w:type="dxa"/>
            <w:noWrap/>
            <w:vAlign w:val="bottom"/>
            <w:hideMark/>
          </w:tcPr>
          <w:p w14:paraId="5CB965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2B408" w14:textId="77777777" w:rsidTr="0081088C">
        <w:trPr>
          <w:trHeight w:val="290"/>
        </w:trPr>
        <w:tc>
          <w:tcPr>
            <w:tcW w:w="2977" w:type="dxa"/>
            <w:noWrap/>
            <w:vAlign w:val="bottom"/>
            <w:hideMark/>
          </w:tcPr>
          <w:p w14:paraId="008CFDEC" w14:textId="66F3E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3BF609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D441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819618</w:t>
            </w:r>
          </w:p>
        </w:tc>
        <w:tc>
          <w:tcPr>
            <w:tcW w:w="2835" w:type="dxa"/>
            <w:noWrap/>
            <w:vAlign w:val="bottom"/>
            <w:hideMark/>
          </w:tcPr>
          <w:p w14:paraId="31CFE2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B1C0FB" w14:textId="77777777" w:rsidTr="0081088C">
        <w:trPr>
          <w:trHeight w:val="290"/>
        </w:trPr>
        <w:tc>
          <w:tcPr>
            <w:tcW w:w="2977" w:type="dxa"/>
            <w:noWrap/>
            <w:vAlign w:val="bottom"/>
            <w:hideMark/>
          </w:tcPr>
          <w:p w14:paraId="27315FF7" w14:textId="3F1281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2C3B3E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C76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819621</w:t>
            </w:r>
          </w:p>
        </w:tc>
        <w:tc>
          <w:tcPr>
            <w:tcW w:w="2835" w:type="dxa"/>
            <w:noWrap/>
            <w:vAlign w:val="bottom"/>
            <w:hideMark/>
          </w:tcPr>
          <w:p w14:paraId="38E079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55DF72" w14:textId="77777777" w:rsidTr="0081088C">
        <w:trPr>
          <w:trHeight w:val="290"/>
        </w:trPr>
        <w:tc>
          <w:tcPr>
            <w:tcW w:w="2977" w:type="dxa"/>
            <w:noWrap/>
            <w:vAlign w:val="bottom"/>
            <w:hideMark/>
          </w:tcPr>
          <w:p w14:paraId="3C450EC9" w14:textId="7E8221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40551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20F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819624</w:t>
            </w:r>
          </w:p>
        </w:tc>
        <w:tc>
          <w:tcPr>
            <w:tcW w:w="2835" w:type="dxa"/>
            <w:noWrap/>
            <w:vAlign w:val="bottom"/>
            <w:hideMark/>
          </w:tcPr>
          <w:p w14:paraId="4D61C1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4AB72E" w14:textId="77777777" w:rsidTr="0081088C">
        <w:trPr>
          <w:trHeight w:val="290"/>
        </w:trPr>
        <w:tc>
          <w:tcPr>
            <w:tcW w:w="2977" w:type="dxa"/>
            <w:noWrap/>
            <w:vAlign w:val="bottom"/>
            <w:hideMark/>
          </w:tcPr>
          <w:p w14:paraId="0B69F4CE" w14:textId="7586B4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7AE134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B6CF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819627</w:t>
            </w:r>
          </w:p>
        </w:tc>
        <w:tc>
          <w:tcPr>
            <w:tcW w:w="2835" w:type="dxa"/>
            <w:noWrap/>
            <w:vAlign w:val="bottom"/>
            <w:hideMark/>
          </w:tcPr>
          <w:p w14:paraId="7C3765D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558790" w14:textId="77777777" w:rsidTr="0081088C">
        <w:trPr>
          <w:trHeight w:val="290"/>
        </w:trPr>
        <w:tc>
          <w:tcPr>
            <w:tcW w:w="2977" w:type="dxa"/>
            <w:noWrap/>
            <w:vAlign w:val="bottom"/>
            <w:hideMark/>
          </w:tcPr>
          <w:p w14:paraId="7162440A" w14:textId="2C28BB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decentis</w:t>
            </w:r>
            <w:proofErr w:type="spellEnd"/>
          </w:p>
        </w:tc>
        <w:tc>
          <w:tcPr>
            <w:tcW w:w="1276" w:type="dxa"/>
            <w:noWrap/>
            <w:vAlign w:val="bottom"/>
            <w:hideMark/>
          </w:tcPr>
          <w:p w14:paraId="61D915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289E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819687</w:t>
            </w:r>
          </w:p>
        </w:tc>
        <w:tc>
          <w:tcPr>
            <w:tcW w:w="2835" w:type="dxa"/>
            <w:noWrap/>
            <w:vAlign w:val="bottom"/>
            <w:hideMark/>
          </w:tcPr>
          <w:p w14:paraId="114AA9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B54B8B" w14:textId="77777777" w:rsidTr="0081088C">
        <w:trPr>
          <w:trHeight w:val="290"/>
        </w:trPr>
        <w:tc>
          <w:tcPr>
            <w:tcW w:w="2977" w:type="dxa"/>
            <w:noWrap/>
            <w:vAlign w:val="bottom"/>
            <w:hideMark/>
          </w:tcPr>
          <w:p w14:paraId="043E8704" w14:textId="6C77D6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hypolithos</w:t>
            </w:r>
            <w:proofErr w:type="spellEnd"/>
          </w:p>
        </w:tc>
        <w:tc>
          <w:tcPr>
            <w:tcW w:w="1276" w:type="dxa"/>
            <w:noWrap/>
            <w:vAlign w:val="bottom"/>
            <w:hideMark/>
          </w:tcPr>
          <w:p w14:paraId="6DCE6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EFD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819690</w:t>
            </w:r>
          </w:p>
        </w:tc>
        <w:tc>
          <w:tcPr>
            <w:tcW w:w="2835" w:type="dxa"/>
            <w:noWrap/>
            <w:vAlign w:val="bottom"/>
            <w:hideMark/>
          </w:tcPr>
          <w:p w14:paraId="4B57070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BE8FA" w14:textId="77777777" w:rsidTr="0081088C">
        <w:trPr>
          <w:trHeight w:val="290"/>
        </w:trPr>
        <w:tc>
          <w:tcPr>
            <w:tcW w:w="2977" w:type="dxa"/>
            <w:noWrap/>
            <w:vAlign w:val="bottom"/>
            <w:hideMark/>
          </w:tcPr>
          <w:p w14:paraId="1A1FEF96" w14:textId="72D8B5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6370A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88CC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819610</w:t>
            </w:r>
          </w:p>
        </w:tc>
        <w:tc>
          <w:tcPr>
            <w:tcW w:w="2835" w:type="dxa"/>
            <w:noWrap/>
            <w:vAlign w:val="bottom"/>
            <w:hideMark/>
          </w:tcPr>
          <w:p w14:paraId="530B745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9FDAB" w14:textId="77777777" w:rsidTr="0081088C">
        <w:trPr>
          <w:trHeight w:val="290"/>
        </w:trPr>
        <w:tc>
          <w:tcPr>
            <w:tcW w:w="2977" w:type="dxa"/>
            <w:noWrap/>
            <w:vAlign w:val="bottom"/>
            <w:hideMark/>
          </w:tcPr>
          <w:p w14:paraId="21A5ACD1" w14:textId="15C9173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6BE39A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5A273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819607</w:t>
            </w:r>
          </w:p>
        </w:tc>
        <w:tc>
          <w:tcPr>
            <w:tcW w:w="2835" w:type="dxa"/>
            <w:noWrap/>
            <w:vAlign w:val="bottom"/>
            <w:hideMark/>
          </w:tcPr>
          <w:p w14:paraId="142885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0CE398" w14:textId="77777777" w:rsidTr="0081088C">
        <w:trPr>
          <w:trHeight w:val="290"/>
        </w:trPr>
        <w:tc>
          <w:tcPr>
            <w:tcW w:w="2977" w:type="dxa"/>
            <w:noWrap/>
            <w:vAlign w:val="bottom"/>
            <w:hideMark/>
          </w:tcPr>
          <w:p w14:paraId="3BA58713" w14:textId="4AF5CC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83BCA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8DF1D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819603</w:t>
            </w:r>
          </w:p>
        </w:tc>
        <w:tc>
          <w:tcPr>
            <w:tcW w:w="2835" w:type="dxa"/>
            <w:noWrap/>
            <w:vAlign w:val="bottom"/>
            <w:hideMark/>
          </w:tcPr>
          <w:p w14:paraId="726FC60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9294879" w14:textId="77777777" w:rsidTr="0081088C">
        <w:trPr>
          <w:trHeight w:val="290"/>
        </w:trPr>
        <w:tc>
          <w:tcPr>
            <w:tcW w:w="2977" w:type="dxa"/>
            <w:noWrap/>
            <w:vAlign w:val="bottom"/>
            <w:hideMark/>
          </w:tcPr>
          <w:p w14:paraId="1A840B2C" w14:textId="6A7962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6AD5F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305E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819606</w:t>
            </w:r>
          </w:p>
        </w:tc>
        <w:tc>
          <w:tcPr>
            <w:tcW w:w="2835" w:type="dxa"/>
            <w:noWrap/>
            <w:vAlign w:val="bottom"/>
            <w:hideMark/>
          </w:tcPr>
          <w:p w14:paraId="5EA4890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65041F" w14:textId="77777777" w:rsidTr="0081088C">
        <w:trPr>
          <w:trHeight w:val="290"/>
        </w:trPr>
        <w:tc>
          <w:tcPr>
            <w:tcW w:w="2977" w:type="dxa"/>
            <w:noWrap/>
            <w:vAlign w:val="bottom"/>
            <w:hideMark/>
          </w:tcPr>
          <w:p w14:paraId="6FCE4AFB" w14:textId="19BE4B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81F7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2A98F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819609</w:t>
            </w:r>
          </w:p>
        </w:tc>
        <w:tc>
          <w:tcPr>
            <w:tcW w:w="2835" w:type="dxa"/>
            <w:noWrap/>
            <w:vAlign w:val="bottom"/>
            <w:hideMark/>
          </w:tcPr>
          <w:p w14:paraId="5F3A088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E558DA" w14:textId="77777777" w:rsidTr="0081088C">
        <w:trPr>
          <w:trHeight w:val="290"/>
        </w:trPr>
        <w:tc>
          <w:tcPr>
            <w:tcW w:w="2977" w:type="dxa"/>
            <w:noWrap/>
            <w:vAlign w:val="bottom"/>
            <w:hideMark/>
          </w:tcPr>
          <w:p w14:paraId="4E5BE922" w14:textId="3222B56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370BAF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6519A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819605</w:t>
            </w:r>
          </w:p>
        </w:tc>
        <w:tc>
          <w:tcPr>
            <w:tcW w:w="2835" w:type="dxa"/>
            <w:noWrap/>
            <w:vAlign w:val="bottom"/>
            <w:hideMark/>
          </w:tcPr>
          <w:p w14:paraId="13ADA02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7C83D23" w14:textId="77777777" w:rsidTr="0081088C">
        <w:trPr>
          <w:trHeight w:val="290"/>
        </w:trPr>
        <w:tc>
          <w:tcPr>
            <w:tcW w:w="2977" w:type="dxa"/>
            <w:noWrap/>
            <w:vAlign w:val="bottom"/>
            <w:hideMark/>
          </w:tcPr>
          <w:p w14:paraId="278E5985" w14:textId="268BB9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1B0D11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F5B4D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671695</w:t>
            </w:r>
          </w:p>
        </w:tc>
        <w:tc>
          <w:tcPr>
            <w:tcW w:w="2835" w:type="dxa"/>
            <w:noWrap/>
            <w:vAlign w:val="bottom"/>
            <w:hideMark/>
          </w:tcPr>
          <w:p w14:paraId="4CC334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1920B9" w14:textId="77777777" w:rsidTr="0081088C">
        <w:trPr>
          <w:trHeight w:val="290"/>
        </w:trPr>
        <w:tc>
          <w:tcPr>
            <w:tcW w:w="2977" w:type="dxa"/>
            <w:noWrap/>
            <w:vAlign w:val="bottom"/>
            <w:hideMark/>
          </w:tcPr>
          <w:p w14:paraId="57DE70AF" w14:textId="2AFCA4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0B95C4E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B008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819749</w:t>
            </w:r>
          </w:p>
        </w:tc>
        <w:tc>
          <w:tcPr>
            <w:tcW w:w="2835" w:type="dxa"/>
            <w:noWrap/>
            <w:vAlign w:val="bottom"/>
            <w:hideMark/>
          </w:tcPr>
          <w:p w14:paraId="7B4682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C7C1B3" w14:textId="77777777" w:rsidTr="0081088C">
        <w:trPr>
          <w:trHeight w:val="290"/>
        </w:trPr>
        <w:tc>
          <w:tcPr>
            <w:tcW w:w="2977" w:type="dxa"/>
            <w:noWrap/>
            <w:vAlign w:val="bottom"/>
            <w:hideMark/>
          </w:tcPr>
          <w:p w14:paraId="6E09519D" w14:textId="01A9EB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768CF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EA40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819759</w:t>
            </w:r>
          </w:p>
        </w:tc>
        <w:tc>
          <w:tcPr>
            <w:tcW w:w="2835" w:type="dxa"/>
            <w:noWrap/>
            <w:vAlign w:val="bottom"/>
            <w:hideMark/>
          </w:tcPr>
          <w:p w14:paraId="10C62D6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F15D81" w14:textId="77777777" w:rsidTr="0081088C">
        <w:trPr>
          <w:trHeight w:val="290"/>
        </w:trPr>
        <w:tc>
          <w:tcPr>
            <w:tcW w:w="2977" w:type="dxa"/>
            <w:noWrap/>
            <w:vAlign w:val="bottom"/>
            <w:hideMark/>
          </w:tcPr>
          <w:p w14:paraId="135EB33E" w14:textId="78AC8B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330F02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DB07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819769</w:t>
            </w:r>
          </w:p>
        </w:tc>
        <w:tc>
          <w:tcPr>
            <w:tcW w:w="2835" w:type="dxa"/>
            <w:noWrap/>
            <w:vAlign w:val="bottom"/>
            <w:hideMark/>
          </w:tcPr>
          <w:p w14:paraId="2AAFFF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017E81" w14:textId="77777777" w:rsidTr="0081088C">
        <w:trPr>
          <w:trHeight w:val="290"/>
        </w:trPr>
        <w:tc>
          <w:tcPr>
            <w:tcW w:w="2977" w:type="dxa"/>
            <w:noWrap/>
            <w:vAlign w:val="bottom"/>
            <w:hideMark/>
          </w:tcPr>
          <w:p w14:paraId="129CF1C9" w14:textId="1D21839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29F470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1843F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819750</w:t>
            </w:r>
          </w:p>
        </w:tc>
        <w:tc>
          <w:tcPr>
            <w:tcW w:w="2835" w:type="dxa"/>
            <w:noWrap/>
            <w:vAlign w:val="bottom"/>
            <w:hideMark/>
          </w:tcPr>
          <w:p w14:paraId="6991F21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BE0E02" w14:textId="77777777" w:rsidTr="0081088C">
        <w:trPr>
          <w:trHeight w:val="290"/>
        </w:trPr>
        <w:tc>
          <w:tcPr>
            <w:tcW w:w="2977" w:type="dxa"/>
            <w:noWrap/>
            <w:vAlign w:val="bottom"/>
            <w:hideMark/>
          </w:tcPr>
          <w:p w14:paraId="175ED10A" w14:textId="1D4BEDD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2B862C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6AAE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819760</w:t>
            </w:r>
          </w:p>
        </w:tc>
        <w:tc>
          <w:tcPr>
            <w:tcW w:w="2835" w:type="dxa"/>
            <w:noWrap/>
            <w:vAlign w:val="bottom"/>
            <w:hideMark/>
          </w:tcPr>
          <w:p w14:paraId="78AB82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7355A3" w14:textId="77777777" w:rsidTr="0081088C">
        <w:trPr>
          <w:trHeight w:val="290"/>
        </w:trPr>
        <w:tc>
          <w:tcPr>
            <w:tcW w:w="2977" w:type="dxa"/>
            <w:noWrap/>
            <w:vAlign w:val="bottom"/>
            <w:hideMark/>
          </w:tcPr>
          <w:p w14:paraId="242C4842" w14:textId="030726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51DCC4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5EAE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819770</w:t>
            </w:r>
          </w:p>
        </w:tc>
        <w:tc>
          <w:tcPr>
            <w:tcW w:w="2835" w:type="dxa"/>
            <w:noWrap/>
            <w:vAlign w:val="bottom"/>
            <w:hideMark/>
          </w:tcPr>
          <w:p w14:paraId="545F921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78A3F0" w14:textId="77777777" w:rsidTr="0081088C">
        <w:trPr>
          <w:trHeight w:val="290"/>
        </w:trPr>
        <w:tc>
          <w:tcPr>
            <w:tcW w:w="2977" w:type="dxa"/>
            <w:noWrap/>
            <w:vAlign w:val="bottom"/>
            <w:hideMark/>
          </w:tcPr>
          <w:p w14:paraId="70A948A5" w14:textId="3CD00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2954DA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5504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819735</w:t>
            </w:r>
          </w:p>
        </w:tc>
        <w:tc>
          <w:tcPr>
            <w:tcW w:w="2835" w:type="dxa"/>
            <w:noWrap/>
            <w:vAlign w:val="bottom"/>
            <w:hideMark/>
          </w:tcPr>
          <w:p w14:paraId="538BEFB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DF1ED5" w14:textId="77777777" w:rsidTr="0081088C">
        <w:trPr>
          <w:trHeight w:val="290"/>
        </w:trPr>
        <w:tc>
          <w:tcPr>
            <w:tcW w:w="2977" w:type="dxa"/>
            <w:noWrap/>
            <w:vAlign w:val="bottom"/>
            <w:hideMark/>
          </w:tcPr>
          <w:p w14:paraId="41360135" w14:textId="060966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4FD93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F61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819736</w:t>
            </w:r>
          </w:p>
        </w:tc>
        <w:tc>
          <w:tcPr>
            <w:tcW w:w="2835" w:type="dxa"/>
            <w:noWrap/>
            <w:vAlign w:val="bottom"/>
            <w:hideMark/>
          </w:tcPr>
          <w:p w14:paraId="1825594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1C8C6" w14:textId="77777777" w:rsidTr="0081088C">
        <w:trPr>
          <w:trHeight w:val="290"/>
        </w:trPr>
        <w:tc>
          <w:tcPr>
            <w:tcW w:w="2977" w:type="dxa"/>
            <w:noWrap/>
            <w:vAlign w:val="bottom"/>
            <w:hideMark/>
          </w:tcPr>
          <w:p w14:paraId="69AEBEFF" w14:textId="30CF52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6FE232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3C966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819751</w:t>
            </w:r>
          </w:p>
        </w:tc>
        <w:tc>
          <w:tcPr>
            <w:tcW w:w="2835" w:type="dxa"/>
            <w:noWrap/>
            <w:vAlign w:val="bottom"/>
            <w:hideMark/>
          </w:tcPr>
          <w:p w14:paraId="707B734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1EC215F" w14:textId="77777777" w:rsidTr="0081088C">
        <w:trPr>
          <w:trHeight w:val="290"/>
        </w:trPr>
        <w:tc>
          <w:tcPr>
            <w:tcW w:w="2977" w:type="dxa"/>
            <w:noWrap/>
            <w:vAlign w:val="bottom"/>
            <w:hideMark/>
          </w:tcPr>
          <w:p w14:paraId="1E804274" w14:textId="20E41CB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39820C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D2817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819761</w:t>
            </w:r>
          </w:p>
        </w:tc>
        <w:tc>
          <w:tcPr>
            <w:tcW w:w="2835" w:type="dxa"/>
            <w:noWrap/>
            <w:vAlign w:val="bottom"/>
            <w:hideMark/>
          </w:tcPr>
          <w:p w14:paraId="1615806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5782F8" w14:textId="77777777" w:rsidTr="0081088C">
        <w:trPr>
          <w:trHeight w:val="290"/>
        </w:trPr>
        <w:tc>
          <w:tcPr>
            <w:tcW w:w="2977" w:type="dxa"/>
            <w:noWrap/>
            <w:vAlign w:val="bottom"/>
            <w:hideMark/>
          </w:tcPr>
          <w:p w14:paraId="6AC9228F" w14:textId="374BA23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413FBB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4FA28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819771</w:t>
            </w:r>
          </w:p>
        </w:tc>
        <w:tc>
          <w:tcPr>
            <w:tcW w:w="2835" w:type="dxa"/>
            <w:noWrap/>
            <w:vAlign w:val="bottom"/>
            <w:hideMark/>
          </w:tcPr>
          <w:p w14:paraId="4BED656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1BA975" w14:textId="77777777" w:rsidTr="0081088C">
        <w:trPr>
          <w:trHeight w:val="290"/>
        </w:trPr>
        <w:tc>
          <w:tcPr>
            <w:tcW w:w="2977" w:type="dxa"/>
            <w:noWrap/>
            <w:vAlign w:val="bottom"/>
            <w:hideMark/>
          </w:tcPr>
          <w:p w14:paraId="51485589" w14:textId="086B389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5F0642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41A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819752</w:t>
            </w:r>
          </w:p>
        </w:tc>
        <w:tc>
          <w:tcPr>
            <w:tcW w:w="2835" w:type="dxa"/>
            <w:noWrap/>
            <w:vAlign w:val="bottom"/>
            <w:hideMark/>
          </w:tcPr>
          <w:p w14:paraId="0869ACE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E0BF98" w14:textId="77777777" w:rsidTr="0081088C">
        <w:trPr>
          <w:trHeight w:val="290"/>
        </w:trPr>
        <w:tc>
          <w:tcPr>
            <w:tcW w:w="2977" w:type="dxa"/>
            <w:noWrap/>
            <w:vAlign w:val="bottom"/>
            <w:hideMark/>
          </w:tcPr>
          <w:p w14:paraId="1540D189" w14:textId="2B1D115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72B33B0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ED4A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819762</w:t>
            </w:r>
          </w:p>
        </w:tc>
        <w:tc>
          <w:tcPr>
            <w:tcW w:w="2835" w:type="dxa"/>
            <w:noWrap/>
            <w:vAlign w:val="bottom"/>
            <w:hideMark/>
          </w:tcPr>
          <w:p w14:paraId="0A407BF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7C02B54" w14:textId="77777777" w:rsidTr="0081088C">
        <w:trPr>
          <w:trHeight w:val="290"/>
        </w:trPr>
        <w:tc>
          <w:tcPr>
            <w:tcW w:w="2977" w:type="dxa"/>
            <w:noWrap/>
            <w:vAlign w:val="bottom"/>
            <w:hideMark/>
          </w:tcPr>
          <w:p w14:paraId="572316A4" w14:textId="4B23653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78286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B964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819772</w:t>
            </w:r>
          </w:p>
        </w:tc>
        <w:tc>
          <w:tcPr>
            <w:tcW w:w="2835" w:type="dxa"/>
            <w:noWrap/>
            <w:vAlign w:val="bottom"/>
            <w:hideMark/>
          </w:tcPr>
          <w:p w14:paraId="2352BA4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8AEE00" w14:textId="77777777" w:rsidTr="0081088C">
        <w:trPr>
          <w:trHeight w:val="290"/>
        </w:trPr>
        <w:tc>
          <w:tcPr>
            <w:tcW w:w="2977" w:type="dxa"/>
            <w:noWrap/>
            <w:vAlign w:val="bottom"/>
            <w:hideMark/>
          </w:tcPr>
          <w:p w14:paraId="624AF594" w14:textId="320AD9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70BC14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607F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671808</w:t>
            </w:r>
          </w:p>
        </w:tc>
        <w:tc>
          <w:tcPr>
            <w:tcW w:w="2835" w:type="dxa"/>
            <w:noWrap/>
            <w:vAlign w:val="bottom"/>
            <w:hideMark/>
          </w:tcPr>
          <w:p w14:paraId="6318D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2C1BA1" w14:textId="77777777" w:rsidTr="0081088C">
        <w:trPr>
          <w:trHeight w:val="290"/>
        </w:trPr>
        <w:tc>
          <w:tcPr>
            <w:tcW w:w="2977" w:type="dxa"/>
            <w:noWrap/>
            <w:vAlign w:val="bottom"/>
            <w:hideMark/>
          </w:tcPr>
          <w:p w14:paraId="2BD96233" w14:textId="309DF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4D98FD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324E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671807</w:t>
            </w:r>
          </w:p>
        </w:tc>
        <w:tc>
          <w:tcPr>
            <w:tcW w:w="2835" w:type="dxa"/>
            <w:noWrap/>
            <w:vAlign w:val="bottom"/>
            <w:hideMark/>
          </w:tcPr>
          <w:p w14:paraId="0209847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0CC61F" w14:textId="77777777" w:rsidTr="0081088C">
        <w:trPr>
          <w:trHeight w:val="290"/>
        </w:trPr>
        <w:tc>
          <w:tcPr>
            <w:tcW w:w="2977" w:type="dxa"/>
            <w:noWrap/>
            <w:vAlign w:val="bottom"/>
            <w:hideMark/>
          </w:tcPr>
          <w:p w14:paraId="312CD6A0" w14:textId="0E52EC2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20328F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F070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671809</w:t>
            </w:r>
          </w:p>
        </w:tc>
        <w:tc>
          <w:tcPr>
            <w:tcW w:w="2835" w:type="dxa"/>
            <w:noWrap/>
            <w:vAlign w:val="bottom"/>
            <w:hideMark/>
          </w:tcPr>
          <w:p w14:paraId="2BAE9EB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CFA80C" w14:textId="77777777" w:rsidTr="0081088C">
        <w:trPr>
          <w:trHeight w:val="290"/>
        </w:trPr>
        <w:tc>
          <w:tcPr>
            <w:tcW w:w="2977" w:type="dxa"/>
            <w:noWrap/>
            <w:vAlign w:val="bottom"/>
            <w:hideMark/>
          </w:tcPr>
          <w:p w14:paraId="36199111" w14:textId="38BF45F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0DDF12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C3F3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671810</w:t>
            </w:r>
          </w:p>
        </w:tc>
        <w:tc>
          <w:tcPr>
            <w:tcW w:w="2835" w:type="dxa"/>
            <w:noWrap/>
            <w:vAlign w:val="bottom"/>
            <w:hideMark/>
          </w:tcPr>
          <w:p w14:paraId="156D0E7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0D6E92" w14:textId="77777777" w:rsidTr="0081088C">
        <w:trPr>
          <w:trHeight w:val="290"/>
        </w:trPr>
        <w:tc>
          <w:tcPr>
            <w:tcW w:w="2977" w:type="dxa"/>
            <w:noWrap/>
            <w:vAlign w:val="bottom"/>
            <w:hideMark/>
          </w:tcPr>
          <w:p w14:paraId="206E812B" w14:textId="072DDF9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diligendus</w:t>
            </w:r>
            <w:proofErr w:type="spellEnd"/>
          </w:p>
        </w:tc>
        <w:tc>
          <w:tcPr>
            <w:tcW w:w="1276" w:type="dxa"/>
            <w:noWrap/>
            <w:vAlign w:val="bottom"/>
            <w:hideMark/>
          </w:tcPr>
          <w:p w14:paraId="4A5E19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1561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819781</w:t>
            </w:r>
          </w:p>
        </w:tc>
        <w:tc>
          <w:tcPr>
            <w:tcW w:w="2835" w:type="dxa"/>
            <w:noWrap/>
            <w:vAlign w:val="bottom"/>
            <w:hideMark/>
          </w:tcPr>
          <w:p w14:paraId="2A4F30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0881BB" w14:textId="77777777" w:rsidTr="0081088C">
        <w:trPr>
          <w:trHeight w:val="290"/>
        </w:trPr>
        <w:tc>
          <w:tcPr>
            <w:tcW w:w="2977" w:type="dxa"/>
            <w:noWrap/>
            <w:vAlign w:val="bottom"/>
            <w:hideMark/>
          </w:tcPr>
          <w:p w14:paraId="0D579B74" w14:textId="3ADFCD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hamiltoni</w:t>
            </w:r>
          </w:p>
        </w:tc>
        <w:tc>
          <w:tcPr>
            <w:tcW w:w="1276" w:type="dxa"/>
            <w:noWrap/>
            <w:vAlign w:val="bottom"/>
            <w:hideMark/>
          </w:tcPr>
          <w:p w14:paraId="74F35E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793D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819779</w:t>
            </w:r>
          </w:p>
        </w:tc>
        <w:tc>
          <w:tcPr>
            <w:tcW w:w="2835" w:type="dxa"/>
            <w:noWrap/>
            <w:vAlign w:val="bottom"/>
            <w:hideMark/>
          </w:tcPr>
          <w:p w14:paraId="4144DE1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E97A9A" w14:textId="77777777" w:rsidTr="0081088C">
        <w:trPr>
          <w:trHeight w:val="290"/>
        </w:trPr>
        <w:tc>
          <w:tcPr>
            <w:tcW w:w="2977" w:type="dxa"/>
            <w:noWrap/>
            <w:vAlign w:val="bottom"/>
            <w:hideMark/>
          </w:tcPr>
          <w:p w14:paraId="03659BF5" w14:textId="3FEABF1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6C1CC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54C6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819682</w:t>
            </w:r>
          </w:p>
        </w:tc>
        <w:tc>
          <w:tcPr>
            <w:tcW w:w="2835" w:type="dxa"/>
            <w:noWrap/>
            <w:vAlign w:val="bottom"/>
            <w:hideMark/>
          </w:tcPr>
          <w:p w14:paraId="1D4562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EAD927" w14:textId="77777777" w:rsidTr="0081088C">
        <w:trPr>
          <w:trHeight w:val="290"/>
        </w:trPr>
        <w:tc>
          <w:tcPr>
            <w:tcW w:w="2977" w:type="dxa"/>
            <w:noWrap/>
            <w:vAlign w:val="bottom"/>
            <w:hideMark/>
          </w:tcPr>
          <w:p w14:paraId="5D11112D" w14:textId="53B5F2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72CCE4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958BE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819679</w:t>
            </w:r>
          </w:p>
        </w:tc>
        <w:tc>
          <w:tcPr>
            <w:tcW w:w="2835" w:type="dxa"/>
            <w:noWrap/>
            <w:vAlign w:val="bottom"/>
            <w:hideMark/>
          </w:tcPr>
          <w:p w14:paraId="1C98A4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D6C246" w14:textId="77777777" w:rsidTr="0081088C">
        <w:trPr>
          <w:trHeight w:val="290"/>
        </w:trPr>
        <w:tc>
          <w:tcPr>
            <w:tcW w:w="2977" w:type="dxa"/>
            <w:noWrap/>
            <w:vAlign w:val="bottom"/>
            <w:hideMark/>
          </w:tcPr>
          <w:p w14:paraId="1A99782C" w14:textId="56B25B1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0CA4030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1421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819676</w:t>
            </w:r>
          </w:p>
        </w:tc>
        <w:tc>
          <w:tcPr>
            <w:tcW w:w="2835" w:type="dxa"/>
            <w:noWrap/>
            <w:vAlign w:val="bottom"/>
            <w:hideMark/>
          </w:tcPr>
          <w:p w14:paraId="1E46667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4666D9" w14:textId="77777777" w:rsidTr="0081088C">
        <w:trPr>
          <w:trHeight w:val="290"/>
        </w:trPr>
        <w:tc>
          <w:tcPr>
            <w:tcW w:w="2977" w:type="dxa"/>
            <w:noWrap/>
            <w:vAlign w:val="bottom"/>
            <w:hideMark/>
          </w:tcPr>
          <w:p w14:paraId="02E7AA63" w14:textId="6E3B65B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0C8038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E121F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819673</w:t>
            </w:r>
          </w:p>
        </w:tc>
        <w:tc>
          <w:tcPr>
            <w:tcW w:w="2835" w:type="dxa"/>
            <w:noWrap/>
            <w:vAlign w:val="bottom"/>
            <w:hideMark/>
          </w:tcPr>
          <w:p w14:paraId="085AB7B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5BC557" w14:textId="77777777" w:rsidTr="0081088C">
        <w:trPr>
          <w:trHeight w:val="290"/>
        </w:trPr>
        <w:tc>
          <w:tcPr>
            <w:tcW w:w="2977" w:type="dxa"/>
            <w:noWrap/>
            <w:vAlign w:val="bottom"/>
            <w:hideMark/>
          </w:tcPr>
          <w:p w14:paraId="76E4449E" w14:textId="57FB3B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2E2969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5B8C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819670</w:t>
            </w:r>
          </w:p>
        </w:tc>
        <w:tc>
          <w:tcPr>
            <w:tcW w:w="2835" w:type="dxa"/>
            <w:noWrap/>
            <w:vAlign w:val="bottom"/>
            <w:hideMark/>
          </w:tcPr>
          <w:p w14:paraId="1C79B6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B4AEC2" w14:textId="77777777" w:rsidTr="0081088C">
        <w:trPr>
          <w:trHeight w:val="290"/>
        </w:trPr>
        <w:tc>
          <w:tcPr>
            <w:tcW w:w="2977" w:type="dxa"/>
            <w:noWrap/>
            <w:vAlign w:val="bottom"/>
            <w:hideMark/>
          </w:tcPr>
          <w:p w14:paraId="4FAE56D9" w14:textId="7FA96D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6E469E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62EC1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819667</w:t>
            </w:r>
          </w:p>
        </w:tc>
        <w:tc>
          <w:tcPr>
            <w:tcW w:w="2835" w:type="dxa"/>
            <w:noWrap/>
            <w:vAlign w:val="bottom"/>
            <w:hideMark/>
          </w:tcPr>
          <w:p w14:paraId="6AC4D1E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AA6361" w14:textId="77777777" w:rsidTr="0081088C">
        <w:trPr>
          <w:trHeight w:val="290"/>
        </w:trPr>
        <w:tc>
          <w:tcPr>
            <w:tcW w:w="2977" w:type="dxa"/>
            <w:noWrap/>
            <w:vAlign w:val="bottom"/>
            <w:hideMark/>
          </w:tcPr>
          <w:p w14:paraId="7DA1126D" w14:textId="707D5A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274CEA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CD9A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522968</w:t>
            </w:r>
          </w:p>
        </w:tc>
        <w:tc>
          <w:tcPr>
            <w:tcW w:w="2835" w:type="dxa"/>
            <w:noWrap/>
            <w:vAlign w:val="bottom"/>
            <w:hideMark/>
          </w:tcPr>
          <w:p w14:paraId="06B883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3C79D54" w14:textId="77777777" w:rsidTr="0081088C">
        <w:trPr>
          <w:trHeight w:val="290"/>
        </w:trPr>
        <w:tc>
          <w:tcPr>
            <w:tcW w:w="2977" w:type="dxa"/>
            <w:noWrap/>
            <w:vAlign w:val="bottom"/>
            <w:hideMark/>
          </w:tcPr>
          <w:p w14:paraId="76B36E3B" w14:textId="46BE85D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5C98C0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B104F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522969</w:t>
            </w:r>
          </w:p>
        </w:tc>
        <w:tc>
          <w:tcPr>
            <w:tcW w:w="2835" w:type="dxa"/>
            <w:noWrap/>
            <w:vAlign w:val="bottom"/>
            <w:hideMark/>
          </w:tcPr>
          <w:p w14:paraId="6BBCC4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137EF64E" w14:textId="77777777" w:rsidTr="0081088C">
        <w:trPr>
          <w:trHeight w:val="290"/>
        </w:trPr>
        <w:tc>
          <w:tcPr>
            <w:tcW w:w="2977" w:type="dxa"/>
            <w:noWrap/>
            <w:vAlign w:val="bottom"/>
            <w:hideMark/>
          </w:tcPr>
          <w:p w14:paraId="5BEB675F" w14:textId="37B8F7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70E988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A30BE9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668451</w:t>
            </w:r>
          </w:p>
        </w:tc>
        <w:tc>
          <w:tcPr>
            <w:tcW w:w="2835" w:type="dxa"/>
            <w:noWrap/>
            <w:vAlign w:val="bottom"/>
            <w:hideMark/>
          </w:tcPr>
          <w:p w14:paraId="4B0B81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54AC2A" w14:textId="77777777" w:rsidTr="0081088C">
        <w:trPr>
          <w:trHeight w:val="290"/>
        </w:trPr>
        <w:tc>
          <w:tcPr>
            <w:tcW w:w="2977" w:type="dxa"/>
            <w:noWrap/>
            <w:vAlign w:val="bottom"/>
            <w:hideMark/>
          </w:tcPr>
          <w:p w14:paraId="08BBD299" w14:textId="013C457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288AFD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22F0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740950</w:t>
            </w:r>
          </w:p>
        </w:tc>
        <w:tc>
          <w:tcPr>
            <w:tcW w:w="2835" w:type="dxa"/>
            <w:noWrap/>
            <w:vAlign w:val="bottom"/>
            <w:hideMark/>
          </w:tcPr>
          <w:p w14:paraId="1278B2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4D2261BB" w14:textId="77777777" w:rsidTr="0081088C">
        <w:trPr>
          <w:trHeight w:val="290"/>
        </w:trPr>
        <w:tc>
          <w:tcPr>
            <w:tcW w:w="2977" w:type="dxa"/>
            <w:noWrap/>
            <w:vAlign w:val="bottom"/>
            <w:hideMark/>
          </w:tcPr>
          <w:p w14:paraId="3A5DAD9C" w14:textId="0F93374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36DA18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7DD9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819737</w:t>
            </w:r>
          </w:p>
        </w:tc>
        <w:tc>
          <w:tcPr>
            <w:tcW w:w="2835" w:type="dxa"/>
            <w:noWrap/>
            <w:vAlign w:val="bottom"/>
            <w:hideMark/>
          </w:tcPr>
          <w:p w14:paraId="3A403AF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B23946" w14:textId="77777777" w:rsidTr="0081088C">
        <w:trPr>
          <w:trHeight w:val="290"/>
        </w:trPr>
        <w:tc>
          <w:tcPr>
            <w:tcW w:w="2977" w:type="dxa"/>
            <w:noWrap/>
            <w:vAlign w:val="bottom"/>
            <w:hideMark/>
          </w:tcPr>
          <w:p w14:paraId="3B0C1A87" w14:textId="58C03BD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5A626D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D0EE9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819741</w:t>
            </w:r>
          </w:p>
        </w:tc>
        <w:tc>
          <w:tcPr>
            <w:tcW w:w="2835" w:type="dxa"/>
            <w:noWrap/>
            <w:vAlign w:val="bottom"/>
            <w:hideMark/>
          </w:tcPr>
          <w:p w14:paraId="102515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5DFB17" w14:textId="77777777" w:rsidTr="0081088C">
        <w:trPr>
          <w:trHeight w:val="290"/>
        </w:trPr>
        <w:tc>
          <w:tcPr>
            <w:tcW w:w="2977" w:type="dxa"/>
            <w:noWrap/>
            <w:vAlign w:val="bottom"/>
            <w:hideMark/>
          </w:tcPr>
          <w:p w14:paraId="454C291E" w14:textId="2C763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5D232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BF95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819745</w:t>
            </w:r>
          </w:p>
        </w:tc>
        <w:tc>
          <w:tcPr>
            <w:tcW w:w="2835" w:type="dxa"/>
            <w:noWrap/>
            <w:vAlign w:val="bottom"/>
            <w:hideMark/>
          </w:tcPr>
          <w:p w14:paraId="68E2FF0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CECD67" w14:textId="77777777" w:rsidTr="0081088C">
        <w:trPr>
          <w:trHeight w:val="290"/>
        </w:trPr>
        <w:tc>
          <w:tcPr>
            <w:tcW w:w="2977" w:type="dxa"/>
            <w:noWrap/>
            <w:vAlign w:val="bottom"/>
            <w:hideMark/>
          </w:tcPr>
          <w:p w14:paraId="1B769BDE" w14:textId="55B6908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304646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30989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819738</w:t>
            </w:r>
          </w:p>
        </w:tc>
        <w:tc>
          <w:tcPr>
            <w:tcW w:w="2835" w:type="dxa"/>
            <w:noWrap/>
            <w:vAlign w:val="bottom"/>
            <w:hideMark/>
          </w:tcPr>
          <w:p w14:paraId="6FEB4B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BD42BD" w14:textId="77777777" w:rsidTr="0081088C">
        <w:trPr>
          <w:trHeight w:val="290"/>
        </w:trPr>
        <w:tc>
          <w:tcPr>
            <w:tcW w:w="2977" w:type="dxa"/>
            <w:noWrap/>
            <w:vAlign w:val="bottom"/>
            <w:hideMark/>
          </w:tcPr>
          <w:p w14:paraId="08AAAD95" w14:textId="461C19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6D1D3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AA5A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819742</w:t>
            </w:r>
          </w:p>
        </w:tc>
        <w:tc>
          <w:tcPr>
            <w:tcW w:w="2835" w:type="dxa"/>
            <w:noWrap/>
            <w:vAlign w:val="bottom"/>
            <w:hideMark/>
          </w:tcPr>
          <w:p w14:paraId="0F661EE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33EBB0" w14:textId="77777777" w:rsidTr="0081088C">
        <w:trPr>
          <w:trHeight w:val="290"/>
        </w:trPr>
        <w:tc>
          <w:tcPr>
            <w:tcW w:w="2977" w:type="dxa"/>
            <w:noWrap/>
            <w:vAlign w:val="bottom"/>
            <w:hideMark/>
          </w:tcPr>
          <w:p w14:paraId="06B621EF" w14:textId="5B9FCB7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44076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FE0C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819746</w:t>
            </w:r>
          </w:p>
        </w:tc>
        <w:tc>
          <w:tcPr>
            <w:tcW w:w="2835" w:type="dxa"/>
            <w:noWrap/>
            <w:vAlign w:val="bottom"/>
            <w:hideMark/>
          </w:tcPr>
          <w:p w14:paraId="3820DFB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80E4820" w14:textId="77777777" w:rsidTr="0081088C">
        <w:trPr>
          <w:trHeight w:val="290"/>
        </w:trPr>
        <w:tc>
          <w:tcPr>
            <w:tcW w:w="2977" w:type="dxa"/>
            <w:noWrap/>
            <w:vAlign w:val="bottom"/>
            <w:hideMark/>
          </w:tcPr>
          <w:p w14:paraId="42E5A836" w14:textId="0CCAC7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7F7301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06A1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522813</w:t>
            </w:r>
          </w:p>
        </w:tc>
        <w:tc>
          <w:tcPr>
            <w:tcW w:w="2835" w:type="dxa"/>
            <w:noWrap/>
            <w:vAlign w:val="bottom"/>
            <w:hideMark/>
          </w:tcPr>
          <w:p w14:paraId="6B723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21444DFE" w14:textId="77777777" w:rsidTr="0081088C">
        <w:trPr>
          <w:trHeight w:val="290"/>
        </w:trPr>
        <w:tc>
          <w:tcPr>
            <w:tcW w:w="2977" w:type="dxa"/>
            <w:noWrap/>
            <w:vAlign w:val="bottom"/>
            <w:hideMark/>
          </w:tcPr>
          <w:p w14:paraId="76F1A9CC" w14:textId="1963DF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300BDD7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3BD6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671803</w:t>
            </w:r>
          </w:p>
        </w:tc>
        <w:tc>
          <w:tcPr>
            <w:tcW w:w="2835" w:type="dxa"/>
            <w:noWrap/>
            <w:vAlign w:val="bottom"/>
            <w:hideMark/>
          </w:tcPr>
          <w:p w14:paraId="5CA0D62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FA7755" w14:textId="77777777" w:rsidTr="0081088C">
        <w:trPr>
          <w:trHeight w:val="290"/>
        </w:trPr>
        <w:tc>
          <w:tcPr>
            <w:tcW w:w="2977" w:type="dxa"/>
            <w:noWrap/>
            <w:vAlign w:val="bottom"/>
            <w:hideMark/>
          </w:tcPr>
          <w:p w14:paraId="5470C91D" w14:textId="439F551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05E02E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54BF9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671804</w:t>
            </w:r>
          </w:p>
        </w:tc>
        <w:tc>
          <w:tcPr>
            <w:tcW w:w="2835" w:type="dxa"/>
            <w:noWrap/>
            <w:vAlign w:val="bottom"/>
            <w:hideMark/>
          </w:tcPr>
          <w:p w14:paraId="42469C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22748DE" w14:textId="77777777" w:rsidTr="0081088C">
        <w:trPr>
          <w:trHeight w:val="290"/>
        </w:trPr>
        <w:tc>
          <w:tcPr>
            <w:tcW w:w="2977" w:type="dxa"/>
            <w:noWrap/>
            <w:vAlign w:val="bottom"/>
            <w:hideMark/>
          </w:tcPr>
          <w:p w14:paraId="08C0D252" w14:textId="023F108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685150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2895D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522811</w:t>
            </w:r>
          </w:p>
        </w:tc>
        <w:tc>
          <w:tcPr>
            <w:tcW w:w="2835" w:type="dxa"/>
            <w:noWrap/>
            <w:vAlign w:val="bottom"/>
            <w:hideMark/>
          </w:tcPr>
          <w:p w14:paraId="3AD395D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54905F52" w14:textId="77777777" w:rsidTr="0081088C">
        <w:trPr>
          <w:trHeight w:val="290"/>
        </w:trPr>
        <w:tc>
          <w:tcPr>
            <w:tcW w:w="2977" w:type="dxa"/>
            <w:noWrap/>
            <w:vAlign w:val="bottom"/>
            <w:hideMark/>
          </w:tcPr>
          <w:p w14:paraId="1823539A" w14:textId="1A8E13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1E4B04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F690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671805</w:t>
            </w:r>
          </w:p>
        </w:tc>
        <w:tc>
          <w:tcPr>
            <w:tcW w:w="2835" w:type="dxa"/>
            <w:noWrap/>
            <w:vAlign w:val="bottom"/>
            <w:hideMark/>
          </w:tcPr>
          <w:p w14:paraId="1421178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91BEE9" w14:textId="77777777" w:rsidTr="0081088C">
        <w:trPr>
          <w:trHeight w:val="290"/>
        </w:trPr>
        <w:tc>
          <w:tcPr>
            <w:tcW w:w="2977" w:type="dxa"/>
            <w:noWrap/>
            <w:vAlign w:val="bottom"/>
            <w:hideMark/>
          </w:tcPr>
          <w:p w14:paraId="41A5BF5B" w14:textId="468E1F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0EAAD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CCBE3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671801</w:t>
            </w:r>
          </w:p>
        </w:tc>
        <w:tc>
          <w:tcPr>
            <w:tcW w:w="2835" w:type="dxa"/>
            <w:noWrap/>
            <w:vAlign w:val="bottom"/>
            <w:hideMark/>
          </w:tcPr>
          <w:p w14:paraId="2BA9A7A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F0DE2D" w14:textId="77777777" w:rsidTr="0081088C">
        <w:trPr>
          <w:trHeight w:val="290"/>
        </w:trPr>
        <w:tc>
          <w:tcPr>
            <w:tcW w:w="2977" w:type="dxa"/>
            <w:noWrap/>
            <w:vAlign w:val="bottom"/>
            <w:hideMark/>
          </w:tcPr>
          <w:p w14:paraId="4055B32E" w14:textId="4CBD7C4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32C7D0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6A770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819729</w:t>
            </w:r>
          </w:p>
        </w:tc>
        <w:tc>
          <w:tcPr>
            <w:tcW w:w="2835" w:type="dxa"/>
            <w:noWrap/>
            <w:vAlign w:val="bottom"/>
            <w:hideMark/>
          </w:tcPr>
          <w:p w14:paraId="5089A0F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48A6B5F" w14:textId="77777777" w:rsidTr="0081088C">
        <w:trPr>
          <w:trHeight w:val="290"/>
        </w:trPr>
        <w:tc>
          <w:tcPr>
            <w:tcW w:w="2977" w:type="dxa"/>
            <w:noWrap/>
            <w:vAlign w:val="bottom"/>
            <w:hideMark/>
          </w:tcPr>
          <w:p w14:paraId="158831E7" w14:textId="3A0C7BB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4EF1E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6AFA7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819739</w:t>
            </w:r>
          </w:p>
        </w:tc>
        <w:tc>
          <w:tcPr>
            <w:tcW w:w="2835" w:type="dxa"/>
            <w:noWrap/>
            <w:vAlign w:val="bottom"/>
            <w:hideMark/>
          </w:tcPr>
          <w:p w14:paraId="1718914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189E0A" w14:textId="77777777" w:rsidTr="0081088C">
        <w:trPr>
          <w:trHeight w:val="290"/>
        </w:trPr>
        <w:tc>
          <w:tcPr>
            <w:tcW w:w="2977" w:type="dxa"/>
            <w:noWrap/>
            <w:vAlign w:val="bottom"/>
            <w:hideMark/>
          </w:tcPr>
          <w:p w14:paraId="6D45EAC9" w14:textId="2E20089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E4D01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4350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819743</w:t>
            </w:r>
          </w:p>
        </w:tc>
        <w:tc>
          <w:tcPr>
            <w:tcW w:w="2835" w:type="dxa"/>
            <w:noWrap/>
            <w:vAlign w:val="bottom"/>
            <w:hideMark/>
          </w:tcPr>
          <w:p w14:paraId="406209A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529F96" w14:textId="77777777" w:rsidTr="0081088C">
        <w:trPr>
          <w:trHeight w:val="290"/>
        </w:trPr>
        <w:tc>
          <w:tcPr>
            <w:tcW w:w="2977" w:type="dxa"/>
            <w:noWrap/>
            <w:vAlign w:val="bottom"/>
            <w:hideMark/>
          </w:tcPr>
          <w:p w14:paraId="2773A7B9" w14:textId="3750F5E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AF61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2818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819730</w:t>
            </w:r>
          </w:p>
        </w:tc>
        <w:tc>
          <w:tcPr>
            <w:tcW w:w="2835" w:type="dxa"/>
            <w:noWrap/>
            <w:vAlign w:val="bottom"/>
            <w:hideMark/>
          </w:tcPr>
          <w:p w14:paraId="704230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237246" w14:textId="77777777" w:rsidTr="0081088C">
        <w:trPr>
          <w:trHeight w:val="290"/>
        </w:trPr>
        <w:tc>
          <w:tcPr>
            <w:tcW w:w="2977" w:type="dxa"/>
            <w:noWrap/>
            <w:vAlign w:val="bottom"/>
            <w:hideMark/>
          </w:tcPr>
          <w:p w14:paraId="1AC11AA1" w14:textId="79156B4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7D2763D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2ED2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819740</w:t>
            </w:r>
          </w:p>
        </w:tc>
        <w:tc>
          <w:tcPr>
            <w:tcW w:w="2835" w:type="dxa"/>
            <w:noWrap/>
            <w:vAlign w:val="bottom"/>
            <w:hideMark/>
          </w:tcPr>
          <w:p w14:paraId="7E59E14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8B3087" w14:textId="77777777" w:rsidTr="0081088C">
        <w:trPr>
          <w:trHeight w:val="290"/>
        </w:trPr>
        <w:tc>
          <w:tcPr>
            <w:tcW w:w="2977" w:type="dxa"/>
            <w:noWrap/>
            <w:vAlign w:val="bottom"/>
            <w:hideMark/>
          </w:tcPr>
          <w:p w14:paraId="3FE3C46B" w14:textId="593C57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FF3004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5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819744</w:t>
            </w:r>
          </w:p>
        </w:tc>
        <w:tc>
          <w:tcPr>
            <w:tcW w:w="2835" w:type="dxa"/>
            <w:noWrap/>
            <w:vAlign w:val="bottom"/>
            <w:hideMark/>
          </w:tcPr>
          <w:p w14:paraId="1702127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DB3756" w14:textId="77777777" w:rsidTr="0081088C">
        <w:trPr>
          <w:trHeight w:val="290"/>
        </w:trPr>
        <w:tc>
          <w:tcPr>
            <w:tcW w:w="2977" w:type="dxa"/>
            <w:noWrap/>
            <w:vAlign w:val="bottom"/>
            <w:hideMark/>
          </w:tcPr>
          <w:p w14:paraId="07D187F5" w14:textId="4D6DBAF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noWrap/>
            <w:vAlign w:val="bottom"/>
            <w:hideMark/>
          </w:tcPr>
          <w:p w14:paraId="0C597E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55B1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819731</w:t>
            </w:r>
          </w:p>
        </w:tc>
        <w:tc>
          <w:tcPr>
            <w:tcW w:w="2835" w:type="dxa"/>
            <w:noWrap/>
            <w:vAlign w:val="bottom"/>
            <w:hideMark/>
          </w:tcPr>
          <w:p w14:paraId="52943C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BC3D85" w14:textId="77777777" w:rsidTr="0081088C">
        <w:trPr>
          <w:trHeight w:val="290"/>
        </w:trPr>
        <w:tc>
          <w:tcPr>
            <w:tcW w:w="2977" w:type="dxa"/>
            <w:noWrap/>
            <w:vAlign w:val="bottom"/>
            <w:hideMark/>
          </w:tcPr>
          <w:p w14:paraId="43E6A965" w14:textId="6BE7C00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noWrap/>
            <w:vAlign w:val="bottom"/>
            <w:hideMark/>
          </w:tcPr>
          <w:p w14:paraId="02FD68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483C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819732</w:t>
            </w:r>
          </w:p>
        </w:tc>
        <w:tc>
          <w:tcPr>
            <w:tcW w:w="2835" w:type="dxa"/>
            <w:noWrap/>
            <w:vAlign w:val="bottom"/>
            <w:hideMark/>
          </w:tcPr>
          <w:p w14:paraId="1860D44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7135E07" w14:textId="77777777" w:rsidTr="0081088C">
        <w:trPr>
          <w:trHeight w:val="290"/>
        </w:trPr>
        <w:tc>
          <w:tcPr>
            <w:tcW w:w="2977" w:type="dxa"/>
            <w:noWrap/>
            <w:vAlign w:val="bottom"/>
            <w:hideMark/>
          </w:tcPr>
          <w:p w14:paraId="31910B15" w14:textId="370119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2462F0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2AF8B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819755</w:t>
            </w:r>
          </w:p>
        </w:tc>
        <w:tc>
          <w:tcPr>
            <w:tcW w:w="2835" w:type="dxa"/>
            <w:noWrap/>
            <w:vAlign w:val="bottom"/>
            <w:hideMark/>
          </w:tcPr>
          <w:p w14:paraId="23859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C077FA" w14:textId="77777777" w:rsidTr="0081088C">
        <w:trPr>
          <w:trHeight w:val="290"/>
        </w:trPr>
        <w:tc>
          <w:tcPr>
            <w:tcW w:w="2977" w:type="dxa"/>
            <w:noWrap/>
            <w:vAlign w:val="bottom"/>
            <w:hideMark/>
          </w:tcPr>
          <w:p w14:paraId="1D0B1BAB" w14:textId="11B3A3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4E3142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E001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819765</w:t>
            </w:r>
          </w:p>
        </w:tc>
        <w:tc>
          <w:tcPr>
            <w:tcW w:w="2835" w:type="dxa"/>
            <w:noWrap/>
            <w:vAlign w:val="bottom"/>
            <w:hideMark/>
          </w:tcPr>
          <w:p w14:paraId="76A6F2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A7A916" w14:textId="77777777" w:rsidTr="0081088C">
        <w:trPr>
          <w:trHeight w:val="290"/>
        </w:trPr>
        <w:tc>
          <w:tcPr>
            <w:tcW w:w="2977" w:type="dxa"/>
            <w:noWrap/>
            <w:vAlign w:val="bottom"/>
            <w:hideMark/>
          </w:tcPr>
          <w:p w14:paraId="5BC7B4B8" w14:textId="3B0D387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176CDD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67185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819775</w:t>
            </w:r>
          </w:p>
        </w:tc>
        <w:tc>
          <w:tcPr>
            <w:tcW w:w="2835" w:type="dxa"/>
            <w:noWrap/>
            <w:vAlign w:val="bottom"/>
            <w:hideMark/>
          </w:tcPr>
          <w:p w14:paraId="0C1C16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5B7885" w14:textId="77777777" w:rsidTr="0081088C">
        <w:trPr>
          <w:trHeight w:val="290"/>
        </w:trPr>
        <w:tc>
          <w:tcPr>
            <w:tcW w:w="2977" w:type="dxa"/>
            <w:noWrap/>
            <w:vAlign w:val="bottom"/>
            <w:hideMark/>
          </w:tcPr>
          <w:p w14:paraId="370E6C90" w14:textId="1836A5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3F6793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38AB3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819756</w:t>
            </w:r>
          </w:p>
        </w:tc>
        <w:tc>
          <w:tcPr>
            <w:tcW w:w="2835" w:type="dxa"/>
            <w:noWrap/>
            <w:vAlign w:val="bottom"/>
            <w:hideMark/>
          </w:tcPr>
          <w:p w14:paraId="7B0CC7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529DDB" w14:textId="77777777" w:rsidTr="0081088C">
        <w:trPr>
          <w:trHeight w:val="290"/>
        </w:trPr>
        <w:tc>
          <w:tcPr>
            <w:tcW w:w="2977" w:type="dxa"/>
            <w:noWrap/>
            <w:vAlign w:val="bottom"/>
            <w:hideMark/>
          </w:tcPr>
          <w:p w14:paraId="342B5212" w14:textId="7D89911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7CF848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02D0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819766</w:t>
            </w:r>
          </w:p>
        </w:tc>
        <w:tc>
          <w:tcPr>
            <w:tcW w:w="2835" w:type="dxa"/>
            <w:noWrap/>
            <w:vAlign w:val="bottom"/>
            <w:hideMark/>
          </w:tcPr>
          <w:p w14:paraId="73127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5C97EDB" w14:textId="77777777" w:rsidTr="0081088C">
        <w:trPr>
          <w:trHeight w:val="290"/>
        </w:trPr>
        <w:tc>
          <w:tcPr>
            <w:tcW w:w="2977" w:type="dxa"/>
            <w:noWrap/>
            <w:vAlign w:val="bottom"/>
            <w:hideMark/>
          </w:tcPr>
          <w:p w14:paraId="4A7EA184" w14:textId="4F2C484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77071F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74942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819776</w:t>
            </w:r>
          </w:p>
        </w:tc>
        <w:tc>
          <w:tcPr>
            <w:tcW w:w="2835" w:type="dxa"/>
            <w:noWrap/>
            <w:vAlign w:val="bottom"/>
            <w:hideMark/>
          </w:tcPr>
          <w:p w14:paraId="00897E9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34E61DB" w14:textId="77777777" w:rsidTr="0081088C">
        <w:trPr>
          <w:trHeight w:val="290"/>
        </w:trPr>
        <w:tc>
          <w:tcPr>
            <w:tcW w:w="2977" w:type="dxa"/>
            <w:noWrap/>
            <w:vAlign w:val="bottom"/>
            <w:hideMark/>
          </w:tcPr>
          <w:p w14:paraId="0E146CE8" w14:textId="2DAAB4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0A2B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DEADE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819747</w:t>
            </w:r>
          </w:p>
        </w:tc>
        <w:tc>
          <w:tcPr>
            <w:tcW w:w="2835" w:type="dxa"/>
            <w:noWrap/>
            <w:vAlign w:val="bottom"/>
            <w:hideMark/>
          </w:tcPr>
          <w:p w14:paraId="766F9F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51AE05" w14:textId="77777777" w:rsidTr="0081088C">
        <w:trPr>
          <w:trHeight w:val="290"/>
        </w:trPr>
        <w:tc>
          <w:tcPr>
            <w:tcW w:w="2977" w:type="dxa"/>
            <w:noWrap/>
            <w:vAlign w:val="bottom"/>
            <w:hideMark/>
          </w:tcPr>
          <w:p w14:paraId="610CE181" w14:textId="3C92E95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633EE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156450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819757</w:t>
            </w:r>
          </w:p>
        </w:tc>
        <w:tc>
          <w:tcPr>
            <w:tcW w:w="2835" w:type="dxa"/>
            <w:noWrap/>
            <w:vAlign w:val="bottom"/>
            <w:hideMark/>
          </w:tcPr>
          <w:p w14:paraId="75A2A2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3FCA0E" w14:textId="77777777" w:rsidTr="0081088C">
        <w:trPr>
          <w:trHeight w:val="290"/>
        </w:trPr>
        <w:tc>
          <w:tcPr>
            <w:tcW w:w="2977" w:type="dxa"/>
            <w:noWrap/>
            <w:vAlign w:val="bottom"/>
            <w:hideMark/>
          </w:tcPr>
          <w:p w14:paraId="078DF81F" w14:textId="3D8052A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6C746B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95DDC9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819767</w:t>
            </w:r>
          </w:p>
        </w:tc>
        <w:tc>
          <w:tcPr>
            <w:tcW w:w="2835" w:type="dxa"/>
            <w:noWrap/>
            <w:vAlign w:val="bottom"/>
            <w:hideMark/>
          </w:tcPr>
          <w:p w14:paraId="30E5216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0A3089" w14:textId="77777777" w:rsidTr="0081088C">
        <w:trPr>
          <w:trHeight w:val="290"/>
        </w:trPr>
        <w:tc>
          <w:tcPr>
            <w:tcW w:w="2977" w:type="dxa"/>
            <w:noWrap/>
            <w:vAlign w:val="bottom"/>
            <w:hideMark/>
          </w:tcPr>
          <w:p w14:paraId="6737602A" w14:textId="3BEE415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527106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0E3F8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819748</w:t>
            </w:r>
          </w:p>
        </w:tc>
        <w:tc>
          <w:tcPr>
            <w:tcW w:w="2835" w:type="dxa"/>
            <w:noWrap/>
            <w:vAlign w:val="bottom"/>
            <w:hideMark/>
          </w:tcPr>
          <w:p w14:paraId="1EA90A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E4853B7" w14:textId="77777777" w:rsidTr="0081088C">
        <w:trPr>
          <w:trHeight w:val="290"/>
        </w:trPr>
        <w:tc>
          <w:tcPr>
            <w:tcW w:w="2977" w:type="dxa"/>
            <w:noWrap/>
            <w:vAlign w:val="bottom"/>
            <w:hideMark/>
          </w:tcPr>
          <w:p w14:paraId="5FF4D461" w14:textId="67DC88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E847A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B5E9A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819758</w:t>
            </w:r>
          </w:p>
        </w:tc>
        <w:tc>
          <w:tcPr>
            <w:tcW w:w="2835" w:type="dxa"/>
            <w:noWrap/>
            <w:vAlign w:val="bottom"/>
            <w:hideMark/>
          </w:tcPr>
          <w:p w14:paraId="0752CB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98BB50" w14:textId="77777777" w:rsidTr="0081088C">
        <w:trPr>
          <w:trHeight w:val="290"/>
        </w:trPr>
        <w:tc>
          <w:tcPr>
            <w:tcW w:w="2977" w:type="dxa"/>
            <w:noWrap/>
            <w:vAlign w:val="bottom"/>
            <w:hideMark/>
          </w:tcPr>
          <w:p w14:paraId="07C03DF8" w14:textId="08283C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751606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8F881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819768</w:t>
            </w:r>
          </w:p>
        </w:tc>
        <w:tc>
          <w:tcPr>
            <w:tcW w:w="2835" w:type="dxa"/>
            <w:noWrap/>
            <w:vAlign w:val="bottom"/>
            <w:hideMark/>
          </w:tcPr>
          <w:p w14:paraId="20876E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E76596A" w14:textId="77777777" w:rsidTr="0081088C">
        <w:trPr>
          <w:trHeight w:val="290"/>
        </w:trPr>
        <w:tc>
          <w:tcPr>
            <w:tcW w:w="2977" w:type="dxa"/>
            <w:noWrap/>
            <w:vAlign w:val="bottom"/>
            <w:hideMark/>
          </w:tcPr>
          <w:p w14:paraId="2C569EF1" w14:textId="3C83A4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noWrap/>
            <w:vAlign w:val="bottom"/>
            <w:hideMark/>
          </w:tcPr>
          <w:p w14:paraId="121C43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6363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819660</w:t>
            </w:r>
          </w:p>
        </w:tc>
        <w:tc>
          <w:tcPr>
            <w:tcW w:w="2835" w:type="dxa"/>
            <w:noWrap/>
            <w:vAlign w:val="bottom"/>
            <w:hideMark/>
          </w:tcPr>
          <w:p w14:paraId="3CDDA7A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B3C741" w14:textId="77777777" w:rsidTr="0081088C">
        <w:trPr>
          <w:trHeight w:val="290"/>
        </w:trPr>
        <w:tc>
          <w:tcPr>
            <w:tcW w:w="2977" w:type="dxa"/>
            <w:noWrap/>
            <w:vAlign w:val="bottom"/>
            <w:hideMark/>
          </w:tcPr>
          <w:p w14:paraId="3D50E883" w14:textId="66BCDF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noWrap/>
            <w:vAlign w:val="bottom"/>
            <w:hideMark/>
          </w:tcPr>
          <w:p w14:paraId="63F4B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C972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819663</w:t>
            </w:r>
          </w:p>
        </w:tc>
        <w:tc>
          <w:tcPr>
            <w:tcW w:w="2835" w:type="dxa"/>
            <w:noWrap/>
            <w:vAlign w:val="bottom"/>
            <w:hideMark/>
          </w:tcPr>
          <w:p w14:paraId="51345BD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A835E7" w14:textId="77777777" w:rsidTr="0081088C">
        <w:trPr>
          <w:trHeight w:val="290"/>
        </w:trPr>
        <w:tc>
          <w:tcPr>
            <w:tcW w:w="2977" w:type="dxa"/>
            <w:noWrap/>
            <w:vAlign w:val="bottom"/>
            <w:hideMark/>
          </w:tcPr>
          <w:p w14:paraId="6BEFF063" w14:textId="2ED63D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6EE5F5C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1ED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819672</w:t>
            </w:r>
          </w:p>
        </w:tc>
        <w:tc>
          <w:tcPr>
            <w:tcW w:w="2835" w:type="dxa"/>
            <w:noWrap/>
            <w:vAlign w:val="bottom"/>
            <w:hideMark/>
          </w:tcPr>
          <w:p w14:paraId="55D58DA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C4681A" w14:textId="77777777" w:rsidTr="0081088C">
        <w:trPr>
          <w:trHeight w:val="290"/>
        </w:trPr>
        <w:tc>
          <w:tcPr>
            <w:tcW w:w="2977" w:type="dxa"/>
            <w:noWrap/>
            <w:vAlign w:val="bottom"/>
            <w:hideMark/>
          </w:tcPr>
          <w:p w14:paraId="5C28D0E2" w14:textId="4A4808B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24E252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986E7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819675</w:t>
            </w:r>
          </w:p>
        </w:tc>
        <w:tc>
          <w:tcPr>
            <w:tcW w:w="2835" w:type="dxa"/>
            <w:noWrap/>
            <w:vAlign w:val="bottom"/>
            <w:hideMark/>
          </w:tcPr>
          <w:p w14:paraId="6779B29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60B227" w14:textId="77777777" w:rsidTr="0081088C">
        <w:trPr>
          <w:trHeight w:val="290"/>
        </w:trPr>
        <w:tc>
          <w:tcPr>
            <w:tcW w:w="2977" w:type="dxa"/>
            <w:noWrap/>
            <w:vAlign w:val="bottom"/>
            <w:hideMark/>
          </w:tcPr>
          <w:p w14:paraId="03DA77DA" w14:textId="02D8C58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6F34A7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1774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819678</w:t>
            </w:r>
          </w:p>
        </w:tc>
        <w:tc>
          <w:tcPr>
            <w:tcW w:w="2835" w:type="dxa"/>
            <w:noWrap/>
            <w:vAlign w:val="bottom"/>
            <w:hideMark/>
          </w:tcPr>
          <w:p w14:paraId="68E55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3EF18A" w14:textId="77777777" w:rsidTr="0081088C">
        <w:trPr>
          <w:trHeight w:val="290"/>
        </w:trPr>
        <w:tc>
          <w:tcPr>
            <w:tcW w:w="2977" w:type="dxa"/>
            <w:noWrap/>
            <w:vAlign w:val="bottom"/>
            <w:hideMark/>
          </w:tcPr>
          <w:p w14:paraId="129F62C1" w14:textId="742C575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079C3E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207E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819681</w:t>
            </w:r>
          </w:p>
        </w:tc>
        <w:tc>
          <w:tcPr>
            <w:tcW w:w="2835" w:type="dxa"/>
            <w:noWrap/>
            <w:vAlign w:val="bottom"/>
            <w:hideMark/>
          </w:tcPr>
          <w:p w14:paraId="49A5C9E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6B5470" w14:textId="77777777" w:rsidTr="0081088C">
        <w:trPr>
          <w:trHeight w:val="290"/>
        </w:trPr>
        <w:tc>
          <w:tcPr>
            <w:tcW w:w="2977" w:type="dxa"/>
            <w:noWrap/>
            <w:vAlign w:val="bottom"/>
            <w:hideMark/>
          </w:tcPr>
          <w:p w14:paraId="21C52070" w14:textId="21AE0D8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227A32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4EA22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819684</w:t>
            </w:r>
          </w:p>
        </w:tc>
        <w:tc>
          <w:tcPr>
            <w:tcW w:w="2835" w:type="dxa"/>
            <w:noWrap/>
            <w:vAlign w:val="bottom"/>
            <w:hideMark/>
          </w:tcPr>
          <w:p w14:paraId="65401B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A07EDE" w14:textId="77777777" w:rsidTr="0081088C">
        <w:trPr>
          <w:trHeight w:val="290"/>
        </w:trPr>
        <w:tc>
          <w:tcPr>
            <w:tcW w:w="2977" w:type="dxa"/>
            <w:noWrap/>
            <w:vAlign w:val="bottom"/>
            <w:hideMark/>
          </w:tcPr>
          <w:p w14:paraId="1B933836" w14:textId="6AEEE2D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noWrap/>
            <w:vAlign w:val="bottom"/>
            <w:hideMark/>
          </w:tcPr>
          <w:p w14:paraId="79E03C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A7216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819666</w:t>
            </w:r>
          </w:p>
        </w:tc>
        <w:tc>
          <w:tcPr>
            <w:tcW w:w="2835" w:type="dxa"/>
            <w:noWrap/>
            <w:vAlign w:val="bottom"/>
            <w:hideMark/>
          </w:tcPr>
          <w:p w14:paraId="75C5642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9D6CD1" w14:textId="77777777" w:rsidTr="0081088C">
        <w:trPr>
          <w:trHeight w:val="290"/>
        </w:trPr>
        <w:tc>
          <w:tcPr>
            <w:tcW w:w="2977" w:type="dxa"/>
            <w:noWrap/>
            <w:vAlign w:val="bottom"/>
            <w:hideMark/>
          </w:tcPr>
          <w:p w14:paraId="182FDBCC" w14:textId="119586C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noWrap/>
            <w:vAlign w:val="bottom"/>
            <w:hideMark/>
          </w:tcPr>
          <w:p w14:paraId="7F0FF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17A40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819669</w:t>
            </w:r>
          </w:p>
        </w:tc>
        <w:tc>
          <w:tcPr>
            <w:tcW w:w="2835" w:type="dxa"/>
            <w:noWrap/>
            <w:vAlign w:val="bottom"/>
            <w:hideMark/>
          </w:tcPr>
          <w:p w14:paraId="6A1102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C6422F" w14:textId="77777777" w:rsidTr="0081088C">
        <w:trPr>
          <w:trHeight w:val="290"/>
        </w:trPr>
        <w:tc>
          <w:tcPr>
            <w:tcW w:w="2977" w:type="dxa"/>
            <w:noWrap/>
            <w:vAlign w:val="bottom"/>
            <w:hideMark/>
          </w:tcPr>
          <w:p w14:paraId="17646179" w14:textId="0045844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noWrap/>
            <w:vAlign w:val="bottom"/>
            <w:hideMark/>
          </w:tcPr>
          <w:p w14:paraId="00FC2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66FA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819654</w:t>
            </w:r>
          </w:p>
        </w:tc>
        <w:tc>
          <w:tcPr>
            <w:tcW w:w="2835" w:type="dxa"/>
            <w:noWrap/>
            <w:vAlign w:val="bottom"/>
            <w:hideMark/>
          </w:tcPr>
          <w:p w14:paraId="5DB6116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52C4422" w14:textId="77777777" w:rsidTr="0081088C">
        <w:trPr>
          <w:trHeight w:val="290"/>
        </w:trPr>
        <w:tc>
          <w:tcPr>
            <w:tcW w:w="2977" w:type="dxa"/>
            <w:noWrap/>
            <w:vAlign w:val="bottom"/>
            <w:hideMark/>
          </w:tcPr>
          <w:p w14:paraId="4CE5CD88" w14:textId="7DFA95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noWrap/>
            <w:vAlign w:val="bottom"/>
            <w:hideMark/>
          </w:tcPr>
          <w:p w14:paraId="270AA6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95DF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819657</w:t>
            </w:r>
          </w:p>
        </w:tc>
        <w:tc>
          <w:tcPr>
            <w:tcW w:w="2835" w:type="dxa"/>
            <w:noWrap/>
            <w:vAlign w:val="bottom"/>
            <w:hideMark/>
          </w:tcPr>
          <w:p w14:paraId="2286B7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513CEA4" w14:textId="77777777" w:rsidTr="0081088C">
        <w:trPr>
          <w:trHeight w:val="290"/>
        </w:trPr>
        <w:tc>
          <w:tcPr>
            <w:tcW w:w="2977" w:type="dxa"/>
            <w:noWrap/>
            <w:vAlign w:val="bottom"/>
            <w:hideMark/>
          </w:tcPr>
          <w:p w14:paraId="2E3E8958" w14:textId="342E607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3027C9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160F6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819702</w:t>
            </w:r>
          </w:p>
        </w:tc>
        <w:tc>
          <w:tcPr>
            <w:tcW w:w="2835" w:type="dxa"/>
            <w:noWrap/>
            <w:vAlign w:val="bottom"/>
            <w:hideMark/>
          </w:tcPr>
          <w:p w14:paraId="7FDB247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709E65" w14:textId="77777777" w:rsidTr="0081088C">
        <w:trPr>
          <w:trHeight w:val="290"/>
        </w:trPr>
        <w:tc>
          <w:tcPr>
            <w:tcW w:w="2977" w:type="dxa"/>
            <w:noWrap/>
            <w:vAlign w:val="bottom"/>
            <w:hideMark/>
          </w:tcPr>
          <w:p w14:paraId="33EB38EE" w14:textId="4F2F422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1F3C3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FA592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819711</w:t>
            </w:r>
          </w:p>
        </w:tc>
        <w:tc>
          <w:tcPr>
            <w:tcW w:w="2835" w:type="dxa"/>
            <w:noWrap/>
            <w:vAlign w:val="bottom"/>
            <w:hideMark/>
          </w:tcPr>
          <w:p w14:paraId="6DE648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4BCCBB" w14:textId="77777777" w:rsidTr="0081088C">
        <w:trPr>
          <w:trHeight w:val="290"/>
        </w:trPr>
        <w:tc>
          <w:tcPr>
            <w:tcW w:w="2977" w:type="dxa"/>
            <w:noWrap/>
            <w:vAlign w:val="bottom"/>
            <w:hideMark/>
          </w:tcPr>
          <w:p w14:paraId="19795C3D" w14:textId="155ADF2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5FD457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3E92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819703</w:t>
            </w:r>
          </w:p>
        </w:tc>
        <w:tc>
          <w:tcPr>
            <w:tcW w:w="2835" w:type="dxa"/>
            <w:noWrap/>
            <w:vAlign w:val="bottom"/>
            <w:hideMark/>
          </w:tcPr>
          <w:p w14:paraId="2B94173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D3B794B" w14:textId="77777777" w:rsidTr="0081088C">
        <w:trPr>
          <w:trHeight w:val="290"/>
        </w:trPr>
        <w:tc>
          <w:tcPr>
            <w:tcW w:w="2977" w:type="dxa"/>
            <w:noWrap/>
            <w:vAlign w:val="bottom"/>
            <w:hideMark/>
          </w:tcPr>
          <w:p w14:paraId="55FA18C5" w14:textId="590ACD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76951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12E3C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819712</w:t>
            </w:r>
          </w:p>
        </w:tc>
        <w:tc>
          <w:tcPr>
            <w:tcW w:w="2835" w:type="dxa"/>
            <w:noWrap/>
            <w:vAlign w:val="bottom"/>
            <w:hideMark/>
          </w:tcPr>
          <w:p w14:paraId="75DDE8D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1BCAEE" w14:textId="77777777" w:rsidTr="0081088C">
        <w:trPr>
          <w:trHeight w:val="290"/>
        </w:trPr>
        <w:tc>
          <w:tcPr>
            <w:tcW w:w="2977" w:type="dxa"/>
            <w:noWrap/>
            <w:vAlign w:val="bottom"/>
            <w:hideMark/>
          </w:tcPr>
          <w:p w14:paraId="4DA91AC5" w14:textId="15681B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B74E0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DCE5A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819721</w:t>
            </w:r>
          </w:p>
        </w:tc>
        <w:tc>
          <w:tcPr>
            <w:tcW w:w="2835" w:type="dxa"/>
            <w:noWrap/>
            <w:vAlign w:val="bottom"/>
            <w:hideMark/>
          </w:tcPr>
          <w:p w14:paraId="707B0FD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2ACB308" w14:textId="77777777" w:rsidTr="0081088C">
        <w:trPr>
          <w:trHeight w:val="290"/>
        </w:trPr>
        <w:tc>
          <w:tcPr>
            <w:tcW w:w="2977" w:type="dxa"/>
            <w:noWrap/>
            <w:vAlign w:val="bottom"/>
            <w:hideMark/>
          </w:tcPr>
          <w:p w14:paraId="1144D0E0" w14:textId="597A003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180DCE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BCEB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819700</w:t>
            </w:r>
          </w:p>
        </w:tc>
        <w:tc>
          <w:tcPr>
            <w:tcW w:w="2835" w:type="dxa"/>
            <w:noWrap/>
            <w:vAlign w:val="bottom"/>
            <w:hideMark/>
          </w:tcPr>
          <w:p w14:paraId="3EA7491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01104F" w14:textId="77777777" w:rsidTr="0081088C">
        <w:trPr>
          <w:trHeight w:val="290"/>
        </w:trPr>
        <w:tc>
          <w:tcPr>
            <w:tcW w:w="2977" w:type="dxa"/>
            <w:noWrap/>
            <w:vAlign w:val="bottom"/>
            <w:hideMark/>
          </w:tcPr>
          <w:p w14:paraId="265CF70D" w14:textId="72CB120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577E6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7A5A4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819697</w:t>
            </w:r>
          </w:p>
        </w:tc>
        <w:tc>
          <w:tcPr>
            <w:tcW w:w="2835" w:type="dxa"/>
            <w:noWrap/>
            <w:vAlign w:val="bottom"/>
            <w:hideMark/>
          </w:tcPr>
          <w:p w14:paraId="18ACD8A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E876DB" w14:textId="77777777" w:rsidTr="0081088C">
        <w:trPr>
          <w:trHeight w:val="290"/>
        </w:trPr>
        <w:tc>
          <w:tcPr>
            <w:tcW w:w="2977" w:type="dxa"/>
            <w:noWrap/>
            <w:vAlign w:val="bottom"/>
            <w:hideMark/>
          </w:tcPr>
          <w:p w14:paraId="55DB67A9" w14:textId="1786A91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5D24AA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2B7078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819694</w:t>
            </w:r>
          </w:p>
        </w:tc>
        <w:tc>
          <w:tcPr>
            <w:tcW w:w="2835" w:type="dxa"/>
            <w:noWrap/>
            <w:vAlign w:val="bottom"/>
            <w:hideMark/>
          </w:tcPr>
          <w:p w14:paraId="22A88A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FEDA3A" w14:textId="77777777" w:rsidTr="0081088C">
        <w:trPr>
          <w:trHeight w:val="290"/>
        </w:trPr>
        <w:tc>
          <w:tcPr>
            <w:tcW w:w="2977" w:type="dxa"/>
            <w:noWrap/>
            <w:vAlign w:val="bottom"/>
            <w:hideMark/>
          </w:tcPr>
          <w:p w14:paraId="0F2487D4" w14:textId="011969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077B82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80C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819691</w:t>
            </w:r>
          </w:p>
        </w:tc>
        <w:tc>
          <w:tcPr>
            <w:tcW w:w="2835" w:type="dxa"/>
            <w:noWrap/>
            <w:vAlign w:val="bottom"/>
            <w:hideMark/>
          </w:tcPr>
          <w:p w14:paraId="6F0B0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A5E43D" w14:textId="77777777" w:rsidTr="0081088C">
        <w:trPr>
          <w:trHeight w:val="290"/>
        </w:trPr>
        <w:tc>
          <w:tcPr>
            <w:tcW w:w="2977" w:type="dxa"/>
            <w:noWrap/>
            <w:vAlign w:val="bottom"/>
            <w:hideMark/>
          </w:tcPr>
          <w:p w14:paraId="1006938D" w14:textId="753B6FD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67574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991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819688</w:t>
            </w:r>
          </w:p>
        </w:tc>
        <w:tc>
          <w:tcPr>
            <w:tcW w:w="2835" w:type="dxa"/>
            <w:noWrap/>
            <w:vAlign w:val="bottom"/>
            <w:hideMark/>
          </w:tcPr>
          <w:p w14:paraId="6D6304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DB63" w14:textId="77777777" w:rsidTr="0081088C">
        <w:trPr>
          <w:trHeight w:val="290"/>
        </w:trPr>
        <w:tc>
          <w:tcPr>
            <w:tcW w:w="2977" w:type="dxa"/>
            <w:noWrap/>
            <w:vAlign w:val="bottom"/>
            <w:hideMark/>
          </w:tcPr>
          <w:p w14:paraId="1931B06F" w14:textId="78ADD1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224A55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8C31F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819685</w:t>
            </w:r>
          </w:p>
        </w:tc>
        <w:tc>
          <w:tcPr>
            <w:tcW w:w="2835" w:type="dxa"/>
            <w:noWrap/>
            <w:vAlign w:val="bottom"/>
            <w:hideMark/>
          </w:tcPr>
          <w:p w14:paraId="10A9FAC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7C09C4" w14:textId="77777777" w:rsidTr="0081088C">
        <w:trPr>
          <w:trHeight w:val="290"/>
        </w:trPr>
        <w:tc>
          <w:tcPr>
            <w:tcW w:w="2977" w:type="dxa"/>
            <w:noWrap/>
            <w:vAlign w:val="bottom"/>
            <w:hideMark/>
          </w:tcPr>
          <w:p w14:paraId="4FBE48EB" w14:textId="6776E8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Synuchus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impunctatus</w:t>
            </w:r>
            <w:proofErr w:type="spellEnd"/>
          </w:p>
        </w:tc>
        <w:tc>
          <w:tcPr>
            <w:tcW w:w="1276" w:type="dxa"/>
            <w:noWrap/>
            <w:vAlign w:val="bottom"/>
            <w:hideMark/>
          </w:tcPr>
          <w:p w14:paraId="52004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65C9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819696</w:t>
            </w:r>
          </w:p>
        </w:tc>
        <w:tc>
          <w:tcPr>
            <w:tcW w:w="2835" w:type="dxa"/>
            <w:noWrap/>
            <w:vAlign w:val="bottom"/>
            <w:hideMark/>
          </w:tcPr>
          <w:p w14:paraId="2EFDB10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F66659" w14:textId="77777777" w:rsidTr="0081088C">
        <w:trPr>
          <w:trHeight w:val="290"/>
        </w:trPr>
        <w:tc>
          <w:tcPr>
            <w:tcW w:w="2977" w:type="dxa"/>
            <w:noWrap/>
            <w:vAlign w:val="bottom"/>
            <w:hideMark/>
          </w:tcPr>
          <w:p w14:paraId="128F89F5" w14:textId="05F98B6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27AC49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77D6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819664</w:t>
            </w:r>
          </w:p>
        </w:tc>
        <w:tc>
          <w:tcPr>
            <w:tcW w:w="2835" w:type="dxa"/>
            <w:noWrap/>
            <w:vAlign w:val="bottom"/>
            <w:hideMark/>
          </w:tcPr>
          <w:p w14:paraId="40EA1A0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8EB7D8" w14:textId="77777777" w:rsidTr="0081088C">
        <w:trPr>
          <w:trHeight w:val="290"/>
        </w:trPr>
        <w:tc>
          <w:tcPr>
            <w:tcW w:w="2977" w:type="dxa"/>
            <w:noWrap/>
            <w:vAlign w:val="bottom"/>
            <w:hideMark/>
          </w:tcPr>
          <w:p w14:paraId="5AC14750" w14:textId="6EC287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43D99F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DA2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819661</w:t>
            </w:r>
          </w:p>
        </w:tc>
        <w:tc>
          <w:tcPr>
            <w:tcW w:w="2835" w:type="dxa"/>
            <w:noWrap/>
            <w:vAlign w:val="bottom"/>
            <w:hideMark/>
          </w:tcPr>
          <w:p w14:paraId="636E75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bl>
    <w:p w14:paraId="481ED07A" w14:textId="77777777" w:rsidR="0003388D" w:rsidRDefault="0003388D" w:rsidP="00E34238">
      <w:pPr>
        <w:rPr>
          <w:sz w:val="24"/>
          <w:szCs w:val="24"/>
        </w:rPr>
      </w:pPr>
    </w:p>
    <w:p w14:paraId="7FCA5F6B" w14:textId="77777777" w:rsidR="00FB6070" w:rsidRDefault="00FB6070" w:rsidP="00FB6070">
      <w:pPr>
        <w:rPr>
          <w:sz w:val="24"/>
          <w:szCs w:val="24"/>
        </w:rPr>
      </w:pPr>
    </w:p>
    <w:p w14:paraId="11BB7DB1" w14:textId="1E2DB130" w:rsidR="00FB6070" w:rsidRDefault="00FB6070" w:rsidP="00FB6070">
      <w:pPr>
        <w:rPr>
          <w:sz w:val="24"/>
          <w:szCs w:val="24"/>
        </w:rPr>
      </w:pPr>
      <w:commentRangeStart w:id="105"/>
      <w:commentRangeStart w:id="106"/>
      <w:r w:rsidRPr="00896726">
        <w:rPr>
          <w:b/>
          <w:bCs/>
          <w:sz w:val="24"/>
          <w:szCs w:val="24"/>
        </w:rPr>
        <w:t xml:space="preserve">Table </w:t>
      </w:r>
      <w:commentRangeEnd w:id="105"/>
      <w:r>
        <w:rPr>
          <w:rStyle w:val="CommentReference"/>
        </w:rPr>
        <w:commentReference w:id="105"/>
      </w:r>
      <w:commentRangeEnd w:id="106"/>
      <w:r>
        <w:rPr>
          <w:rStyle w:val="CommentReference"/>
        </w:rPr>
        <w:commentReference w:id="106"/>
      </w:r>
      <w:r>
        <w:rPr>
          <w:b/>
          <w:bCs/>
          <w:sz w:val="24"/>
          <w:szCs w:val="24"/>
        </w:rPr>
        <w:t>S2</w:t>
      </w:r>
      <w:r w:rsidRPr="00896726">
        <w:rPr>
          <w:b/>
          <w:bCs/>
          <w:sz w:val="24"/>
          <w:szCs w:val="24"/>
        </w:rPr>
        <w:t>.</w:t>
      </w:r>
      <w:r>
        <w:rPr>
          <w:sz w:val="24"/>
          <w:szCs w:val="24"/>
        </w:rPr>
        <w:t xml:space="preserve"> Loading values for the first four principal components of eight numerical traits.</w:t>
      </w:r>
      <w:r w:rsidRPr="00F30E99">
        <w:rPr>
          <w:sz w:val="24"/>
          <w:szCs w:val="24"/>
        </w:rPr>
        <w:t xml:space="preserve"> </w:t>
      </w:r>
      <w:r>
        <w:rPr>
          <w:sz w:val="24"/>
          <w:szCs w:val="24"/>
        </w:rPr>
        <w:t>Percentages underneath each PC column indicate the percentage of variance explained by each axis. The word “standard” after a variable name indicates that it has previously been divided by body length.</w:t>
      </w:r>
    </w:p>
    <w:tbl>
      <w:tblPr>
        <w:tblW w:w="7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1116"/>
        <w:gridCol w:w="1116"/>
        <w:gridCol w:w="1116"/>
        <w:gridCol w:w="1116"/>
      </w:tblGrid>
      <w:tr w:rsidR="00FB6070" w:rsidRPr="00104A4C" w14:paraId="2BA856F8" w14:textId="77777777" w:rsidTr="00390EA8">
        <w:trPr>
          <w:trHeight w:val="290"/>
        </w:trPr>
        <w:tc>
          <w:tcPr>
            <w:tcW w:w="3335" w:type="dxa"/>
            <w:tcBorders>
              <w:top w:val="single" w:sz="4" w:space="0" w:color="auto"/>
              <w:left w:val="nil"/>
              <w:bottom w:val="single" w:sz="4" w:space="0" w:color="auto"/>
              <w:right w:val="nil"/>
            </w:tcBorders>
            <w:noWrap/>
            <w:hideMark/>
          </w:tcPr>
          <w:p w14:paraId="60D19F7A" w14:textId="77777777" w:rsidR="00FB6070" w:rsidRPr="00104A4C" w:rsidRDefault="00FB6070" w:rsidP="00390EA8">
            <w:pPr>
              <w:rPr>
                <w:rFonts w:eastAsia="Times New Roman"/>
                <w:kern w:val="0"/>
                <w:sz w:val="24"/>
                <w:szCs w:val="24"/>
                <w14:ligatures w14:val="none"/>
              </w:rPr>
            </w:pPr>
            <w:r>
              <w:rPr>
                <w:rFonts w:eastAsia="Times New Roman"/>
                <w:kern w:val="0"/>
                <w:sz w:val="24"/>
                <w:szCs w:val="24"/>
                <w14:ligatures w14:val="none"/>
              </w:rPr>
              <w:t>Trait</w:t>
            </w:r>
          </w:p>
        </w:tc>
        <w:tc>
          <w:tcPr>
            <w:tcW w:w="1116" w:type="dxa"/>
            <w:tcBorders>
              <w:top w:val="single" w:sz="4" w:space="0" w:color="auto"/>
              <w:left w:val="nil"/>
              <w:bottom w:val="single" w:sz="4" w:space="0" w:color="auto"/>
              <w:right w:val="nil"/>
            </w:tcBorders>
            <w:noWrap/>
            <w:hideMark/>
          </w:tcPr>
          <w:p w14:paraId="64E003A7" w14:textId="77777777" w:rsidR="00FB6070" w:rsidRPr="00104A4C" w:rsidRDefault="00FB6070" w:rsidP="00390EA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PC1</w:t>
            </w:r>
            <w:r>
              <w:rPr>
                <w:rFonts w:eastAsia="Times New Roman"/>
                <w:color w:val="000000"/>
                <w:kern w:val="0"/>
                <w:sz w:val="24"/>
                <w:szCs w:val="24"/>
                <w14:ligatures w14:val="none"/>
              </w:rPr>
              <w:t xml:space="preserve"> (39%)</w:t>
            </w:r>
          </w:p>
        </w:tc>
        <w:tc>
          <w:tcPr>
            <w:tcW w:w="1116" w:type="dxa"/>
            <w:tcBorders>
              <w:top w:val="single" w:sz="4" w:space="0" w:color="auto"/>
              <w:left w:val="nil"/>
              <w:bottom w:val="single" w:sz="4" w:space="0" w:color="auto"/>
              <w:right w:val="nil"/>
            </w:tcBorders>
            <w:noWrap/>
            <w:hideMark/>
          </w:tcPr>
          <w:p w14:paraId="00F912EF" w14:textId="77777777" w:rsidR="00FB6070" w:rsidRPr="00104A4C" w:rsidRDefault="00FB6070" w:rsidP="00390EA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PC2</w:t>
            </w:r>
            <w:r>
              <w:rPr>
                <w:rFonts w:eastAsia="Times New Roman"/>
                <w:color w:val="000000"/>
                <w:kern w:val="0"/>
                <w:sz w:val="24"/>
                <w:szCs w:val="24"/>
                <w14:ligatures w14:val="none"/>
              </w:rPr>
              <w:t xml:space="preserve"> (26%)</w:t>
            </w:r>
          </w:p>
        </w:tc>
        <w:tc>
          <w:tcPr>
            <w:tcW w:w="1116" w:type="dxa"/>
            <w:tcBorders>
              <w:top w:val="single" w:sz="4" w:space="0" w:color="auto"/>
              <w:left w:val="nil"/>
              <w:bottom w:val="single" w:sz="4" w:space="0" w:color="auto"/>
              <w:right w:val="nil"/>
            </w:tcBorders>
            <w:noWrap/>
            <w:hideMark/>
          </w:tcPr>
          <w:p w14:paraId="6E581890" w14:textId="77777777" w:rsidR="00FB6070" w:rsidRPr="00104A4C" w:rsidRDefault="00FB6070" w:rsidP="00390EA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PC3</w:t>
            </w:r>
            <w:r>
              <w:rPr>
                <w:rFonts w:eastAsia="Times New Roman"/>
                <w:color w:val="000000"/>
                <w:kern w:val="0"/>
                <w:sz w:val="24"/>
                <w:szCs w:val="24"/>
                <w14:ligatures w14:val="none"/>
              </w:rPr>
              <w:t xml:space="preserve"> (14%)</w:t>
            </w:r>
          </w:p>
        </w:tc>
        <w:tc>
          <w:tcPr>
            <w:tcW w:w="1116" w:type="dxa"/>
            <w:tcBorders>
              <w:top w:val="single" w:sz="4" w:space="0" w:color="auto"/>
              <w:left w:val="nil"/>
              <w:bottom w:val="single" w:sz="4" w:space="0" w:color="auto"/>
              <w:right w:val="nil"/>
            </w:tcBorders>
            <w:noWrap/>
            <w:hideMark/>
          </w:tcPr>
          <w:p w14:paraId="44B33FEE" w14:textId="77777777" w:rsidR="00FB6070" w:rsidRPr="00104A4C" w:rsidRDefault="00FB6070" w:rsidP="00390EA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PC4</w:t>
            </w:r>
            <w:r>
              <w:rPr>
                <w:rFonts w:eastAsia="Times New Roman"/>
                <w:color w:val="000000"/>
                <w:kern w:val="0"/>
                <w:sz w:val="24"/>
                <w:szCs w:val="24"/>
                <w14:ligatures w14:val="none"/>
              </w:rPr>
              <w:t xml:space="preserve"> (11%)</w:t>
            </w:r>
          </w:p>
        </w:tc>
      </w:tr>
      <w:tr w:rsidR="00FB6070" w:rsidRPr="00012474" w14:paraId="7DD55D4B" w14:textId="77777777" w:rsidTr="00390EA8">
        <w:trPr>
          <w:trHeight w:val="290"/>
        </w:trPr>
        <w:tc>
          <w:tcPr>
            <w:tcW w:w="3335" w:type="dxa"/>
            <w:tcBorders>
              <w:top w:val="single" w:sz="4" w:space="0" w:color="auto"/>
              <w:left w:val="nil"/>
              <w:bottom w:val="nil"/>
              <w:right w:val="nil"/>
            </w:tcBorders>
            <w:noWrap/>
            <w:vAlign w:val="bottom"/>
            <w:hideMark/>
          </w:tcPr>
          <w:p w14:paraId="741D22D6" w14:textId="77777777" w:rsidR="00FB6070" w:rsidRPr="000C6E7C" w:rsidRDefault="00FB6070" w:rsidP="00390EA8">
            <w:pPr>
              <w:rPr>
                <w:rFonts w:eastAsia="Times New Roman"/>
                <w:color w:val="000000"/>
                <w:kern w:val="0"/>
                <w:sz w:val="24"/>
                <w:szCs w:val="24"/>
                <w14:ligatures w14:val="none"/>
              </w:rPr>
            </w:pPr>
            <w:proofErr w:type="spellStart"/>
            <w:r w:rsidRPr="000C6E7C">
              <w:rPr>
                <w:color w:val="000000"/>
                <w:sz w:val="24"/>
                <w:szCs w:val="24"/>
              </w:rPr>
              <w:t>body_length</w:t>
            </w:r>
            <w:proofErr w:type="spellEnd"/>
          </w:p>
        </w:tc>
        <w:tc>
          <w:tcPr>
            <w:tcW w:w="1116" w:type="dxa"/>
            <w:tcBorders>
              <w:top w:val="single" w:sz="4" w:space="0" w:color="auto"/>
              <w:left w:val="nil"/>
              <w:bottom w:val="nil"/>
              <w:right w:val="nil"/>
            </w:tcBorders>
            <w:noWrap/>
            <w:vAlign w:val="bottom"/>
            <w:hideMark/>
          </w:tcPr>
          <w:p w14:paraId="1CCE552B"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0.01</w:t>
            </w:r>
          </w:p>
        </w:tc>
        <w:tc>
          <w:tcPr>
            <w:tcW w:w="1116" w:type="dxa"/>
            <w:tcBorders>
              <w:top w:val="single" w:sz="4" w:space="0" w:color="auto"/>
              <w:left w:val="nil"/>
              <w:bottom w:val="nil"/>
              <w:right w:val="nil"/>
            </w:tcBorders>
            <w:noWrap/>
            <w:vAlign w:val="bottom"/>
            <w:hideMark/>
          </w:tcPr>
          <w:p w14:paraId="32A61BFA"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w:t>
            </w:r>
          </w:p>
        </w:tc>
        <w:tc>
          <w:tcPr>
            <w:tcW w:w="1116" w:type="dxa"/>
            <w:tcBorders>
              <w:top w:val="single" w:sz="4" w:space="0" w:color="auto"/>
              <w:left w:val="nil"/>
              <w:bottom w:val="nil"/>
              <w:right w:val="nil"/>
            </w:tcBorders>
            <w:noWrap/>
            <w:vAlign w:val="bottom"/>
            <w:hideMark/>
          </w:tcPr>
          <w:p w14:paraId="298C18FE"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-0.3</w:t>
            </w:r>
          </w:p>
        </w:tc>
        <w:tc>
          <w:tcPr>
            <w:tcW w:w="1116" w:type="dxa"/>
            <w:tcBorders>
              <w:top w:val="single" w:sz="4" w:space="0" w:color="auto"/>
              <w:left w:val="nil"/>
              <w:bottom w:val="nil"/>
              <w:right w:val="nil"/>
            </w:tcBorders>
            <w:noWrap/>
            <w:vAlign w:val="bottom"/>
            <w:hideMark/>
          </w:tcPr>
          <w:p w14:paraId="7EA79393"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0.57</w:t>
            </w:r>
          </w:p>
        </w:tc>
      </w:tr>
      <w:tr w:rsidR="00FB6070" w:rsidRPr="00012474" w14:paraId="54494904" w14:textId="77777777" w:rsidTr="00390EA8">
        <w:trPr>
          <w:trHeight w:val="290"/>
        </w:trPr>
        <w:tc>
          <w:tcPr>
            <w:tcW w:w="3335" w:type="dxa"/>
            <w:tcBorders>
              <w:top w:val="nil"/>
              <w:left w:val="nil"/>
              <w:bottom w:val="nil"/>
              <w:right w:val="nil"/>
            </w:tcBorders>
            <w:noWrap/>
            <w:vAlign w:val="bottom"/>
            <w:hideMark/>
          </w:tcPr>
          <w:p w14:paraId="7D68FFDA" w14:textId="77777777" w:rsidR="00FB6070" w:rsidRPr="000C6E7C" w:rsidRDefault="00FB6070" w:rsidP="00390EA8">
            <w:pPr>
              <w:rPr>
                <w:rFonts w:eastAsia="Times New Roman"/>
                <w:color w:val="000000"/>
                <w:kern w:val="0"/>
                <w:sz w:val="24"/>
                <w:szCs w:val="24"/>
                <w14:ligatures w14:val="none"/>
              </w:rPr>
            </w:pPr>
            <w:proofErr w:type="spellStart"/>
            <w:r w:rsidRPr="000C6E7C">
              <w:rPr>
                <w:color w:val="000000"/>
                <w:sz w:val="24"/>
                <w:szCs w:val="24"/>
              </w:rPr>
              <w:t>antenna_length_standard</w:t>
            </w:r>
            <w:proofErr w:type="spellEnd"/>
          </w:p>
        </w:tc>
        <w:tc>
          <w:tcPr>
            <w:tcW w:w="1116" w:type="dxa"/>
            <w:tcBorders>
              <w:top w:val="nil"/>
              <w:left w:val="nil"/>
              <w:bottom w:val="nil"/>
              <w:right w:val="nil"/>
            </w:tcBorders>
            <w:noWrap/>
            <w:vAlign w:val="bottom"/>
            <w:hideMark/>
          </w:tcPr>
          <w:p w14:paraId="402C46E8"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-0.51</w:t>
            </w:r>
          </w:p>
        </w:tc>
        <w:tc>
          <w:tcPr>
            <w:tcW w:w="1116" w:type="dxa"/>
            <w:tcBorders>
              <w:top w:val="nil"/>
              <w:left w:val="nil"/>
              <w:bottom w:val="nil"/>
              <w:right w:val="nil"/>
            </w:tcBorders>
            <w:noWrap/>
            <w:vAlign w:val="bottom"/>
            <w:hideMark/>
          </w:tcPr>
          <w:p w14:paraId="7DA8FDBB"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-0.15</w:t>
            </w:r>
          </w:p>
        </w:tc>
        <w:tc>
          <w:tcPr>
            <w:tcW w:w="1116" w:type="dxa"/>
            <w:tcBorders>
              <w:top w:val="nil"/>
              <w:left w:val="nil"/>
              <w:bottom w:val="nil"/>
              <w:right w:val="nil"/>
            </w:tcBorders>
            <w:noWrap/>
            <w:vAlign w:val="bottom"/>
            <w:hideMark/>
          </w:tcPr>
          <w:p w14:paraId="571AEBC3"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-0.05</w:t>
            </w:r>
          </w:p>
        </w:tc>
        <w:tc>
          <w:tcPr>
            <w:tcW w:w="1116" w:type="dxa"/>
            <w:tcBorders>
              <w:top w:val="nil"/>
              <w:left w:val="nil"/>
              <w:bottom w:val="nil"/>
              <w:right w:val="nil"/>
            </w:tcBorders>
            <w:noWrap/>
            <w:vAlign w:val="bottom"/>
            <w:hideMark/>
          </w:tcPr>
          <w:p w14:paraId="3ED3895B"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-0.05</w:t>
            </w:r>
          </w:p>
        </w:tc>
      </w:tr>
      <w:tr w:rsidR="00FB6070" w:rsidRPr="00012474" w14:paraId="1DB6A662" w14:textId="77777777" w:rsidTr="00390EA8">
        <w:trPr>
          <w:trHeight w:val="290"/>
        </w:trPr>
        <w:tc>
          <w:tcPr>
            <w:tcW w:w="3335" w:type="dxa"/>
            <w:tcBorders>
              <w:top w:val="nil"/>
              <w:left w:val="nil"/>
              <w:bottom w:val="nil"/>
              <w:right w:val="nil"/>
            </w:tcBorders>
            <w:noWrap/>
            <w:vAlign w:val="bottom"/>
            <w:hideMark/>
          </w:tcPr>
          <w:p w14:paraId="1A82F9F1" w14:textId="77777777" w:rsidR="00FB6070" w:rsidRPr="000C6E7C" w:rsidRDefault="00FB6070" w:rsidP="00390EA8">
            <w:pPr>
              <w:rPr>
                <w:rFonts w:eastAsia="Times New Roman"/>
                <w:color w:val="000000"/>
                <w:kern w:val="0"/>
                <w:sz w:val="24"/>
                <w:szCs w:val="24"/>
                <w14:ligatures w14:val="none"/>
              </w:rPr>
            </w:pPr>
            <w:proofErr w:type="spellStart"/>
            <w:r w:rsidRPr="000C6E7C">
              <w:rPr>
                <w:color w:val="000000"/>
                <w:sz w:val="24"/>
                <w:szCs w:val="24"/>
              </w:rPr>
              <w:t>eye_protrusion_standard</w:t>
            </w:r>
            <w:proofErr w:type="spellEnd"/>
          </w:p>
        </w:tc>
        <w:tc>
          <w:tcPr>
            <w:tcW w:w="1116" w:type="dxa"/>
            <w:tcBorders>
              <w:top w:val="nil"/>
              <w:left w:val="nil"/>
              <w:bottom w:val="nil"/>
              <w:right w:val="nil"/>
            </w:tcBorders>
            <w:noWrap/>
            <w:vAlign w:val="bottom"/>
            <w:hideMark/>
          </w:tcPr>
          <w:p w14:paraId="2DBB6413"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-0.37</w:t>
            </w:r>
          </w:p>
        </w:tc>
        <w:tc>
          <w:tcPr>
            <w:tcW w:w="1116" w:type="dxa"/>
            <w:tcBorders>
              <w:top w:val="nil"/>
              <w:left w:val="nil"/>
              <w:bottom w:val="nil"/>
              <w:right w:val="nil"/>
            </w:tcBorders>
            <w:noWrap/>
            <w:vAlign w:val="bottom"/>
            <w:hideMark/>
          </w:tcPr>
          <w:p w14:paraId="08FAF85C"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0.41</w:t>
            </w:r>
          </w:p>
        </w:tc>
        <w:tc>
          <w:tcPr>
            <w:tcW w:w="1116" w:type="dxa"/>
            <w:tcBorders>
              <w:top w:val="nil"/>
              <w:left w:val="nil"/>
              <w:bottom w:val="nil"/>
              <w:right w:val="nil"/>
            </w:tcBorders>
            <w:noWrap/>
            <w:vAlign w:val="bottom"/>
            <w:hideMark/>
          </w:tcPr>
          <w:p w14:paraId="1F169187"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-0.17</w:t>
            </w:r>
          </w:p>
        </w:tc>
        <w:tc>
          <w:tcPr>
            <w:tcW w:w="1116" w:type="dxa"/>
            <w:tcBorders>
              <w:top w:val="nil"/>
              <w:left w:val="nil"/>
              <w:bottom w:val="nil"/>
              <w:right w:val="nil"/>
            </w:tcBorders>
            <w:noWrap/>
            <w:vAlign w:val="bottom"/>
            <w:hideMark/>
          </w:tcPr>
          <w:p w14:paraId="3FD9B30C"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0.25</w:t>
            </w:r>
          </w:p>
        </w:tc>
      </w:tr>
      <w:tr w:rsidR="00FB6070" w:rsidRPr="00012474" w14:paraId="0F2A9F5B" w14:textId="77777777" w:rsidTr="00390EA8">
        <w:trPr>
          <w:trHeight w:val="290"/>
        </w:trPr>
        <w:tc>
          <w:tcPr>
            <w:tcW w:w="3335" w:type="dxa"/>
            <w:tcBorders>
              <w:top w:val="nil"/>
              <w:left w:val="nil"/>
              <w:bottom w:val="nil"/>
              <w:right w:val="nil"/>
            </w:tcBorders>
            <w:noWrap/>
            <w:vAlign w:val="bottom"/>
            <w:hideMark/>
          </w:tcPr>
          <w:p w14:paraId="0319BAF9" w14:textId="77777777" w:rsidR="00FB6070" w:rsidRPr="000C6E7C" w:rsidRDefault="00FB6070" w:rsidP="00390EA8">
            <w:pPr>
              <w:rPr>
                <w:rFonts w:eastAsia="Times New Roman"/>
                <w:color w:val="000000"/>
                <w:kern w:val="0"/>
                <w:sz w:val="24"/>
                <w:szCs w:val="24"/>
                <w14:ligatures w14:val="none"/>
              </w:rPr>
            </w:pPr>
            <w:proofErr w:type="spellStart"/>
            <w:r w:rsidRPr="000C6E7C">
              <w:rPr>
                <w:color w:val="000000"/>
                <w:sz w:val="24"/>
                <w:szCs w:val="24"/>
              </w:rPr>
              <w:t>eye_length_standard</w:t>
            </w:r>
            <w:proofErr w:type="spellEnd"/>
          </w:p>
        </w:tc>
        <w:tc>
          <w:tcPr>
            <w:tcW w:w="1116" w:type="dxa"/>
            <w:tcBorders>
              <w:top w:val="nil"/>
              <w:left w:val="nil"/>
              <w:bottom w:val="nil"/>
              <w:right w:val="nil"/>
            </w:tcBorders>
            <w:noWrap/>
            <w:vAlign w:val="bottom"/>
            <w:hideMark/>
          </w:tcPr>
          <w:p w14:paraId="0D268CDF"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-0.33</w:t>
            </w:r>
          </w:p>
        </w:tc>
        <w:tc>
          <w:tcPr>
            <w:tcW w:w="1116" w:type="dxa"/>
            <w:tcBorders>
              <w:top w:val="nil"/>
              <w:left w:val="nil"/>
              <w:bottom w:val="nil"/>
              <w:right w:val="nil"/>
            </w:tcBorders>
            <w:noWrap/>
            <w:vAlign w:val="bottom"/>
            <w:hideMark/>
          </w:tcPr>
          <w:p w14:paraId="1AF6F326"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0.48</w:t>
            </w:r>
          </w:p>
        </w:tc>
        <w:tc>
          <w:tcPr>
            <w:tcW w:w="1116" w:type="dxa"/>
            <w:tcBorders>
              <w:top w:val="nil"/>
              <w:left w:val="nil"/>
              <w:bottom w:val="nil"/>
              <w:right w:val="nil"/>
            </w:tcBorders>
            <w:noWrap/>
            <w:vAlign w:val="bottom"/>
            <w:hideMark/>
          </w:tcPr>
          <w:p w14:paraId="0EDAC2C1"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-0.27</w:t>
            </w:r>
          </w:p>
        </w:tc>
        <w:tc>
          <w:tcPr>
            <w:tcW w:w="1116" w:type="dxa"/>
            <w:tcBorders>
              <w:top w:val="nil"/>
              <w:left w:val="nil"/>
              <w:bottom w:val="nil"/>
              <w:right w:val="nil"/>
            </w:tcBorders>
            <w:noWrap/>
            <w:vAlign w:val="bottom"/>
            <w:hideMark/>
          </w:tcPr>
          <w:p w14:paraId="796E150D"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-0.21</w:t>
            </w:r>
          </w:p>
        </w:tc>
      </w:tr>
      <w:tr w:rsidR="00FB6070" w:rsidRPr="00012474" w14:paraId="6B5CA365" w14:textId="77777777" w:rsidTr="00390EA8">
        <w:trPr>
          <w:trHeight w:val="290"/>
        </w:trPr>
        <w:tc>
          <w:tcPr>
            <w:tcW w:w="3335" w:type="dxa"/>
            <w:tcBorders>
              <w:top w:val="nil"/>
              <w:left w:val="nil"/>
              <w:bottom w:val="nil"/>
              <w:right w:val="nil"/>
            </w:tcBorders>
            <w:noWrap/>
            <w:vAlign w:val="bottom"/>
            <w:hideMark/>
          </w:tcPr>
          <w:p w14:paraId="71301915" w14:textId="77777777" w:rsidR="00FB6070" w:rsidRPr="000C6E7C" w:rsidRDefault="00FB6070" w:rsidP="00390EA8">
            <w:pPr>
              <w:rPr>
                <w:rFonts w:eastAsia="Times New Roman"/>
                <w:color w:val="000000"/>
                <w:kern w:val="0"/>
                <w:sz w:val="24"/>
                <w:szCs w:val="24"/>
                <w14:ligatures w14:val="none"/>
              </w:rPr>
            </w:pPr>
            <w:proofErr w:type="spellStart"/>
            <w:r w:rsidRPr="000C6E7C">
              <w:rPr>
                <w:color w:val="000000"/>
                <w:sz w:val="24"/>
                <w:szCs w:val="24"/>
              </w:rPr>
              <w:t>pronotum_width_standard</w:t>
            </w:r>
            <w:proofErr w:type="spellEnd"/>
          </w:p>
        </w:tc>
        <w:tc>
          <w:tcPr>
            <w:tcW w:w="1116" w:type="dxa"/>
            <w:tcBorders>
              <w:top w:val="nil"/>
              <w:left w:val="nil"/>
              <w:bottom w:val="nil"/>
              <w:right w:val="nil"/>
            </w:tcBorders>
            <w:noWrap/>
            <w:vAlign w:val="bottom"/>
            <w:hideMark/>
          </w:tcPr>
          <w:p w14:paraId="5D3F2F37"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0.43</w:t>
            </w:r>
          </w:p>
        </w:tc>
        <w:tc>
          <w:tcPr>
            <w:tcW w:w="1116" w:type="dxa"/>
            <w:tcBorders>
              <w:top w:val="nil"/>
              <w:left w:val="nil"/>
              <w:bottom w:val="nil"/>
              <w:right w:val="nil"/>
            </w:tcBorders>
            <w:noWrap/>
            <w:vAlign w:val="bottom"/>
            <w:hideMark/>
          </w:tcPr>
          <w:p w14:paraId="5C034318"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0.24</w:t>
            </w:r>
          </w:p>
        </w:tc>
        <w:tc>
          <w:tcPr>
            <w:tcW w:w="1116" w:type="dxa"/>
            <w:tcBorders>
              <w:top w:val="nil"/>
              <w:left w:val="nil"/>
              <w:bottom w:val="nil"/>
              <w:right w:val="nil"/>
            </w:tcBorders>
            <w:noWrap/>
            <w:vAlign w:val="bottom"/>
            <w:hideMark/>
          </w:tcPr>
          <w:p w14:paraId="0431E210"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0.06</w:t>
            </w:r>
          </w:p>
        </w:tc>
        <w:tc>
          <w:tcPr>
            <w:tcW w:w="1116" w:type="dxa"/>
            <w:tcBorders>
              <w:top w:val="nil"/>
              <w:left w:val="nil"/>
              <w:bottom w:val="nil"/>
              <w:right w:val="nil"/>
            </w:tcBorders>
            <w:noWrap/>
            <w:vAlign w:val="bottom"/>
            <w:hideMark/>
          </w:tcPr>
          <w:p w14:paraId="08BA3A56"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w:t>
            </w:r>
          </w:p>
        </w:tc>
      </w:tr>
      <w:tr w:rsidR="00FB6070" w:rsidRPr="00012474" w14:paraId="78F96265" w14:textId="77777777" w:rsidTr="00390EA8">
        <w:trPr>
          <w:trHeight w:val="290"/>
        </w:trPr>
        <w:tc>
          <w:tcPr>
            <w:tcW w:w="3335" w:type="dxa"/>
            <w:tcBorders>
              <w:top w:val="nil"/>
              <w:left w:val="nil"/>
              <w:bottom w:val="nil"/>
              <w:right w:val="nil"/>
            </w:tcBorders>
            <w:noWrap/>
            <w:vAlign w:val="bottom"/>
            <w:hideMark/>
          </w:tcPr>
          <w:p w14:paraId="5BF555B2" w14:textId="77777777" w:rsidR="00FB6070" w:rsidRPr="000C6E7C" w:rsidRDefault="00FB6070" w:rsidP="00390EA8">
            <w:pPr>
              <w:rPr>
                <w:rFonts w:eastAsia="Times New Roman"/>
                <w:color w:val="000000"/>
                <w:kern w:val="0"/>
                <w:sz w:val="24"/>
                <w:szCs w:val="24"/>
                <w14:ligatures w14:val="none"/>
              </w:rPr>
            </w:pPr>
            <w:proofErr w:type="spellStart"/>
            <w:r w:rsidRPr="000C6E7C">
              <w:rPr>
                <w:color w:val="000000"/>
                <w:sz w:val="24"/>
                <w:szCs w:val="24"/>
              </w:rPr>
              <w:t>abdomen_width_standard</w:t>
            </w:r>
            <w:proofErr w:type="spellEnd"/>
          </w:p>
        </w:tc>
        <w:tc>
          <w:tcPr>
            <w:tcW w:w="1116" w:type="dxa"/>
            <w:tcBorders>
              <w:top w:val="nil"/>
              <w:left w:val="nil"/>
              <w:bottom w:val="nil"/>
              <w:right w:val="nil"/>
            </w:tcBorders>
            <w:noWrap/>
            <w:vAlign w:val="bottom"/>
            <w:hideMark/>
          </w:tcPr>
          <w:p w14:paraId="6DE57F2E"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-0.22</w:t>
            </w:r>
          </w:p>
        </w:tc>
        <w:tc>
          <w:tcPr>
            <w:tcW w:w="1116" w:type="dxa"/>
            <w:tcBorders>
              <w:top w:val="nil"/>
              <w:left w:val="nil"/>
              <w:bottom w:val="nil"/>
              <w:right w:val="nil"/>
            </w:tcBorders>
            <w:noWrap/>
            <w:vAlign w:val="bottom"/>
            <w:hideMark/>
          </w:tcPr>
          <w:p w14:paraId="184CE8AC"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0.32</w:t>
            </w:r>
          </w:p>
        </w:tc>
        <w:tc>
          <w:tcPr>
            <w:tcW w:w="1116" w:type="dxa"/>
            <w:tcBorders>
              <w:top w:val="nil"/>
              <w:left w:val="nil"/>
              <w:bottom w:val="nil"/>
              <w:right w:val="nil"/>
            </w:tcBorders>
            <w:noWrap/>
            <w:vAlign w:val="bottom"/>
            <w:hideMark/>
          </w:tcPr>
          <w:p w14:paraId="5986C3C2"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0.52</w:t>
            </w:r>
          </w:p>
        </w:tc>
        <w:tc>
          <w:tcPr>
            <w:tcW w:w="1116" w:type="dxa"/>
            <w:tcBorders>
              <w:top w:val="nil"/>
              <w:left w:val="nil"/>
              <w:bottom w:val="nil"/>
              <w:right w:val="nil"/>
            </w:tcBorders>
            <w:noWrap/>
            <w:vAlign w:val="bottom"/>
            <w:hideMark/>
          </w:tcPr>
          <w:p w14:paraId="2210C8F0"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0.58</w:t>
            </w:r>
          </w:p>
        </w:tc>
      </w:tr>
      <w:tr w:rsidR="00FB6070" w:rsidRPr="00012474" w14:paraId="70ADDB48" w14:textId="77777777" w:rsidTr="00390EA8">
        <w:trPr>
          <w:trHeight w:val="290"/>
        </w:trPr>
        <w:tc>
          <w:tcPr>
            <w:tcW w:w="3335" w:type="dxa"/>
            <w:tcBorders>
              <w:top w:val="nil"/>
              <w:left w:val="nil"/>
              <w:bottom w:val="nil"/>
              <w:right w:val="nil"/>
            </w:tcBorders>
            <w:noWrap/>
            <w:vAlign w:val="bottom"/>
            <w:hideMark/>
          </w:tcPr>
          <w:p w14:paraId="1240BA46" w14:textId="77777777" w:rsidR="00FB6070" w:rsidRPr="000C6E7C" w:rsidRDefault="00FB6070" w:rsidP="00390EA8">
            <w:pPr>
              <w:rPr>
                <w:rFonts w:eastAsia="Times New Roman"/>
                <w:color w:val="000000"/>
                <w:kern w:val="0"/>
                <w:sz w:val="24"/>
                <w:szCs w:val="24"/>
                <w14:ligatures w14:val="none"/>
              </w:rPr>
            </w:pPr>
            <w:proofErr w:type="spellStart"/>
            <w:r w:rsidRPr="000C6E7C">
              <w:rPr>
                <w:color w:val="000000"/>
                <w:sz w:val="24"/>
                <w:szCs w:val="24"/>
              </w:rPr>
              <w:t>rear_leg_length_standard</w:t>
            </w:r>
            <w:proofErr w:type="spellEnd"/>
          </w:p>
        </w:tc>
        <w:tc>
          <w:tcPr>
            <w:tcW w:w="1116" w:type="dxa"/>
            <w:tcBorders>
              <w:top w:val="nil"/>
              <w:left w:val="nil"/>
              <w:bottom w:val="nil"/>
              <w:right w:val="nil"/>
            </w:tcBorders>
            <w:noWrap/>
            <w:vAlign w:val="bottom"/>
            <w:hideMark/>
          </w:tcPr>
          <w:p w14:paraId="5836D363"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-0.45</w:t>
            </w:r>
          </w:p>
        </w:tc>
        <w:tc>
          <w:tcPr>
            <w:tcW w:w="1116" w:type="dxa"/>
            <w:tcBorders>
              <w:top w:val="nil"/>
              <w:left w:val="nil"/>
              <w:bottom w:val="nil"/>
              <w:right w:val="nil"/>
            </w:tcBorders>
            <w:noWrap/>
            <w:vAlign w:val="bottom"/>
            <w:hideMark/>
          </w:tcPr>
          <w:p w14:paraId="4A587380"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-0.29</w:t>
            </w:r>
          </w:p>
        </w:tc>
        <w:tc>
          <w:tcPr>
            <w:tcW w:w="1116" w:type="dxa"/>
            <w:tcBorders>
              <w:top w:val="nil"/>
              <w:left w:val="nil"/>
              <w:bottom w:val="nil"/>
              <w:right w:val="nil"/>
            </w:tcBorders>
            <w:noWrap/>
            <w:vAlign w:val="bottom"/>
            <w:hideMark/>
          </w:tcPr>
          <w:p w14:paraId="3E53DCFA"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-0.21</w:t>
            </w:r>
          </w:p>
        </w:tc>
        <w:tc>
          <w:tcPr>
            <w:tcW w:w="1116" w:type="dxa"/>
            <w:tcBorders>
              <w:top w:val="nil"/>
              <w:left w:val="nil"/>
              <w:bottom w:val="nil"/>
              <w:right w:val="nil"/>
            </w:tcBorders>
            <w:noWrap/>
            <w:vAlign w:val="bottom"/>
            <w:hideMark/>
          </w:tcPr>
          <w:p w14:paraId="325136BE"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0.21</w:t>
            </w:r>
          </w:p>
        </w:tc>
      </w:tr>
      <w:tr w:rsidR="00FB6070" w:rsidRPr="00012474" w14:paraId="553DA015" w14:textId="77777777" w:rsidTr="00390EA8">
        <w:trPr>
          <w:trHeight w:val="290"/>
        </w:trPr>
        <w:tc>
          <w:tcPr>
            <w:tcW w:w="3335" w:type="dxa"/>
            <w:tcBorders>
              <w:top w:val="nil"/>
              <w:left w:val="nil"/>
              <w:bottom w:val="single" w:sz="4" w:space="0" w:color="auto"/>
              <w:right w:val="nil"/>
            </w:tcBorders>
            <w:noWrap/>
            <w:vAlign w:val="bottom"/>
            <w:hideMark/>
          </w:tcPr>
          <w:p w14:paraId="58C24534" w14:textId="77777777" w:rsidR="00FB6070" w:rsidRPr="000C6E7C" w:rsidRDefault="00FB6070" w:rsidP="00390EA8">
            <w:pPr>
              <w:rPr>
                <w:rFonts w:eastAsia="Times New Roman"/>
                <w:color w:val="000000"/>
                <w:kern w:val="0"/>
                <w:sz w:val="24"/>
                <w:szCs w:val="24"/>
                <w14:ligatures w14:val="none"/>
              </w:rPr>
            </w:pPr>
            <w:proofErr w:type="spellStart"/>
            <w:r w:rsidRPr="000C6E7C">
              <w:rPr>
                <w:color w:val="000000"/>
                <w:sz w:val="24"/>
                <w:szCs w:val="24"/>
              </w:rPr>
              <w:t>rear_trochanter_length_standard</w:t>
            </w:r>
            <w:proofErr w:type="spellEnd"/>
          </w:p>
        </w:tc>
        <w:tc>
          <w:tcPr>
            <w:tcW w:w="1116" w:type="dxa"/>
            <w:tcBorders>
              <w:top w:val="nil"/>
              <w:left w:val="nil"/>
              <w:bottom w:val="single" w:sz="4" w:space="0" w:color="auto"/>
              <w:right w:val="nil"/>
            </w:tcBorders>
            <w:noWrap/>
            <w:vAlign w:val="bottom"/>
            <w:hideMark/>
          </w:tcPr>
          <w:p w14:paraId="2FE5B309"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0.25</w:t>
            </w:r>
          </w:p>
        </w:tc>
        <w:tc>
          <w:tcPr>
            <w:tcW w:w="1116" w:type="dxa"/>
            <w:tcBorders>
              <w:top w:val="nil"/>
              <w:left w:val="nil"/>
              <w:bottom w:val="single" w:sz="4" w:space="0" w:color="auto"/>
              <w:right w:val="nil"/>
            </w:tcBorders>
            <w:noWrap/>
            <w:vAlign w:val="bottom"/>
            <w:hideMark/>
          </w:tcPr>
          <w:p w14:paraId="1A121D44"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0.29</w:t>
            </w:r>
          </w:p>
        </w:tc>
        <w:tc>
          <w:tcPr>
            <w:tcW w:w="1116" w:type="dxa"/>
            <w:tcBorders>
              <w:top w:val="nil"/>
              <w:left w:val="nil"/>
              <w:bottom w:val="single" w:sz="4" w:space="0" w:color="auto"/>
              <w:right w:val="nil"/>
            </w:tcBorders>
            <w:noWrap/>
            <w:vAlign w:val="bottom"/>
            <w:hideMark/>
          </w:tcPr>
          <w:p w14:paraId="43F967A2"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-0.7</w:t>
            </w:r>
          </w:p>
        </w:tc>
        <w:tc>
          <w:tcPr>
            <w:tcW w:w="1116" w:type="dxa"/>
            <w:tcBorders>
              <w:top w:val="nil"/>
              <w:left w:val="nil"/>
              <w:bottom w:val="single" w:sz="4" w:space="0" w:color="auto"/>
              <w:right w:val="nil"/>
            </w:tcBorders>
            <w:noWrap/>
            <w:vAlign w:val="bottom"/>
            <w:hideMark/>
          </w:tcPr>
          <w:p w14:paraId="520998F4"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0.17</w:t>
            </w:r>
          </w:p>
        </w:tc>
      </w:tr>
    </w:tbl>
    <w:p w14:paraId="38331E7F" w14:textId="77777777" w:rsidR="00FB6070" w:rsidRDefault="00FB6070" w:rsidP="00FB6070">
      <w:pPr>
        <w:rPr>
          <w:sz w:val="24"/>
          <w:szCs w:val="24"/>
        </w:rPr>
      </w:pPr>
    </w:p>
    <w:p w14:paraId="560E5B1E" w14:textId="77777777" w:rsidR="00FB6070" w:rsidRPr="0015036B" w:rsidRDefault="00FB6070" w:rsidP="00E34238">
      <w:pPr>
        <w:rPr>
          <w:sz w:val="24"/>
          <w:szCs w:val="24"/>
        </w:rPr>
      </w:pPr>
    </w:p>
    <w:p w14:paraId="31BDD4AC" w14:textId="4391C089" w:rsidR="0078558B" w:rsidRPr="0015036B" w:rsidRDefault="0078558B" w:rsidP="00E34238">
      <w:pPr>
        <w:rPr>
          <w:sz w:val="24"/>
          <w:szCs w:val="24"/>
        </w:rPr>
      </w:pPr>
      <w:r w:rsidRPr="00897C2C">
        <w:rPr>
          <w:b/>
          <w:bCs/>
          <w:sz w:val="24"/>
          <w:szCs w:val="24"/>
        </w:rPr>
        <w:t>Table S</w:t>
      </w:r>
      <w:r w:rsidR="008B7EB5">
        <w:rPr>
          <w:b/>
          <w:bCs/>
          <w:sz w:val="24"/>
          <w:szCs w:val="24"/>
        </w:rPr>
        <w:t>3</w:t>
      </w:r>
      <w:r w:rsidRPr="00897C2C">
        <w:rPr>
          <w:b/>
          <w:bCs/>
          <w:sz w:val="24"/>
          <w:szCs w:val="24"/>
        </w:rPr>
        <w:t>.</w:t>
      </w:r>
      <w:r w:rsidRPr="0015036B">
        <w:rPr>
          <w:sz w:val="24"/>
          <w:szCs w:val="24"/>
        </w:rPr>
        <w:t xml:space="preserve"> Comparison of the </w:t>
      </w:r>
      <w:r w:rsidR="003B5ED3" w:rsidRPr="0015036B">
        <w:rPr>
          <w:sz w:val="24"/>
          <w:szCs w:val="24"/>
        </w:rPr>
        <w:t>principal component analyses</w:t>
      </w:r>
      <w:r w:rsidR="00E660BD" w:rsidRPr="0015036B">
        <w:rPr>
          <w:sz w:val="24"/>
          <w:szCs w:val="24"/>
        </w:rPr>
        <w:t xml:space="preserve"> </w:t>
      </w:r>
      <w:r w:rsidR="00E25675">
        <w:rPr>
          <w:sz w:val="24"/>
          <w:szCs w:val="24"/>
        </w:rPr>
        <w:t xml:space="preserve">(PCA) </w:t>
      </w:r>
      <w:r w:rsidR="00E660BD" w:rsidRPr="0015036B">
        <w:rPr>
          <w:sz w:val="24"/>
          <w:szCs w:val="24"/>
        </w:rPr>
        <w:t xml:space="preserve">run with and without </w:t>
      </w:r>
      <w:proofErr w:type="spellStart"/>
      <w:r w:rsidR="00E660BD" w:rsidRPr="0015036B">
        <w:rPr>
          <w:i/>
          <w:iCs/>
          <w:sz w:val="24"/>
          <w:szCs w:val="24"/>
        </w:rPr>
        <w:t>Notiophilus</w:t>
      </w:r>
      <w:proofErr w:type="spellEnd"/>
      <w:r w:rsidR="00E660BD" w:rsidRPr="0015036B">
        <w:rPr>
          <w:i/>
          <w:iCs/>
          <w:sz w:val="24"/>
          <w:szCs w:val="24"/>
        </w:rPr>
        <w:t xml:space="preserve"> aeneus</w:t>
      </w:r>
      <w:r w:rsidR="00E25675">
        <w:rPr>
          <w:sz w:val="24"/>
          <w:szCs w:val="24"/>
        </w:rPr>
        <w:t>, a species with unusual traits</w:t>
      </w:r>
      <w:r w:rsidR="00E660BD" w:rsidRPr="0015036B">
        <w:rPr>
          <w:sz w:val="24"/>
          <w:szCs w:val="24"/>
        </w:rPr>
        <w:t xml:space="preserve">. </w:t>
      </w:r>
      <w:r w:rsidR="00162DE9" w:rsidRPr="0015036B">
        <w:rPr>
          <w:sz w:val="24"/>
          <w:szCs w:val="24"/>
        </w:rPr>
        <w:t xml:space="preserve">Traits were </w:t>
      </w:r>
      <w:r w:rsidR="00B82631" w:rsidRPr="0015036B">
        <w:rPr>
          <w:sz w:val="24"/>
          <w:szCs w:val="24"/>
        </w:rPr>
        <w:t xml:space="preserve">listed under “Top loading values” if their loading value was </w:t>
      </w:r>
      <w:r w:rsidR="007C3D7D" w:rsidRPr="0015036B">
        <w:rPr>
          <w:sz w:val="24"/>
          <w:szCs w:val="24"/>
        </w:rPr>
        <w:t>≥ 0.4.</w:t>
      </w:r>
      <w:r w:rsidR="00865F44">
        <w:rPr>
          <w:sz w:val="24"/>
          <w:szCs w:val="24"/>
        </w:rPr>
        <w:t xml:space="preserve"> The word “standard” after each trait indicates that these values have been divided by body length</w:t>
      </w:r>
      <w:r w:rsidR="00460CF3">
        <w:rPr>
          <w:sz w:val="24"/>
          <w:szCs w:val="24"/>
        </w:rPr>
        <w:t xml:space="preserve"> prior to running the </w:t>
      </w:r>
      <w:r w:rsidR="00E25675">
        <w:rPr>
          <w:sz w:val="24"/>
          <w:szCs w:val="24"/>
        </w:rPr>
        <w:t>PCA.</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spacing w:val="0"/>
                <w:sz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b/>
                <w:bCs/>
                <w:spacing w:val="0"/>
                <w:sz w:val="20"/>
              </w:rPr>
            </w:pPr>
            <w:r w:rsidRPr="0015036B">
              <w:rPr>
                <w:b/>
                <w:bCs/>
                <w:spacing w:val="0"/>
                <w:sz w:val="20"/>
              </w:rPr>
              <w:t>PCA</w:t>
            </w:r>
            <w:r w:rsidR="003B5ED3" w:rsidRPr="0015036B">
              <w:rPr>
                <w:b/>
                <w:bCs/>
                <w:spacing w:val="0"/>
                <w:sz w:val="20"/>
              </w:rPr>
              <w:t xml:space="preserve"> </w:t>
            </w:r>
            <w:r w:rsidRPr="0015036B">
              <w:rPr>
                <w:b/>
                <w:bCs/>
                <w:spacing w:val="0"/>
                <w:sz w:val="20"/>
              </w:rPr>
              <w:t xml:space="preserve">with </w:t>
            </w:r>
            <w:proofErr w:type="spellStart"/>
            <w:r w:rsidRPr="00F14FA9">
              <w:rPr>
                <w:b/>
                <w:bCs/>
                <w:i/>
                <w:iCs/>
                <w:spacing w:val="0"/>
                <w:sz w:val="20"/>
              </w:rPr>
              <w:t>Notiophilus</w:t>
            </w:r>
            <w:proofErr w:type="spellEnd"/>
            <w:r w:rsidRPr="00F14FA9">
              <w:rPr>
                <w:b/>
                <w:bCs/>
                <w:i/>
                <w:iCs/>
                <w:spacing w:val="0"/>
                <w:sz w:val="20"/>
              </w:rPr>
              <w:t xml:space="preserve">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b/>
                <w:bCs/>
                <w:spacing w:val="0"/>
                <w:sz w:val="20"/>
              </w:rPr>
            </w:pPr>
            <w:r w:rsidRPr="0015036B">
              <w:rPr>
                <w:b/>
                <w:bCs/>
                <w:spacing w:val="0"/>
                <w:sz w:val="20"/>
              </w:rPr>
              <w:t xml:space="preserve">PCA excluding </w:t>
            </w:r>
            <w:proofErr w:type="spellStart"/>
            <w:r w:rsidRPr="00F14FA9">
              <w:rPr>
                <w:b/>
                <w:bCs/>
                <w:i/>
                <w:iCs/>
                <w:spacing w:val="0"/>
                <w:sz w:val="20"/>
              </w:rPr>
              <w:t>Notiophilus</w:t>
            </w:r>
            <w:proofErr w:type="spellEnd"/>
            <w:r w:rsidRPr="00F14FA9">
              <w:rPr>
                <w:b/>
                <w:bCs/>
                <w:i/>
                <w:iCs/>
                <w:spacing w:val="0"/>
                <w:sz w:val="20"/>
              </w:rPr>
              <w:t xml:space="preserve"> aeneus</w:t>
            </w:r>
            <w:r w:rsidR="007C3D7D" w:rsidRPr="0015036B">
              <w:rPr>
                <w:b/>
                <w:bCs/>
                <w:spacing w:val="0"/>
                <w:sz w:val="20"/>
              </w:rPr>
              <w:t xml:space="preserve"> (</w:t>
            </w:r>
            <w:r w:rsidR="003B5ED3" w:rsidRPr="0015036B">
              <w:rPr>
                <w:b/>
                <w:bCs/>
                <w:spacing w:val="0"/>
                <w:sz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spacing w:val="0"/>
                <w:sz w:val="20"/>
              </w:rPr>
            </w:pPr>
            <w:r w:rsidRPr="0015036B">
              <w:rPr>
                <w:spacing w:val="0"/>
                <w:sz w:val="20"/>
              </w:rPr>
              <w:t>Variance explained by PC1</w:t>
            </w:r>
          </w:p>
        </w:tc>
        <w:tc>
          <w:tcPr>
            <w:tcW w:w="3544" w:type="dxa"/>
            <w:tcBorders>
              <w:top w:val="single" w:sz="4" w:space="0" w:color="auto"/>
            </w:tcBorders>
          </w:tcPr>
          <w:p w14:paraId="3FF960E8" w14:textId="2E84F607" w:rsidR="00167AE3" w:rsidRPr="0015036B" w:rsidRDefault="00F86CE5" w:rsidP="00E34238">
            <w:pPr>
              <w:rPr>
                <w:spacing w:val="0"/>
                <w:sz w:val="20"/>
              </w:rPr>
            </w:pPr>
            <w:r>
              <w:rPr>
                <w:spacing w:val="0"/>
                <w:sz w:val="20"/>
              </w:rPr>
              <w:t>33.1</w:t>
            </w:r>
            <w:r w:rsidR="003B5ED3" w:rsidRPr="0015036B">
              <w:rPr>
                <w:spacing w:val="0"/>
                <w:sz w:val="20"/>
              </w:rPr>
              <w:t xml:space="preserve"> </w:t>
            </w:r>
            <w:r w:rsidR="008F02BE" w:rsidRPr="0015036B">
              <w:rPr>
                <w:spacing w:val="0"/>
                <w:sz w:val="20"/>
              </w:rPr>
              <w:t>%</w:t>
            </w:r>
          </w:p>
        </w:tc>
        <w:tc>
          <w:tcPr>
            <w:tcW w:w="3259" w:type="dxa"/>
            <w:tcBorders>
              <w:top w:val="single" w:sz="4" w:space="0" w:color="auto"/>
            </w:tcBorders>
          </w:tcPr>
          <w:p w14:paraId="5D0785EA" w14:textId="5E496DD7" w:rsidR="00167AE3" w:rsidRPr="0015036B" w:rsidRDefault="00C14169" w:rsidP="00E34238">
            <w:pPr>
              <w:rPr>
                <w:spacing w:val="0"/>
                <w:sz w:val="20"/>
              </w:rPr>
            </w:pPr>
            <w:r w:rsidRPr="0015036B">
              <w:rPr>
                <w:spacing w:val="0"/>
                <w:sz w:val="20"/>
              </w:rPr>
              <w:t>3</w:t>
            </w:r>
            <w:r w:rsidR="00A62ECF">
              <w:rPr>
                <w:spacing w:val="0"/>
                <w:sz w:val="20"/>
              </w:rPr>
              <w:t>8.7</w:t>
            </w:r>
            <w:r w:rsidR="003B5ED3" w:rsidRPr="0015036B">
              <w:rPr>
                <w:spacing w:val="0"/>
                <w:sz w:val="20"/>
              </w:rPr>
              <w:t xml:space="preserve"> </w:t>
            </w:r>
            <w:r w:rsidRPr="0015036B">
              <w:rPr>
                <w:spacing w:val="0"/>
                <w:sz w:val="20"/>
              </w:rPr>
              <w:t>%</w:t>
            </w:r>
          </w:p>
        </w:tc>
      </w:tr>
      <w:tr w:rsidR="00167AE3" w:rsidRPr="0015036B" w14:paraId="726CD033" w14:textId="77777777" w:rsidTr="00325198">
        <w:tc>
          <w:tcPr>
            <w:tcW w:w="2547" w:type="dxa"/>
          </w:tcPr>
          <w:p w14:paraId="6D01F323" w14:textId="07A20402" w:rsidR="00167AE3" w:rsidRPr="0015036B" w:rsidRDefault="0064196F" w:rsidP="00E34238">
            <w:pPr>
              <w:rPr>
                <w:spacing w:val="0"/>
                <w:sz w:val="20"/>
              </w:rPr>
            </w:pPr>
            <w:r w:rsidRPr="0015036B">
              <w:rPr>
                <w:spacing w:val="0"/>
                <w:sz w:val="20"/>
              </w:rPr>
              <w:t>Variance explained by PC2</w:t>
            </w:r>
          </w:p>
        </w:tc>
        <w:tc>
          <w:tcPr>
            <w:tcW w:w="3544" w:type="dxa"/>
          </w:tcPr>
          <w:p w14:paraId="7ED97BB9" w14:textId="606F1BBD" w:rsidR="00167AE3" w:rsidRPr="0015036B" w:rsidRDefault="00F86CE5" w:rsidP="00E34238">
            <w:pPr>
              <w:rPr>
                <w:spacing w:val="0"/>
                <w:sz w:val="20"/>
              </w:rPr>
            </w:pPr>
            <w:r>
              <w:rPr>
                <w:spacing w:val="0"/>
                <w:sz w:val="20"/>
              </w:rPr>
              <w:t>30.2</w:t>
            </w:r>
            <w:r w:rsidR="003B5ED3" w:rsidRPr="0015036B">
              <w:rPr>
                <w:spacing w:val="0"/>
                <w:sz w:val="20"/>
              </w:rPr>
              <w:t xml:space="preserve"> </w:t>
            </w:r>
            <w:r w:rsidR="008F02BE" w:rsidRPr="0015036B">
              <w:rPr>
                <w:spacing w:val="0"/>
                <w:sz w:val="20"/>
              </w:rPr>
              <w:t>%</w:t>
            </w:r>
          </w:p>
        </w:tc>
        <w:tc>
          <w:tcPr>
            <w:tcW w:w="3259" w:type="dxa"/>
          </w:tcPr>
          <w:p w14:paraId="786C6BB4" w14:textId="7C4853E4" w:rsidR="00167AE3" w:rsidRPr="0015036B" w:rsidRDefault="00C14169" w:rsidP="00E34238">
            <w:pPr>
              <w:rPr>
                <w:spacing w:val="0"/>
                <w:sz w:val="20"/>
              </w:rPr>
            </w:pPr>
            <w:r w:rsidRPr="0015036B">
              <w:rPr>
                <w:spacing w:val="0"/>
                <w:sz w:val="20"/>
              </w:rPr>
              <w:t>2</w:t>
            </w:r>
            <w:r w:rsidR="00A62ECF">
              <w:rPr>
                <w:spacing w:val="0"/>
                <w:sz w:val="20"/>
              </w:rPr>
              <w:t>6.4</w:t>
            </w:r>
            <w:r w:rsidR="003B5ED3" w:rsidRPr="0015036B">
              <w:rPr>
                <w:spacing w:val="0"/>
                <w:sz w:val="20"/>
              </w:rPr>
              <w:t xml:space="preserve"> </w:t>
            </w:r>
            <w:r w:rsidRPr="0015036B">
              <w:rPr>
                <w:spacing w:val="0"/>
                <w:sz w:val="20"/>
              </w:rPr>
              <w:t>%</w:t>
            </w:r>
          </w:p>
        </w:tc>
      </w:tr>
      <w:tr w:rsidR="00167AE3" w:rsidRPr="0015036B" w14:paraId="008ACB90" w14:textId="77777777" w:rsidTr="00325198">
        <w:tc>
          <w:tcPr>
            <w:tcW w:w="2547" w:type="dxa"/>
          </w:tcPr>
          <w:p w14:paraId="537C1F73" w14:textId="07D15E9C" w:rsidR="00167AE3" w:rsidRPr="0015036B" w:rsidRDefault="0064196F" w:rsidP="00E34238">
            <w:pPr>
              <w:rPr>
                <w:spacing w:val="0"/>
                <w:sz w:val="20"/>
              </w:rPr>
            </w:pPr>
            <w:r w:rsidRPr="0015036B">
              <w:rPr>
                <w:spacing w:val="0"/>
                <w:sz w:val="20"/>
              </w:rPr>
              <w:t>Variance explained by PC3</w:t>
            </w:r>
          </w:p>
        </w:tc>
        <w:tc>
          <w:tcPr>
            <w:tcW w:w="3544" w:type="dxa"/>
          </w:tcPr>
          <w:p w14:paraId="5BCF6068" w14:textId="51368CBE" w:rsidR="00167AE3" w:rsidRPr="0015036B" w:rsidRDefault="00F86CE5" w:rsidP="00E34238">
            <w:pPr>
              <w:rPr>
                <w:spacing w:val="0"/>
                <w:sz w:val="20"/>
              </w:rPr>
            </w:pPr>
            <w:r>
              <w:rPr>
                <w:spacing w:val="0"/>
                <w:sz w:val="20"/>
              </w:rPr>
              <w:t>14.0</w:t>
            </w:r>
            <w:r w:rsidR="003B5ED3" w:rsidRPr="0015036B">
              <w:rPr>
                <w:spacing w:val="0"/>
                <w:sz w:val="20"/>
              </w:rPr>
              <w:t xml:space="preserve"> </w:t>
            </w:r>
            <w:r w:rsidR="008D2E4F" w:rsidRPr="0015036B">
              <w:rPr>
                <w:spacing w:val="0"/>
                <w:sz w:val="20"/>
              </w:rPr>
              <w:t>%</w:t>
            </w:r>
          </w:p>
        </w:tc>
        <w:tc>
          <w:tcPr>
            <w:tcW w:w="3259" w:type="dxa"/>
          </w:tcPr>
          <w:p w14:paraId="3DB2699F" w14:textId="64FAE506" w:rsidR="00167AE3" w:rsidRPr="0015036B" w:rsidRDefault="00C14169" w:rsidP="00E34238">
            <w:pPr>
              <w:rPr>
                <w:spacing w:val="0"/>
                <w:sz w:val="20"/>
              </w:rPr>
            </w:pPr>
            <w:r w:rsidRPr="0015036B">
              <w:rPr>
                <w:spacing w:val="0"/>
                <w:sz w:val="20"/>
              </w:rPr>
              <w:t>1</w:t>
            </w:r>
            <w:r w:rsidR="00460385">
              <w:rPr>
                <w:spacing w:val="0"/>
                <w:sz w:val="20"/>
              </w:rPr>
              <w:t>3.6</w:t>
            </w:r>
            <w:r w:rsidR="003B5ED3" w:rsidRPr="0015036B">
              <w:rPr>
                <w:spacing w:val="0"/>
                <w:sz w:val="20"/>
              </w:rPr>
              <w:t xml:space="preserve"> </w:t>
            </w:r>
            <w:r w:rsidRPr="0015036B">
              <w:rPr>
                <w:spacing w:val="0"/>
                <w:sz w:val="20"/>
              </w:rPr>
              <w:t>%</w:t>
            </w:r>
          </w:p>
        </w:tc>
      </w:tr>
      <w:tr w:rsidR="00167AE3" w:rsidRPr="0015036B" w14:paraId="0F4EEBF5" w14:textId="77777777" w:rsidTr="00325198">
        <w:tc>
          <w:tcPr>
            <w:tcW w:w="2547" w:type="dxa"/>
          </w:tcPr>
          <w:p w14:paraId="67AFFBC6" w14:textId="083ECA41" w:rsidR="00167AE3" w:rsidRPr="0015036B" w:rsidRDefault="0064196F" w:rsidP="00E34238">
            <w:pPr>
              <w:rPr>
                <w:spacing w:val="0"/>
                <w:sz w:val="20"/>
              </w:rPr>
            </w:pPr>
            <w:r w:rsidRPr="0015036B">
              <w:rPr>
                <w:spacing w:val="0"/>
                <w:sz w:val="20"/>
              </w:rPr>
              <w:t xml:space="preserve">Top </w:t>
            </w:r>
            <w:r w:rsidR="00D47116" w:rsidRPr="0015036B">
              <w:rPr>
                <w:spacing w:val="0"/>
                <w:sz w:val="20"/>
              </w:rPr>
              <w:t>loading values for PC1</w:t>
            </w:r>
          </w:p>
        </w:tc>
        <w:tc>
          <w:tcPr>
            <w:tcW w:w="3544" w:type="dxa"/>
          </w:tcPr>
          <w:p w14:paraId="43053A9D" w14:textId="60E1D56F" w:rsidR="00985762" w:rsidRDefault="0025785A" w:rsidP="00C3008C">
            <w:pPr>
              <w:rPr>
                <w:spacing w:val="0"/>
                <w:sz w:val="20"/>
              </w:rPr>
            </w:pPr>
            <w:proofErr w:type="spellStart"/>
            <w:r>
              <w:rPr>
                <w:spacing w:val="0"/>
                <w:sz w:val="20"/>
              </w:rPr>
              <w:t>antenna_length_standard</w:t>
            </w:r>
            <w:proofErr w:type="spellEnd"/>
            <w:r w:rsidR="00C3008C" w:rsidRPr="0015036B">
              <w:rPr>
                <w:spacing w:val="0"/>
                <w:sz w:val="20"/>
              </w:rPr>
              <w:t xml:space="preserve"> (</w:t>
            </w:r>
            <w:r w:rsidR="008A2682" w:rsidRPr="0015036B">
              <w:rPr>
                <w:spacing w:val="0"/>
                <w:sz w:val="20"/>
              </w:rPr>
              <w:t>+</w:t>
            </w:r>
            <w:r w:rsidR="00985762">
              <w:rPr>
                <w:spacing w:val="0"/>
                <w:sz w:val="20"/>
              </w:rPr>
              <w:t>0.53</w:t>
            </w:r>
            <w:r w:rsidR="00C3008C" w:rsidRPr="0015036B">
              <w:rPr>
                <w:spacing w:val="0"/>
                <w:sz w:val="20"/>
              </w:rPr>
              <w:t xml:space="preserve">), </w:t>
            </w:r>
          </w:p>
          <w:p w14:paraId="3CF04C1F" w14:textId="77777777" w:rsidR="001C15EC" w:rsidRDefault="00985762" w:rsidP="001C15EC">
            <w:pPr>
              <w:rPr>
                <w:spacing w:val="0"/>
                <w:sz w:val="20"/>
              </w:rPr>
            </w:pPr>
            <w:proofErr w:type="spellStart"/>
            <w:r>
              <w:rPr>
                <w:spacing w:val="0"/>
                <w:sz w:val="20"/>
              </w:rPr>
              <w:t>pronotum_width_standard</w:t>
            </w:r>
            <w:proofErr w:type="spellEnd"/>
            <w:r>
              <w:rPr>
                <w:spacing w:val="0"/>
                <w:sz w:val="20"/>
              </w:rPr>
              <w:t xml:space="preserve"> (</w:t>
            </w:r>
            <w:r w:rsidR="001C15EC">
              <w:rPr>
                <w:spacing w:val="0"/>
                <w:sz w:val="20"/>
              </w:rPr>
              <w:t>-0.50</w:t>
            </w:r>
            <w:r>
              <w:rPr>
                <w:spacing w:val="0"/>
                <w:sz w:val="20"/>
              </w:rPr>
              <w:t>),</w:t>
            </w:r>
          </w:p>
          <w:p w14:paraId="655AB811" w14:textId="51A62923" w:rsidR="00167AE3" w:rsidRPr="0015036B" w:rsidRDefault="00C3008C" w:rsidP="001C15EC">
            <w:pPr>
              <w:rPr>
                <w:spacing w:val="0"/>
                <w:sz w:val="20"/>
              </w:rPr>
            </w:pPr>
            <w:proofErr w:type="spellStart"/>
            <w:r w:rsidRPr="0015036B">
              <w:rPr>
                <w:spacing w:val="0"/>
                <w:sz w:val="20"/>
              </w:rPr>
              <w:t>rear_leg_length_standard</w:t>
            </w:r>
            <w:proofErr w:type="spellEnd"/>
            <w:r w:rsidRPr="0015036B">
              <w:rPr>
                <w:spacing w:val="0"/>
                <w:sz w:val="20"/>
              </w:rPr>
              <w:t xml:space="preserve"> (+</w:t>
            </w:r>
            <w:r w:rsidR="00A40D8C" w:rsidRPr="0015036B">
              <w:rPr>
                <w:spacing w:val="0"/>
                <w:sz w:val="20"/>
              </w:rPr>
              <w:t>0.</w:t>
            </w:r>
            <w:r w:rsidR="001C15EC">
              <w:rPr>
                <w:spacing w:val="0"/>
                <w:sz w:val="20"/>
              </w:rPr>
              <w:t>54</w:t>
            </w:r>
            <w:r w:rsidRPr="0015036B">
              <w:rPr>
                <w:spacing w:val="0"/>
                <w:sz w:val="20"/>
              </w:rPr>
              <w:t>)</w:t>
            </w:r>
          </w:p>
        </w:tc>
        <w:tc>
          <w:tcPr>
            <w:tcW w:w="3259" w:type="dxa"/>
          </w:tcPr>
          <w:p w14:paraId="71933BA8" w14:textId="067B3F12" w:rsidR="00B22118" w:rsidRDefault="00B22118" w:rsidP="00B22118">
            <w:pPr>
              <w:rPr>
                <w:spacing w:val="0"/>
                <w:sz w:val="20"/>
              </w:rPr>
            </w:pPr>
            <w:proofErr w:type="spellStart"/>
            <w:r>
              <w:rPr>
                <w:spacing w:val="0"/>
                <w:sz w:val="20"/>
              </w:rPr>
              <w:t>antenna_length_standard</w:t>
            </w:r>
            <w:proofErr w:type="spellEnd"/>
            <w:r w:rsidRPr="0015036B">
              <w:rPr>
                <w:spacing w:val="0"/>
                <w:sz w:val="20"/>
              </w:rPr>
              <w:t xml:space="preserve"> (</w:t>
            </w:r>
            <w:r w:rsidR="00846FE4">
              <w:rPr>
                <w:spacing w:val="0"/>
                <w:sz w:val="20"/>
              </w:rPr>
              <w:t>-</w:t>
            </w:r>
            <w:r>
              <w:rPr>
                <w:spacing w:val="0"/>
                <w:sz w:val="20"/>
              </w:rPr>
              <w:t>0.5</w:t>
            </w:r>
            <w:r w:rsidR="00846FE4">
              <w:rPr>
                <w:spacing w:val="0"/>
                <w:sz w:val="20"/>
              </w:rPr>
              <w:t>1</w:t>
            </w:r>
            <w:r w:rsidRPr="0015036B">
              <w:rPr>
                <w:spacing w:val="0"/>
                <w:sz w:val="20"/>
              </w:rPr>
              <w:t xml:space="preserve">), </w:t>
            </w:r>
          </w:p>
          <w:p w14:paraId="4DA0E0AA" w14:textId="00C89A5D" w:rsidR="00846FE4" w:rsidRDefault="00846FE4" w:rsidP="00846FE4">
            <w:pPr>
              <w:rPr>
                <w:spacing w:val="0"/>
                <w:sz w:val="20"/>
              </w:rPr>
            </w:pPr>
            <w:proofErr w:type="spellStart"/>
            <w:r>
              <w:rPr>
                <w:spacing w:val="0"/>
                <w:sz w:val="20"/>
              </w:rPr>
              <w:t>pronotum_width_standard</w:t>
            </w:r>
            <w:proofErr w:type="spellEnd"/>
            <w:r>
              <w:rPr>
                <w:spacing w:val="0"/>
                <w:sz w:val="20"/>
              </w:rPr>
              <w:t xml:space="preserve"> (</w:t>
            </w:r>
            <w:r w:rsidR="004566D2" w:rsidRPr="0015036B">
              <w:rPr>
                <w:spacing w:val="0"/>
                <w:sz w:val="20"/>
              </w:rPr>
              <w:t>+</w:t>
            </w:r>
            <w:r>
              <w:rPr>
                <w:spacing w:val="0"/>
                <w:sz w:val="20"/>
              </w:rPr>
              <w:t>0.43),</w:t>
            </w:r>
          </w:p>
          <w:p w14:paraId="64544103" w14:textId="4BF581D3" w:rsidR="0075765A" w:rsidRPr="0015036B" w:rsidRDefault="005276AC" w:rsidP="00E34238">
            <w:pPr>
              <w:rPr>
                <w:spacing w:val="0"/>
                <w:sz w:val="20"/>
              </w:rPr>
            </w:pPr>
            <w:proofErr w:type="spellStart"/>
            <w:r w:rsidRPr="0015036B">
              <w:rPr>
                <w:spacing w:val="0"/>
                <w:sz w:val="20"/>
              </w:rPr>
              <w:t>rear_leg_length_standard</w:t>
            </w:r>
            <w:proofErr w:type="spellEnd"/>
            <w:r w:rsidRPr="0015036B">
              <w:rPr>
                <w:spacing w:val="0"/>
                <w:sz w:val="20"/>
              </w:rPr>
              <w:t xml:space="preserve"> (</w:t>
            </w:r>
            <w:r>
              <w:rPr>
                <w:spacing w:val="0"/>
                <w:sz w:val="20"/>
              </w:rPr>
              <w:t>-0.45</w:t>
            </w:r>
            <w:r w:rsidRPr="0015036B">
              <w:rPr>
                <w:spacing w:val="0"/>
                <w:sz w:val="20"/>
              </w:rPr>
              <w:t>)</w:t>
            </w:r>
          </w:p>
        </w:tc>
      </w:tr>
      <w:tr w:rsidR="00167AE3" w:rsidRPr="0015036B" w14:paraId="1796C30B" w14:textId="77777777" w:rsidTr="00325198">
        <w:tc>
          <w:tcPr>
            <w:tcW w:w="2547" w:type="dxa"/>
          </w:tcPr>
          <w:p w14:paraId="61BEBDA4" w14:textId="23E5096E" w:rsidR="00167AE3" w:rsidRPr="0015036B" w:rsidRDefault="00D47116" w:rsidP="00E34238">
            <w:pPr>
              <w:rPr>
                <w:spacing w:val="0"/>
                <w:sz w:val="20"/>
              </w:rPr>
            </w:pPr>
            <w:r w:rsidRPr="0015036B">
              <w:rPr>
                <w:spacing w:val="0"/>
                <w:sz w:val="20"/>
              </w:rPr>
              <w:t>Top loading values for PC2</w:t>
            </w:r>
          </w:p>
        </w:tc>
        <w:tc>
          <w:tcPr>
            <w:tcW w:w="3544" w:type="dxa"/>
          </w:tcPr>
          <w:p w14:paraId="6FEEDDA0" w14:textId="716593BE" w:rsidR="00C3008C" w:rsidRPr="0015036B" w:rsidRDefault="00C3008C" w:rsidP="00C3008C">
            <w:pPr>
              <w:rPr>
                <w:spacing w:val="0"/>
                <w:sz w:val="20"/>
              </w:rPr>
            </w:pPr>
            <w:proofErr w:type="spellStart"/>
            <w:r w:rsidRPr="0015036B">
              <w:rPr>
                <w:spacing w:val="0"/>
                <w:sz w:val="20"/>
              </w:rPr>
              <w:t>body_length</w:t>
            </w:r>
            <w:proofErr w:type="spellEnd"/>
            <w:r w:rsidRPr="0015036B">
              <w:rPr>
                <w:spacing w:val="0"/>
                <w:sz w:val="20"/>
              </w:rPr>
              <w:t xml:space="preserve"> (</w:t>
            </w:r>
            <w:r w:rsidR="008A2682">
              <w:rPr>
                <w:spacing w:val="0"/>
                <w:sz w:val="20"/>
              </w:rPr>
              <w:t>-</w:t>
            </w:r>
            <w:r w:rsidR="000D6661">
              <w:rPr>
                <w:spacing w:val="0"/>
                <w:sz w:val="20"/>
              </w:rPr>
              <w:t>0.41</w:t>
            </w:r>
            <w:r w:rsidRPr="0015036B">
              <w:rPr>
                <w:spacing w:val="0"/>
                <w:sz w:val="20"/>
              </w:rPr>
              <w:t>),</w:t>
            </w:r>
          </w:p>
          <w:p w14:paraId="61CA3F96" w14:textId="2732F477" w:rsidR="002C3454" w:rsidRDefault="000D6661" w:rsidP="002C3454">
            <w:pPr>
              <w:rPr>
                <w:spacing w:val="0"/>
                <w:sz w:val="20"/>
              </w:rPr>
            </w:pPr>
            <w:proofErr w:type="spellStart"/>
            <w:r>
              <w:rPr>
                <w:spacing w:val="0"/>
                <w:sz w:val="20"/>
              </w:rPr>
              <w:t>eye_protrusion_standard</w:t>
            </w:r>
            <w:proofErr w:type="spellEnd"/>
            <w:r>
              <w:rPr>
                <w:spacing w:val="0"/>
                <w:sz w:val="20"/>
              </w:rPr>
              <w:t xml:space="preserve"> (</w:t>
            </w:r>
            <w:r w:rsidR="0008731E" w:rsidRPr="0015036B">
              <w:rPr>
                <w:spacing w:val="0"/>
                <w:sz w:val="20"/>
              </w:rPr>
              <w:t>+</w:t>
            </w:r>
            <w:r w:rsidR="00865F44">
              <w:rPr>
                <w:spacing w:val="0"/>
                <w:sz w:val="20"/>
              </w:rPr>
              <w:t>0.58)</w:t>
            </w:r>
            <w:r w:rsidR="002C3454">
              <w:rPr>
                <w:spacing w:val="0"/>
                <w:sz w:val="20"/>
              </w:rPr>
              <w:t>,</w:t>
            </w:r>
          </w:p>
          <w:p w14:paraId="6D7E19C9" w14:textId="29EFD343" w:rsidR="00167AE3" w:rsidRPr="0015036B" w:rsidRDefault="002C3454" w:rsidP="00E34238">
            <w:pPr>
              <w:rPr>
                <w:spacing w:val="0"/>
                <w:sz w:val="20"/>
              </w:rPr>
            </w:pPr>
            <w:proofErr w:type="spellStart"/>
            <w:r w:rsidRPr="0015036B">
              <w:rPr>
                <w:spacing w:val="0"/>
                <w:sz w:val="20"/>
              </w:rPr>
              <w:t>eye_length_standard</w:t>
            </w:r>
            <w:proofErr w:type="spellEnd"/>
            <w:r w:rsidRPr="0015036B">
              <w:rPr>
                <w:spacing w:val="0"/>
                <w:sz w:val="20"/>
              </w:rPr>
              <w:t xml:space="preserve"> (</w:t>
            </w:r>
            <w:r w:rsidR="0008731E" w:rsidRPr="0015036B">
              <w:rPr>
                <w:spacing w:val="0"/>
                <w:sz w:val="20"/>
              </w:rPr>
              <w:t>+</w:t>
            </w:r>
            <w:r w:rsidRPr="0015036B">
              <w:rPr>
                <w:spacing w:val="0"/>
                <w:sz w:val="20"/>
              </w:rPr>
              <w:t>0.5</w:t>
            </w:r>
            <w:r w:rsidR="0008731E">
              <w:rPr>
                <w:spacing w:val="0"/>
                <w:sz w:val="20"/>
              </w:rPr>
              <w:t>9</w:t>
            </w:r>
            <w:r w:rsidRPr="0015036B">
              <w:rPr>
                <w:spacing w:val="0"/>
                <w:sz w:val="20"/>
              </w:rPr>
              <w:t>)</w:t>
            </w:r>
            <w:r>
              <w:rPr>
                <w:spacing w:val="0"/>
                <w:sz w:val="20"/>
              </w:rPr>
              <w:t>,</w:t>
            </w:r>
          </w:p>
        </w:tc>
        <w:tc>
          <w:tcPr>
            <w:tcW w:w="3259" w:type="dxa"/>
          </w:tcPr>
          <w:p w14:paraId="758A9A8A" w14:textId="1488159E" w:rsidR="00167AE3" w:rsidRDefault="00E53B83" w:rsidP="00E34238">
            <w:pPr>
              <w:rPr>
                <w:spacing w:val="0"/>
                <w:sz w:val="20"/>
              </w:rPr>
            </w:pPr>
            <w:proofErr w:type="spellStart"/>
            <w:r w:rsidRPr="0015036B">
              <w:rPr>
                <w:spacing w:val="0"/>
                <w:sz w:val="20"/>
              </w:rPr>
              <w:t>body_length</w:t>
            </w:r>
            <w:proofErr w:type="spellEnd"/>
            <w:r w:rsidR="00FF25D3" w:rsidRPr="0015036B">
              <w:rPr>
                <w:spacing w:val="0"/>
                <w:sz w:val="20"/>
              </w:rPr>
              <w:t xml:space="preserve"> (</w:t>
            </w:r>
            <w:r w:rsidR="004566D2">
              <w:rPr>
                <w:spacing w:val="0"/>
                <w:sz w:val="20"/>
              </w:rPr>
              <w:t>-</w:t>
            </w:r>
            <w:r w:rsidR="00E332CB">
              <w:rPr>
                <w:spacing w:val="0"/>
                <w:sz w:val="20"/>
              </w:rPr>
              <w:t>0.50</w:t>
            </w:r>
            <w:r w:rsidR="00FF25D3" w:rsidRPr="0015036B">
              <w:rPr>
                <w:spacing w:val="0"/>
                <w:sz w:val="20"/>
              </w:rPr>
              <w:t>)</w:t>
            </w:r>
            <w:r w:rsidRPr="0015036B">
              <w:rPr>
                <w:spacing w:val="0"/>
                <w:sz w:val="20"/>
              </w:rPr>
              <w:t>,</w:t>
            </w:r>
          </w:p>
          <w:p w14:paraId="4018E35E" w14:textId="5A6208E7" w:rsidR="00E332CB" w:rsidRPr="0015036B" w:rsidRDefault="00E332CB" w:rsidP="00E34238">
            <w:pPr>
              <w:rPr>
                <w:spacing w:val="0"/>
                <w:sz w:val="20"/>
              </w:rPr>
            </w:pPr>
            <w:proofErr w:type="spellStart"/>
            <w:r>
              <w:rPr>
                <w:spacing w:val="0"/>
                <w:sz w:val="20"/>
              </w:rPr>
              <w:t>eye_protrusion_standard</w:t>
            </w:r>
            <w:proofErr w:type="spellEnd"/>
            <w:r>
              <w:rPr>
                <w:spacing w:val="0"/>
                <w:sz w:val="20"/>
              </w:rPr>
              <w:t xml:space="preserve"> (</w:t>
            </w:r>
            <w:r w:rsidRPr="0015036B">
              <w:rPr>
                <w:spacing w:val="0"/>
                <w:sz w:val="20"/>
              </w:rPr>
              <w:t>+</w:t>
            </w:r>
            <w:r w:rsidR="00C45E86">
              <w:rPr>
                <w:spacing w:val="0"/>
                <w:sz w:val="20"/>
              </w:rPr>
              <w:t>0.41</w:t>
            </w:r>
            <w:r>
              <w:rPr>
                <w:spacing w:val="0"/>
                <w:sz w:val="20"/>
              </w:rPr>
              <w:t>),</w:t>
            </w:r>
          </w:p>
          <w:p w14:paraId="19B032BA" w14:textId="6B91847B" w:rsidR="00E53B83" w:rsidRPr="0015036B" w:rsidRDefault="00E53B83" w:rsidP="00E332CB">
            <w:pPr>
              <w:rPr>
                <w:spacing w:val="0"/>
                <w:sz w:val="20"/>
              </w:rPr>
            </w:pPr>
            <w:proofErr w:type="spellStart"/>
            <w:r w:rsidRPr="0015036B">
              <w:rPr>
                <w:spacing w:val="0"/>
                <w:sz w:val="20"/>
              </w:rPr>
              <w:t>eye_length_standard</w:t>
            </w:r>
            <w:proofErr w:type="spellEnd"/>
            <w:r w:rsidR="00FF25D3" w:rsidRPr="0015036B">
              <w:rPr>
                <w:spacing w:val="0"/>
                <w:sz w:val="20"/>
              </w:rPr>
              <w:t xml:space="preserve"> (</w:t>
            </w:r>
            <w:r w:rsidR="00E332CB" w:rsidRPr="0015036B">
              <w:rPr>
                <w:spacing w:val="0"/>
                <w:sz w:val="20"/>
              </w:rPr>
              <w:t>+</w:t>
            </w:r>
            <w:r w:rsidR="00E332CB">
              <w:rPr>
                <w:spacing w:val="0"/>
                <w:sz w:val="20"/>
              </w:rPr>
              <w:t>0.48</w:t>
            </w:r>
            <w:r w:rsidR="00FF25D3" w:rsidRPr="0015036B">
              <w:rPr>
                <w:spacing w:val="0"/>
                <w:sz w:val="20"/>
              </w:rPr>
              <w:t>)</w:t>
            </w:r>
          </w:p>
        </w:tc>
      </w:tr>
      <w:tr w:rsidR="00D47116" w:rsidRPr="0015036B" w14:paraId="30F40DAA" w14:textId="77777777" w:rsidTr="00325198">
        <w:tc>
          <w:tcPr>
            <w:tcW w:w="2547" w:type="dxa"/>
          </w:tcPr>
          <w:p w14:paraId="18B52DC8" w14:textId="60F9AE8E" w:rsidR="00D47116" w:rsidRPr="0015036B" w:rsidRDefault="00D47116" w:rsidP="00E34238">
            <w:pPr>
              <w:rPr>
                <w:spacing w:val="0"/>
                <w:sz w:val="20"/>
              </w:rPr>
            </w:pPr>
            <w:r w:rsidRPr="0015036B">
              <w:rPr>
                <w:spacing w:val="0"/>
                <w:sz w:val="20"/>
              </w:rPr>
              <w:lastRenderedPageBreak/>
              <w:t>Top loading values for PC3</w:t>
            </w:r>
          </w:p>
        </w:tc>
        <w:tc>
          <w:tcPr>
            <w:tcW w:w="3544" w:type="dxa"/>
          </w:tcPr>
          <w:p w14:paraId="79AA05E1" w14:textId="4E8E7843" w:rsidR="00D47116" w:rsidRPr="0015036B" w:rsidRDefault="008A2682" w:rsidP="00E34238">
            <w:pPr>
              <w:rPr>
                <w:spacing w:val="0"/>
                <w:sz w:val="20"/>
              </w:rPr>
            </w:pPr>
            <w:proofErr w:type="spellStart"/>
            <w:r>
              <w:rPr>
                <w:spacing w:val="0"/>
                <w:sz w:val="20"/>
              </w:rPr>
              <w:t>abdomen_width_standard</w:t>
            </w:r>
            <w:proofErr w:type="spellEnd"/>
            <w:r>
              <w:rPr>
                <w:spacing w:val="0"/>
                <w:sz w:val="20"/>
              </w:rPr>
              <w:t xml:space="preserve"> (</w:t>
            </w:r>
            <w:r w:rsidR="00B04C6F">
              <w:rPr>
                <w:spacing w:val="0"/>
                <w:sz w:val="20"/>
              </w:rPr>
              <w:t>-0.85)</w:t>
            </w:r>
          </w:p>
        </w:tc>
        <w:tc>
          <w:tcPr>
            <w:tcW w:w="3259" w:type="dxa"/>
          </w:tcPr>
          <w:p w14:paraId="165D3896" w14:textId="77777777" w:rsidR="00A47C9D" w:rsidRDefault="00A47C9D" w:rsidP="00E34238">
            <w:pPr>
              <w:rPr>
                <w:spacing w:val="0"/>
                <w:sz w:val="20"/>
              </w:rPr>
            </w:pPr>
            <w:proofErr w:type="spellStart"/>
            <w:r w:rsidRPr="0015036B">
              <w:rPr>
                <w:spacing w:val="0"/>
                <w:sz w:val="20"/>
              </w:rPr>
              <w:t>abdomen_width_standard</w:t>
            </w:r>
            <w:proofErr w:type="spellEnd"/>
            <w:r w:rsidRPr="0015036B">
              <w:rPr>
                <w:spacing w:val="0"/>
                <w:sz w:val="20"/>
              </w:rPr>
              <w:t xml:space="preserve"> (+</w:t>
            </w:r>
            <w:r w:rsidR="0017787E" w:rsidRPr="0015036B">
              <w:rPr>
                <w:spacing w:val="0"/>
                <w:sz w:val="20"/>
              </w:rPr>
              <w:t>0.</w:t>
            </w:r>
            <w:r w:rsidR="00D174FF">
              <w:rPr>
                <w:spacing w:val="0"/>
                <w:sz w:val="20"/>
              </w:rPr>
              <w:t>52</w:t>
            </w:r>
            <w:r w:rsidRPr="0015036B">
              <w:rPr>
                <w:spacing w:val="0"/>
                <w:sz w:val="20"/>
              </w:rPr>
              <w:t>)</w:t>
            </w:r>
          </w:p>
          <w:p w14:paraId="0AB0853C" w14:textId="7B8B47C7" w:rsidR="000D3E52" w:rsidRPr="0015036B" w:rsidRDefault="00581F90" w:rsidP="00E34238">
            <w:pPr>
              <w:rPr>
                <w:spacing w:val="0"/>
                <w:sz w:val="20"/>
              </w:rPr>
            </w:pPr>
            <w:proofErr w:type="spellStart"/>
            <w:r>
              <w:rPr>
                <w:spacing w:val="0"/>
                <w:sz w:val="20"/>
              </w:rPr>
              <w:t>rear_trochanter_length_standard</w:t>
            </w:r>
            <w:proofErr w:type="spellEnd"/>
            <w:r>
              <w:rPr>
                <w:spacing w:val="0"/>
                <w:sz w:val="20"/>
              </w:rPr>
              <w:t xml:space="preserve"> (-0.70)</w:t>
            </w:r>
          </w:p>
        </w:tc>
      </w:tr>
    </w:tbl>
    <w:p w14:paraId="256F8142" w14:textId="77777777" w:rsidR="00C553BA" w:rsidRDefault="00C553BA" w:rsidP="00E34238">
      <w:pPr>
        <w:rPr>
          <w:sz w:val="24"/>
          <w:szCs w:val="24"/>
        </w:rPr>
      </w:pPr>
    </w:p>
    <w:p w14:paraId="68695040" w14:textId="5516359B" w:rsidR="00897C2C" w:rsidRDefault="00897C2C" w:rsidP="00E34238">
      <w:pPr>
        <w:rPr>
          <w:sz w:val="24"/>
          <w:szCs w:val="24"/>
        </w:rPr>
      </w:pPr>
      <w:r w:rsidRPr="00D41608">
        <w:rPr>
          <w:b/>
          <w:bCs/>
          <w:sz w:val="24"/>
          <w:szCs w:val="24"/>
        </w:rPr>
        <w:t>Table S</w:t>
      </w:r>
      <w:r w:rsidR="008B7EB5">
        <w:rPr>
          <w:b/>
          <w:bCs/>
          <w:sz w:val="24"/>
          <w:szCs w:val="24"/>
        </w:rPr>
        <w:t>4</w:t>
      </w:r>
      <w:r w:rsidRPr="00D41608">
        <w:rPr>
          <w:b/>
          <w:bCs/>
          <w:sz w:val="24"/>
          <w:szCs w:val="24"/>
        </w:rPr>
        <w:t>.</w:t>
      </w:r>
      <w:r>
        <w:rPr>
          <w:sz w:val="24"/>
          <w:szCs w:val="24"/>
        </w:rPr>
        <w:t xml:space="preserve"> Specific definitions of the traits measured for ground beetles in this study.</w:t>
      </w:r>
      <w:r w:rsidR="0000334E">
        <w:rPr>
          <w:sz w:val="24"/>
          <w:szCs w:val="24"/>
        </w:rPr>
        <w:t xml:space="preserve"> Literature-based traits </w:t>
      </w:r>
      <w:r w:rsidR="00734C90">
        <w:rPr>
          <w:sz w:val="24"/>
          <w:szCs w:val="24"/>
        </w:rPr>
        <w:t xml:space="preserve">were found using </w:t>
      </w:r>
      <w:r w:rsidR="000D5023">
        <w:rPr>
          <w:sz w:val="24"/>
          <w:szCs w:val="24"/>
        </w:rPr>
        <w:fldChar w:fldCharType="begin"/>
      </w:r>
      <w:r w:rsidR="000D5023">
        <w:rPr>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sz w:val="24"/>
          <w:szCs w:val="24"/>
        </w:rPr>
        <w:fldChar w:fldCharType="separate"/>
      </w:r>
      <w:r w:rsidR="000D5023" w:rsidRPr="000D5023">
        <w:rPr>
          <w:kern w:val="0"/>
          <w:sz w:val="24"/>
        </w:rPr>
        <w:t>(Larochelle and Larivière 2003)</w:t>
      </w:r>
      <w:r w:rsidR="000D5023">
        <w:rPr>
          <w:sz w:val="24"/>
          <w:szCs w:val="24"/>
        </w:rPr>
        <w:fldChar w:fldCharType="end"/>
      </w:r>
      <w:r w:rsidR="000D5023">
        <w:rPr>
          <w:sz w:val="24"/>
          <w:szCs w:val="24"/>
        </w:rPr>
        <w:t>. Morphological traits were measured using</w:t>
      </w:r>
      <w:r w:rsidR="00D76E8A">
        <w:rPr>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noWrap/>
            <w:vAlign w:val="bottom"/>
            <w:hideMark/>
          </w:tcPr>
          <w:p w14:paraId="553269A9" w14:textId="61F00BB0"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Literature</w:t>
            </w:r>
            <w:r w:rsidR="0000334E">
              <w:rPr>
                <w:rFonts w:eastAsia="Times New Roman"/>
                <w:b/>
                <w:bCs/>
                <w:color w:val="000000"/>
                <w:kern w:val="0"/>
                <w14:ligatures w14:val="none"/>
              </w:rPr>
              <w:t>-</w:t>
            </w:r>
            <w:r w:rsidRPr="00160964">
              <w:rPr>
                <w:rFonts w:eastAsia="Times New Roman"/>
                <w:b/>
                <w:bCs/>
                <w:color w:val="000000"/>
                <w:kern w:val="0"/>
                <w14:ligatures w14:val="none"/>
              </w:rPr>
              <w:t>based traits</w:t>
            </w:r>
          </w:p>
        </w:tc>
        <w:tc>
          <w:tcPr>
            <w:tcW w:w="1859" w:type="dxa"/>
            <w:noWrap/>
            <w:vAlign w:val="bottom"/>
            <w:hideMark/>
          </w:tcPr>
          <w:p w14:paraId="0A0C4C65" w14:textId="77777777" w:rsidR="00160964" w:rsidRPr="00160964" w:rsidRDefault="00160964" w:rsidP="00160964">
            <w:pPr>
              <w:rPr>
                <w:rFonts w:eastAsia="Times New Roman"/>
                <w:b/>
                <w:bCs/>
                <w:color w:val="000000"/>
                <w:kern w:val="0"/>
                <w14:ligatures w14:val="none"/>
              </w:rPr>
            </w:pPr>
          </w:p>
        </w:tc>
        <w:tc>
          <w:tcPr>
            <w:tcW w:w="709" w:type="dxa"/>
            <w:noWrap/>
            <w:vAlign w:val="bottom"/>
            <w:hideMark/>
          </w:tcPr>
          <w:p w14:paraId="14DB638F" w14:textId="77777777" w:rsidR="00160964" w:rsidRPr="00160964" w:rsidRDefault="00160964" w:rsidP="00160964">
            <w:pPr>
              <w:rPr>
                <w:rFonts w:eastAsia="Times New Roman"/>
                <w:kern w:val="0"/>
                <w14:ligatures w14:val="none"/>
              </w:rPr>
            </w:pPr>
          </w:p>
        </w:tc>
        <w:tc>
          <w:tcPr>
            <w:tcW w:w="4678" w:type="dxa"/>
            <w:noWrap/>
            <w:vAlign w:val="bottom"/>
            <w:hideMark/>
          </w:tcPr>
          <w:p w14:paraId="3F872683"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13BB17EE" w14:textId="77777777" w:rsidTr="002C2124">
        <w:trPr>
          <w:trHeight w:val="1620"/>
        </w:trPr>
        <w:tc>
          <w:tcPr>
            <w:tcW w:w="2105" w:type="dxa"/>
            <w:noWrap/>
            <w:vAlign w:val="bottom"/>
            <w:hideMark/>
          </w:tcPr>
          <w:p w14:paraId="49F7F6E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Forest_affinity</w:t>
            </w:r>
            <w:proofErr w:type="spellEnd"/>
          </w:p>
        </w:tc>
        <w:tc>
          <w:tcPr>
            <w:tcW w:w="1859" w:type="dxa"/>
            <w:noWrap/>
            <w:vAlign w:val="bottom"/>
            <w:hideMark/>
          </w:tcPr>
          <w:p w14:paraId="48C7C3D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2B1440F" w14:textId="77777777" w:rsidR="00160964" w:rsidRPr="00160964" w:rsidRDefault="00160964" w:rsidP="00160964">
            <w:pPr>
              <w:rPr>
                <w:rFonts w:eastAsia="Times New Roman"/>
                <w:kern w:val="0"/>
                <w14:ligatures w14:val="none"/>
              </w:rPr>
            </w:pPr>
          </w:p>
        </w:tc>
        <w:tc>
          <w:tcPr>
            <w:tcW w:w="4678" w:type="dxa"/>
            <w:vAlign w:val="bottom"/>
            <w:hideMark/>
          </w:tcPr>
          <w:p w14:paraId="4051B977" w14:textId="5F535C98" w:rsidR="002C2124" w:rsidRDefault="00160964" w:rsidP="002C2124">
            <w:pPr>
              <w:rPr>
                <w:rFonts w:eastAsia="Times New Roman"/>
                <w:color w:val="000000"/>
                <w:kern w:val="0"/>
                <w14:ligatures w14:val="none"/>
              </w:rPr>
            </w:pPr>
            <w:r w:rsidRPr="00160964">
              <w:rPr>
                <w:rFonts w:eastAsia="Times New Roman"/>
                <w:color w:val="000000"/>
                <w:kern w:val="0"/>
                <w14:ligatures w14:val="none"/>
              </w:rPr>
              <w:t>Three options: forest specialist, open habitat, or eurytopic. Mark forest specialist if Larochelle and Lariviere (2003) only mention forested areas and/or shaded ground as a habitat. Mark open habitat if they only mention clearings, pastures, or fields, and/or if they only mention unshaded ground or open habitat. Mark eurytopic if both habitat affinities are mentioned, such as "forest clearings" or "shaded or open ground" or "roads and edges"</w:t>
            </w:r>
            <w:r w:rsidR="002C2124">
              <w:rPr>
                <w:rFonts w:eastAsia="Times New Roman"/>
                <w:color w:val="000000"/>
                <w:kern w:val="0"/>
                <w14:ligatures w14:val="none"/>
              </w:rPr>
              <w:t>.</w:t>
            </w:r>
          </w:p>
          <w:p w14:paraId="558CC053" w14:textId="77777777" w:rsidR="002C2124" w:rsidRPr="00160964" w:rsidRDefault="002C2124" w:rsidP="002C2124">
            <w:pPr>
              <w:rPr>
                <w:rFonts w:eastAsia="Times New Roman"/>
              </w:rPr>
            </w:pPr>
          </w:p>
        </w:tc>
      </w:tr>
      <w:tr w:rsidR="002C2124" w:rsidRPr="00160964" w14:paraId="5FD1197E" w14:textId="77777777" w:rsidTr="002C2124">
        <w:trPr>
          <w:trHeight w:val="1160"/>
        </w:trPr>
        <w:tc>
          <w:tcPr>
            <w:tcW w:w="2105" w:type="dxa"/>
            <w:noWrap/>
            <w:vAlign w:val="bottom"/>
            <w:hideMark/>
          </w:tcPr>
          <w:p w14:paraId="0B91CEE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Water_affinity</w:t>
            </w:r>
            <w:proofErr w:type="spellEnd"/>
          </w:p>
        </w:tc>
        <w:tc>
          <w:tcPr>
            <w:tcW w:w="1859" w:type="dxa"/>
            <w:noWrap/>
            <w:vAlign w:val="bottom"/>
            <w:hideMark/>
          </w:tcPr>
          <w:p w14:paraId="73BADAF7"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626F2346" w14:textId="77777777" w:rsidR="00160964" w:rsidRPr="00160964" w:rsidRDefault="00160964" w:rsidP="00160964">
            <w:pPr>
              <w:rPr>
                <w:rFonts w:eastAsia="Times New Roman"/>
                <w:kern w:val="0"/>
                <w14:ligatures w14:val="none"/>
              </w:rPr>
            </w:pPr>
          </w:p>
        </w:tc>
        <w:tc>
          <w:tcPr>
            <w:tcW w:w="4678" w:type="dxa"/>
            <w:vAlign w:val="bottom"/>
            <w:hideMark/>
          </w:tcPr>
          <w:p w14:paraId="5CA923D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 affinity was coded as 0 for xerophilous species, 1 for hygrophilous species, and 0.5 for intermediate species. If the description mentions wet soil or proximity to waterway or lakes, then mark 1 (hygrophilous). If description mentions moist soil, then 0.5 (intermediate). If description mentions dry soil, then 0 (xerophilous).</w:t>
            </w:r>
          </w:p>
        </w:tc>
      </w:tr>
      <w:tr w:rsidR="002C2124" w:rsidRPr="00160964" w14:paraId="71218956" w14:textId="77777777" w:rsidTr="002C2124">
        <w:trPr>
          <w:trHeight w:val="1290"/>
        </w:trPr>
        <w:tc>
          <w:tcPr>
            <w:tcW w:w="2105" w:type="dxa"/>
            <w:noWrap/>
            <w:vAlign w:val="bottom"/>
            <w:hideMark/>
          </w:tcPr>
          <w:p w14:paraId="73CBD28F"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Flight_capability</w:t>
            </w:r>
            <w:proofErr w:type="spellEnd"/>
          </w:p>
        </w:tc>
        <w:tc>
          <w:tcPr>
            <w:tcW w:w="1859" w:type="dxa"/>
            <w:noWrap/>
            <w:vAlign w:val="bottom"/>
            <w:hideMark/>
          </w:tcPr>
          <w:p w14:paraId="6D59A558"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2329024D" w14:textId="77777777" w:rsidR="00160964" w:rsidRPr="00160964" w:rsidRDefault="00160964" w:rsidP="00160964">
            <w:pPr>
              <w:rPr>
                <w:rFonts w:eastAsia="Times New Roman"/>
                <w:kern w:val="0"/>
                <w14:ligatures w14:val="none"/>
              </w:rPr>
            </w:pPr>
          </w:p>
        </w:tc>
        <w:tc>
          <w:tcPr>
            <w:tcW w:w="4678" w:type="dxa"/>
            <w:vAlign w:val="bottom"/>
            <w:hideMark/>
          </w:tcPr>
          <w:p w14:paraId="774A1C0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noWrap/>
            <w:vAlign w:val="bottom"/>
            <w:hideMark/>
          </w:tcPr>
          <w:p w14:paraId="2E9E97F6"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15388B9E" w14:textId="77777777" w:rsidR="00160964" w:rsidRPr="00160964" w:rsidRDefault="00160964" w:rsidP="00160964">
            <w:pPr>
              <w:rPr>
                <w:rFonts w:eastAsia="Times New Roman"/>
                <w:kern w:val="0"/>
                <w14:ligatures w14:val="none"/>
              </w:rPr>
            </w:pPr>
          </w:p>
        </w:tc>
        <w:tc>
          <w:tcPr>
            <w:tcW w:w="709" w:type="dxa"/>
            <w:noWrap/>
            <w:vAlign w:val="bottom"/>
            <w:hideMark/>
          </w:tcPr>
          <w:p w14:paraId="3550D84F" w14:textId="77777777" w:rsidR="00160964" w:rsidRPr="00160964" w:rsidRDefault="00160964" w:rsidP="00160964">
            <w:pPr>
              <w:rPr>
                <w:rFonts w:eastAsia="Times New Roman"/>
                <w:kern w:val="0"/>
                <w14:ligatures w14:val="none"/>
              </w:rPr>
            </w:pPr>
          </w:p>
        </w:tc>
        <w:tc>
          <w:tcPr>
            <w:tcW w:w="4678" w:type="dxa"/>
            <w:noWrap/>
            <w:vAlign w:val="bottom"/>
            <w:hideMark/>
          </w:tcPr>
          <w:p w14:paraId="7987131B" w14:textId="77777777" w:rsidR="00160964" w:rsidRPr="00160964" w:rsidRDefault="00160964" w:rsidP="00160964">
            <w:pPr>
              <w:rPr>
                <w:rFonts w:eastAsia="Times New Roman"/>
                <w:kern w:val="0"/>
                <w14:ligatures w14:val="none"/>
              </w:rPr>
            </w:pPr>
          </w:p>
        </w:tc>
      </w:tr>
      <w:tr w:rsidR="002C2124" w:rsidRPr="00160964" w14:paraId="617C516B" w14:textId="77777777" w:rsidTr="002C2124">
        <w:trPr>
          <w:trHeight w:val="330"/>
        </w:trPr>
        <w:tc>
          <w:tcPr>
            <w:tcW w:w="2105" w:type="dxa"/>
            <w:noWrap/>
            <w:vAlign w:val="bottom"/>
            <w:hideMark/>
          </w:tcPr>
          <w:p w14:paraId="482CF67F"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Trait</w:t>
            </w:r>
          </w:p>
        </w:tc>
        <w:tc>
          <w:tcPr>
            <w:tcW w:w="1859" w:type="dxa"/>
            <w:noWrap/>
            <w:vAlign w:val="bottom"/>
            <w:hideMark/>
          </w:tcPr>
          <w:p w14:paraId="7FF93C4D"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Measured components</w:t>
            </w:r>
          </w:p>
        </w:tc>
        <w:tc>
          <w:tcPr>
            <w:tcW w:w="709" w:type="dxa"/>
            <w:noWrap/>
            <w:vAlign w:val="bottom"/>
            <w:hideMark/>
          </w:tcPr>
          <w:p w14:paraId="178B51D5"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Unit</w:t>
            </w:r>
          </w:p>
        </w:tc>
        <w:tc>
          <w:tcPr>
            <w:tcW w:w="4678" w:type="dxa"/>
            <w:noWrap/>
            <w:vAlign w:val="bottom"/>
            <w:hideMark/>
          </w:tcPr>
          <w:p w14:paraId="56CF1598"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698D685D" w14:textId="77777777" w:rsidTr="002C2124">
        <w:trPr>
          <w:trHeight w:val="300"/>
        </w:trPr>
        <w:tc>
          <w:tcPr>
            <w:tcW w:w="2105" w:type="dxa"/>
            <w:noWrap/>
            <w:vAlign w:val="bottom"/>
            <w:hideMark/>
          </w:tcPr>
          <w:p w14:paraId="794C509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Body_length</w:t>
            </w:r>
            <w:proofErr w:type="spellEnd"/>
          </w:p>
        </w:tc>
        <w:tc>
          <w:tcPr>
            <w:tcW w:w="1859" w:type="dxa"/>
            <w:noWrap/>
            <w:vAlign w:val="bottom"/>
            <w:hideMark/>
          </w:tcPr>
          <w:p w14:paraId="7FBD493C"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BAF779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8C7C68" w14:textId="366A0502" w:rsidR="00160964" w:rsidRPr="00160964" w:rsidRDefault="0000334E"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Pronotum_length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Head_length</w:t>
            </w:r>
            <w:proofErr w:type="spellEnd"/>
          </w:p>
        </w:tc>
      </w:tr>
      <w:tr w:rsidR="002C2124" w:rsidRPr="00160964" w14:paraId="32890066" w14:textId="77777777" w:rsidTr="002C2124">
        <w:trPr>
          <w:trHeight w:val="870"/>
        </w:trPr>
        <w:tc>
          <w:tcPr>
            <w:tcW w:w="2105" w:type="dxa"/>
            <w:noWrap/>
            <w:vAlign w:val="bottom"/>
            <w:hideMark/>
          </w:tcPr>
          <w:p w14:paraId="70E995AB" w14:textId="77777777" w:rsidR="00160964" w:rsidRPr="00160964" w:rsidRDefault="00160964" w:rsidP="00160964">
            <w:pPr>
              <w:rPr>
                <w:rFonts w:eastAsia="Times New Roman"/>
                <w:kern w:val="0"/>
                <w14:ligatures w14:val="none"/>
              </w:rPr>
            </w:pPr>
          </w:p>
        </w:tc>
        <w:tc>
          <w:tcPr>
            <w:tcW w:w="1859" w:type="dxa"/>
            <w:noWrap/>
            <w:vAlign w:val="bottom"/>
            <w:hideMark/>
          </w:tcPr>
          <w:p w14:paraId="4C1FB1D0"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p>
        </w:tc>
        <w:tc>
          <w:tcPr>
            <w:tcW w:w="709" w:type="dxa"/>
            <w:noWrap/>
            <w:vAlign w:val="bottom"/>
            <w:hideMark/>
          </w:tcPr>
          <w:p w14:paraId="76F55997"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D7AFEA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noWrap/>
            <w:vAlign w:val="bottom"/>
            <w:hideMark/>
          </w:tcPr>
          <w:p w14:paraId="4CE122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4019CF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Pronotum_length</w:t>
            </w:r>
            <w:proofErr w:type="spellEnd"/>
          </w:p>
        </w:tc>
        <w:tc>
          <w:tcPr>
            <w:tcW w:w="709" w:type="dxa"/>
            <w:noWrap/>
            <w:vAlign w:val="bottom"/>
            <w:hideMark/>
          </w:tcPr>
          <w:p w14:paraId="7CF099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4881D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midline, from anterior to posterior end of pronotum</w:t>
            </w:r>
          </w:p>
        </w:tc>
      </w:tr>
      <w:tr w:rsidR="002C2124" w:rsidRPr="00160964" w14:paraId="202C36D1" w14:textId="77777777" w:rsidTr="002C2124">
        <w:trPr>
          <w:trHeight w:val="1160"/>
        </w:trPr>
        <w:tc>
          <w:tcPr>
            <w:tcW w:w="2105" w:type="dxa"/>
            <w:noWrap/>
            <w:vAlign w:val="bottom"/>
            <w:hideMark/>
          </w:tcPr>
          <w:p w14:paraId="73AC0BF8"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2A542A5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Head_length</w:t>
            </w:r>
            <w:proofErr w:type="spellEnd"/>
          </w:p>
        </w:tc>
        <w:tc>
          <w:tcPr>
            <w:tcW w:w="709" w:type="dxa"/>
            <w:noWrap/>
            <w:vAlign w:val="bottom"/>
            <w:hideMark/>
          </w:tcPr>
          <w:p w14:paraId="79E9588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7F6BFE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tip of mandibles to anterior end of pronotum (follows Bousquet 2010). If mandibles are unequal in length, I'm taking the distance from the longer of the mandibles. I'm pitching the beetle up so that the mandibles are at roughly the same height as the frons.</w:t>
            </w:r>
          </w:p>
        </w:tc>
      </w:tr>
      <w:tr w:rsidR="002C2124" w:rsidRPr="00160964" w14:paraId="3F611B50" w14:textId="77777777" w:rsidTr="002C2124">
        <w:trPr>
          <w:trHeight w:val="620"/>
        </w:trPr>
        <w:tc>
          <w:tcPr>
            <w:tcW w:w="2105" w:type="dxa"/>
            <w:noWrap/>
            <w:vAlign w:val="bottom"/>
            <w:hideMark/>
          </w:tcPr>
          <w:p w14:paraId="5B3FB11D"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357A806D" w14:textId="77777777" w:rsidR="00160964" w:rsidRPr="00160964" w:rsidRDefault="00160964" w:rsidP="00160964">
            <w:pPr>
              <w:rPr>
                <w:rFonts w:eastAsia="Times New Roman"/>
                <w:kern w:val="0"/>
                <w14:ligatures w14:val="none"/>
              </w:rPr>
            </w:pPr>
          </w:p>
        </w:tc>
        <w:tc>
          <w:tcPr>
            <w:tcW w:w="709" w:type="dxa"/>
            <w:noWrap/>
            <w:vAlign w:val="bottom"/>
            <w:hideMark/>
          </w:tcPr>
          <w:p w14:paraId="379D95BD" w14:textId="77777777" w:rsidR="00160964" w:rsidRPr="00160964" w:rsidRDefault="00160964" w:rsidP="00160964">
            <w:pPr>
              <w:rPr>
                <w:rFonts w:eastAsia="Times New Roman"/>
                <w:kern w:val="0"/>
                <w14:ligatures w14:val="none"/>
              </w:rPr>
            </w:pPr>
          </w:p>
        </w:tc>
        <w:tc>
          <w:tcPr>
            <w:tcW w:w="4678" w:type="dxa"/>
            <w:noWrap/>
            <w:vAlign w:val="bottom"/>
            <w:hideMark/>
          </w:tcPr>
          <w:p w14:paraId="338639B8" w14:textId="77777777" w:rsidR="00160964" w:rsidRPr="00160964" w:rsidRDefault="00160964" w:rsidP="00160964">
            <w:pPr>
              <w:rPr>
                <w:rFonts w:eastAsia="Times New Roman"/>
                <w:kern w:val="0"/>
                <w14:ligatures w14:val="none"/>
              </w:rPr>
            </w:pPr>
          </w:p>
        </w:tc>
      </w:tr>
      <w:tr w:rsidR="002C2124" w:rsidRPr="00160964" w14:paraId="290270F8" w14:textId="77777777" w:rsidTr="002C2124">
        <w:trPr>
          <w:trHeight w:val="870"/>
        </w:trPr>
        <w:tc>
          <w:tcPr>
            <w:tcW w:w="2105" w:type="dxa"/>
            <w:noWrap/>
            <w:vAlign w:val="bottom"/>
            <w:hideMark/>
          </w:tcPr>
          <w:p w14:paraId="0B61B33E"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lastRenderedPageBreak/>
              <w:t>Antenna_length</w:t>
            </w:r>
            <w:proofErr w:type="spellEnd"/>
          </w:p>
        </w:tc>
        <w:tc>
          <w:tcPr>
            <w:tcW w:w="1859" w:type="dxa"/>
            <w:noWrap/>
            <w:vAlign w:val="bottom"/>
            <w:hideMark/>
          </w:tcPr>
          <w:p w14:paraId="3E260992"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449F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526B53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base to tip of antenna. Choose the left or right antenna depending on which is less curved and which one is not missing any segments. If necessary, divide the antenna into parts and add up the lengths.</w:t>
            </w:r>
          </w:p>
        </w:tc>
      </w:tr>
      <w:tr w:rsidR="002C2124" w:rsidRPr="00160964" w14:paraId="23546AD6" w14:textId="77777777" w:rsidTr="002C2124">
        <w:trPr>
          <w:trHeight w:val="290"/>
        </w:trPr>
        <w:tc>
          <w:tcPr>
            <w:tcW w:w="2105" w:type="dxa"/>
            <w:noWrap/>
            <w:vAlign w:val="bottom"/>
            <w:hideMark/>
          </w:tcPr>
          <w:p w14:paraId="5DB4B534"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898874B" w14:textId="77777777" w:rsidR="00160964" w:rsidRPr="00160964" w:rsidRDefault="00160964" w:rsidP="00160964">
            <w:pPr>
              <w:rPr>
                <w:rFonts w:eastAsia="Times New Roman"/>
                <w:kern w:val="0"/>
                <w14:ligatures w14:val="none"/>
              </w:rPr>
            </w:pPr>
          </w:p>
        </w:tc>
        <w:tc>
          <w:tcPr>
            <w:tcW w:w="709" w:type="dxa"/>
            <w:noWrap/>
            <w:vAlign w:val="bottom"/>
            <w:hideMark/>
          </w:tcPr>
          <w:p w14:paraId="0E8B4EAC" w14:textId="77777777" w:rsidR="00160964" w:rsidRPr="00160964" w:rsidRDefault="00160964" w:rsidP="00160964">
            <w:pPr>
              <w:rPr>
                <w:rFonts w:eastAsia="Times New Roman"/>
                <w:kern w:val="0"/>
                <w14:ligatures w14:val="none"/>
              </w:rPr>
            </w:pPr>
          </w:p>
        </w:tc>
        <w:tc>
          <w:tcPr>
            <w:tcW w:w="4678" w:type="dxa"/>
            <w:noWrap/>
            <w:vAlign w:val="bottom"/>
            <w:hideMark/>
          </w:tcPr>
          <w:p w14:paraId="1155CADE" w14:textId="77777777" w:rsidR="00160964" w:rsidRPr="00160964" w:rsidRDefault="00160964" w:rsidP="00160964">
            <w:pPr>
              <w:rPr>
                <w:rFonts w:eastAsia="Times New Roman"/>
                <w:kern w:val="0"/>
                <w14:ligatures w14:val="none"/>
              </w:rPr>
            </w:pPr>
          </w:p>
        </w:tc>
      </w:tr>
      <w:tr w:rsidR="002C2124" w:rsidRPr="00160964" w14:paraId="77772CC3" w14:textId="77777777" w:rsidTr="002C2124">
        <w:trPr>
          <w:trHeight w:val="290"/>
        </w:trPr>
        <w:tc>
          <w:tcPr>
            <w:tcW w:w="2105" w:type="dxa"/>
            <w:noWrap/>
            <w:vAlign w:val="bottom"/>
            <w:hideMark/>
          </w:tcPr>
          <w:p w14:paraId="78935274"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Eye_protrusion</w:t>
            </w:r>
            <w:proofErr w:type="spellEnd"/>
          </w:p>
        </w:tc>
        <w:tc>
          <w:tcPr>
            <w:tcW w:w="1859" w:type="dxa"/>
            <w:noWrap/>
            <w:vAlign w:val="bottom"/>
            <w:hideMark/>
          </w:tcPr>
          <w:p w14:paraId="46CF2D9E"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515DB7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02905E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r w:rsidRPr="00160964">
              <w:rPr>
                <w:rFonts w:eastAsia="Times New Roman"/>
                <w:color w:val="000000"/>
                <w:kern w:val="0"/>
                <w14:ligatures w14:val="none"/>
              </w:rPr>
              <w:t xml:space="preserve"> - </w:t>
            </w:r>
            <w:proofErr w:type="spellStart"/>
            <w:r w:rsidRPr="00160964">
              <w:rPr>
                <w:rFonts w:eastAsia="Times New Roman"/>
                <w:color w:val="000000"/>
                <w:kern w:val="0"/>
                <w14:ligatures w14:val="none"/>
              </w:rPr>
              <w:t>Inner_eye_distance</w:t>
            </w:r>
            <w:proofErr w:type="spellEnd"/>
          </w:p>
        </w:tc>
      </w:tr>
      <w:tr w:rsidR="002C2124" w:rsidRPr="00160964" w14:paraId="6C53A8C8" w14:textId="77777777" w:rsidTr="002C2124">
        <w:trPr>
          <w:trHeight w:val="580"/>
        </w:trPr>
        <w:tc>
          <w:tcPr>
            <w:tcW w:w="2105" w:type="dxa"/>
            <w:noWrap/>
            <w:vAlign w:val="bottom"/>
            <w:hideMark/>
          </w:tcPr>
          <w:p w14:paraId="31FD37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A532AF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p>
        </w:tc>
        <w:tc>
          <w:tcPr>
            <w:tcW w:w="709" w:type="dxa"/>
            <w:noWrap/>
            <w:vAlign w:val="bottom"/>
            <w:hideMark/>
          </w:tcPr>
          <w:p w14:paraId="43A3F7A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45FDAA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between apical sides of each compound eye, EVEN if the head behind or around the eyes is slightly wider than the measured distance (example: </w:t>
            </w:r>
            <w:proofErr w:type="spellStart"/>
            <w:r w:rsidRPr="00D152CF">
              <w:rPr>
                <w:rFonts w:eastAsia="Times New Roman"/>
                <w:i/>
                <w:iCs/>
                <w:color w:val="000000"/>
                <w:kern w:val="0"/>
                <w14:ligatures w14:val="none"/>
              </w:rPr>
              <w:t>Pterostichus</w:t>
            </w:r>
            <w:proofErr w:type="spellEnd"/>
            <w:r w:rsidRPr="00D152CF">
              <w:rPr>
                <w:rFonts w:eastAsia="Times New Roman"/>
                <w:i/>
                <w:iCs/>
                <w:color w:val="000000"/>
                <w:kern w:val="0"/>
                <w14:ligatures w14:val="none"/>
              </w:rPr>
              <w:t xml:space="preserve"> rostratus</w:t>
            </w:r>
            <w:r w:rsidRPr="00160964">
              <w:rPr>
                <w:rFonts w:eastAsia="Times New Roman"/>
                <w:color w:val="000000"/>
                <w:kern w:val="0"/>
                <w14:ligatures w14:val="none"/>
              </w:rPr>
              <w:t>)</w:t>
            </w:r>
          </w:p>
        </w:tc>
      </w:tr>
      <w:tr w:rsidR="002C2124" w:rsidRPr="00160964" w14:paraId="72CE28F4" w14:textId="77777777" w:rsidTr="002C2124">
        <w:trPr>
          <w:trHeight w:val="580"/>
        </w:trPr>
        <w:tc>
          <w:tcPr>
            <w:tcW w:w="2105" w:type="dxa"/>
            <w:noWrap/>
            <w:vAlign w:val="bottom"/>
            <w:hideMark/>
          </w:tcPr>
          <w:p w14:paraId="607EED60"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0656B4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Inner_eye_distance</w:t>
            </w:r>
            <w:proofErr w:type="spellEnd"/>
          </w:p>
        </w:tc>
        <w:tc>
          <w:tcPr>
            <w:tcW w:w="709" w:type="dxa"/>
            <w:noWrap/>
            <w:vAlign w:val="bottom"/>
            <w:hideMark/>
          </w:tcPr>
          <w:p w14:paraId="4DD1F9E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B6D151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noWrap/>
            <w:vAlign w:val="bottom"/>
            <w:hideMark/>
          </w:tcPr>
          <w:p w14:paraId="6A061B8A"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75B6390" w14:textId="77777777" w:rsidR="00160964" w:rsidRPr="00160964" w:rsidRDefault="00160964" w:rsidP="00160964">
            <w:pPr>
              <w:rPr>
                <w:rFonts w:eastAsia="Times New Roman"/>
                <w:kern w:val="0"/>
                <w14:ligatures w14:val="none"/>
              </w:rPr>
            </w:pPr>
          </w:p>
        </w:tc>
        <w:tc>
          <w:tcPr>
            <w:tcW w:w="709" w:type="dxa"/>
            <w:noWrap/>
            <w:vAlign w:val="bottom"/>
            <w:hideMark/>
          </w:tcPr>
          <w:p w14:paraId="58074A67" w14:textId="77777777" w:rsidR="00160964" w:rsidRPr="00160964" w:rsidRDefault="00160964" w:rsidP="00160964">
            <w:pPr>
              <w:rPr>
                <w:rFonts w:eastAsia="Times New Roman"/>
                <w:kern w:val="0"/>
                <w14:ligatures w14:val="none"/>
              </w:rPr>
            </w:pPr>
          </w:p>
        </w:tc>
        <w:tc>
          <w:tcPr>
            <w:tcW w:w="4678" w:type="dxa"/>
            <w:vAlign w:val="bottom"/>
            <w:hideMark/>
          </w:tcPr>
          <w:p w14:paraId="2ABE2903" w14:textId="77777777" w:rsidR="00160964" w:rsidRPr="00160964" w:rsidRDefault="00160964" w:rsidP="00160964">
            <w:pPr>
              <w:rPr>
                <w:rFonts w:eastAsia="Times New Roman"/>
                <w:kern w:val="0"/>
                <w14:ligatures w14:val="none"/>
              </w:rPr>
            </w:pPr>
          </w:p>
        </w:tc>
      </w:tr>
      <w:tr w:rsidR="002C2124" w:rsidRPr="00160964" w14:paraId="5CF330FD" w14:textId="77777777" w:rsidTr="002C2124">
        <w:trPr>
          <w:trHeight w:val="1160"/>
        </w:trPr>
        <w:tc>
          <w:tcPr>
            <w:tcW w:w="2105" w:type="dxa"/>
            <w:noWrap/>
            <w:vAlign w:val="bottom"/>
            <w:hideMark/>
          </w:tcPr>
          <w:p w14:paraId="6F11D4F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Eye_length</w:t>
            </w:r>
            <w:proofErr w:type="spellEnd"/>
          </w:p>
        </w:tc>
        <w:tc>
          <w:tcPr>
            <w:tcW w:w="1859" w:type="dxa"/>
            <w:noWrap/>
            <w:vAlign w:val="bottom"/>
            <w:hideMark/>
          </w:tcPr>
          <w:p w14:paraId="1A243DCF"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7B63F0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441461A8" w14:textId="79152833"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Look at beetle in profile. Turn the beetle so the rounded part of the eye is pointing straight up towards the </w:t>
            </w:r>
            <w:r w:rsidR="00D152CF" w:rsidRPr="00160964">
              <w:rPr>
                <w:rFonts w:eastAsia="Times New Roman"/>
                <w:color w:val="000000"/>
                <w:kern w:val="0"/>
                <w14:ligatures w14:val="none"/>
              </w:rPr>
              <w:t>lens</w:t>
            </w:r>
            <w:r w:rsidRPr="00160964">
              <w:rPr>
                <w:rFonts w:eastAsia="Times New Roman"/>
                <w:color w:val="000000"/>
                <w:kern w:val="0"/>
                <w14:ligatures w14:val="none"/>
              </w:rPr>
              <w:t xml:space="preserve"> of the microscope. Then measure from the anterior to posterior of the part covered in ommatidia. Measure along the direction from lateral </w:t>
            </w:r>
            <w:proofErr w:type="spellStart"/>
            <w:r w:rsidRPr="00160964">
              <w:rPr>
                <w:rFonts w:eastAsia="Times New Roman"/>
                <w:color w:val="000000"/>
                <w:kern w:val="0"/>
                <w14:ligatures w14:val="none"/>
              </w:rPr>
              <w:t>pronotal</w:t>
            </w:r>
            <w:proofErr w:type="spellEnd"/>
            <w:r w:rsidRPr="00160964">
              <w:rPr>
                <w:rFonts w:eastAsia="Times New Roman"/>
                <w:color w:val="000000"/>
                <w:kern w:val="0"/>
                <w14:ligatures w14:val="none"/>
              </w:rPr>
              <w:t xml:space="preserve"> edge to mandibles</w:t>
            </w:r>
          </w:p>
        </w:tc>
      </w:tr>
      <w:tr w:rsidR="002C2124" w:rsidRPr="00160964" w14:paraId="7A981BEB" w14:textId="77777777" w:rsidTr="002C2124">
        <w:trPr>
          <w:trHeight w:val="290"/>
        </w:trPr>
        <w:tc>
          <w:tcPr>
            <w:tcW w:w="2105" w:type="dxa"/>
            <w:noWrap/>
            <w:vAlign w:val="bottom"/>
            <w:hideMark/>
          </w:tcPr>
          <w:p w14:paraId="78AB344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Pronotum_width</w:t>
            </w:r>
            <w:proofErr w:type="spellEnd"/>
          </w:p>
        </w:tc>
        <w:tc>
          <w:tcPr>
            <w:tcW w:w="1859" w:type="dxa"/>
            <w:noWrap/>
            <w:vAlign w:val="bottom"/>
            <w:hideMark/>
          </w:tcPr>
          <w:p w14:paraId="5B013D84"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9A1D3E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04C4FA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pronotum at their widest point</w:t>
            </w:r>
          </w:p>
        </w:tc>
      </w:tr>
      <w:tr w:rsidR="002C2124" w:rsidRPr="00160964" w14:paraId="565B7E15" w14:textId="77777777" w:rsidTr="002C2124">
        <w:trPr>
          <w:trHeight w:val="290"/>
        </w:trPr>
        <w:tc>
          <w:tcPr>
            <w:tcW w:w="2105" w:type="dxa"/>
            <w:noWrap/>
            <w:vAlign w:val="bottom"/>
            <w:hideMark/>
          </w:tcPr>
          <w:p w14:paraId="3874024E"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5892E98" w14:textId="77777777" w:rsidR="00160964" w:rsidRPr="00160964" w:rsidRDefault="00160964" w:rsidP="00160964">
            <w:pPr>
              <w:rPr>
                <w:rFonts w:eastAsia="Times New Roman"/>
                <w:kern w:val="0"/>
                <w14:ligatures w14:val="none"/>
              </w:rPr>
            </w:pPr>
          </w:p>
        </w:tc>
        <w:tc>
          <w:tcPr>
            <w:tcW w:w="709" w:type="dxa"/>
            <w:noWrap/>
            <w:vAlign w:val="bottom"/>
            <w:hideMark/>
          </w:tcPr>
          <w:p w14:paraId="0ACD6945" w14:textId="77777777" w:rsidR="00160964" w:rsidRPr="00160964" w:rsidRDefault="00160964" w:rsidP="00160964">
            <w:pPr>
              <w:rPr>
                <w:rFonts w:eastAsia="Times New Roman"/>
                <w:kern w:val="0"/>
                <w14:ligatures w14:val="none"/>
              </w:rPr>
            </w:pPr>
          </w:p>
        </w:tc>
        <w:tc>
          <w:tcPr>
            <w:tcW w:w="4678" w:type="dxa"/>
            <w:noWrap/>
            <w:vAlign w:val="bottom"/>
            <w:hideMark/>
          </w:tcPr>
          <w:p w14:paraId="054C2CB3" w14:textId="77777777" w:rsidR="00160964" w:rsidRPr="00160964" w:rsidRDefault="00160964" w:rsidP="00160964">
            <w:pPr>
              <w:rPr>
                <w:rFonts w:eastAsia="Times New Roman"/>
                <w:kern w:val="0"/>
                <w14:ligatures w14:val="none"/>
              </w:rPr>
            </w:pPr>
          </w:p>
        </w:tc>
      </w:tr>
      <w:tr w:rsidR="002C2124" w:rsidRPr="00160964" w14:paraId="490716F3" w14:textId="77777777" w:rsidTr="002C2124">
        <w:trPr>
          <w:trHeight w:val="580"/>
        </w:trPr>
        <w:tc>
          <w:tcPr>
            <w:tcW w:w="2105" w:type="dxa"/>
            <w:noWrap/>
            <w:vAlign w:val="bottom"/>
            <w:hideMark/>
          </w:tcPr>
          <w:p w14:paraId="0F00C82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Abdomen_width</w:t>
            </w:r>
            <w:proofErr w:type="spellEnd"/>
          </w:p>
        </w:tc>
        <w:tc>
          <w:tcPr>
            <w:tcW w:w="1859" w:type="dxa"/>
            <w:noWrap/>
            <w:vAlign w:val="bottom"/>
            <w:hideMark/>
          </w:tcPr>
          <w:p w14:paraId="2C0BD99D"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DA8142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141A1E3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elytra or abdomen at widest point. If the elytra are widely separated, then measure width of one elytron and multiply by 2.</w:t>
            </w:r>
          </w:p>
        </w:tc>
      </w:tr>
      <w:tr w:rsidR="002C2124" w:rsidRPr="00160964" w14:paraId="4FCEC162" w14:textId="77777777" w:rsidTr="002C2124">
        <w:trPr>
          <w:trHeight w:val="290"/>
        </w:trPr>
        <w:tc>
          <w:tcPr>
            <w:tcW w:w="2105" w:type="dxa"/>
            <w:noWrap/>
            <w:vAlign w:val="bottom"/>
            <w:hideMark/>
          </w:tcPr>
          <w:p w14:paraId="30084DBB"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499AD686" w14:textId="77777777" w:rsidR="00160964" w:rsidRPr="00160964" w:rsidRDefault="00160964" w:rsidP="00160964">
            <w:pPr>
              <w:rPr>
                <w:rFonts w:eastAsia="Times New Roman"/>
                <w:kern w:val="0"/>
                <w14:ligatures w14:val="none"/>
              </w:rPr>
            </w:pPr>
          </w:p>
        </w:tc>
        <w:tc>
          <w:tcPr>
            <w:tcW w:w="709" w:type="dxa"/>
            <w:noWrap/>
            <w:vAlign w:val="bottom"/>
            <w:hideMark/>
          </w:tcPr>
          <w:p w14:paraId="5424B97B" w14:textId="77777777" w:rsidR="00160964" w:rsidRPr="00160964" w:rsidRDefault="00160964" w:rsidP="00160964">
            <w:pPr>
              <w:rPr>
                <w:rFonts w:eastAsia="Times New Roman"/>
                <w:kern w:val="0"/>
                <w14:ligatures w14:val="none"/>
              </w:rPr>
            </w:pPr>
          </w:p>
        </w:tc>
        <w:tc>
          <w:tcPr>
            <w:tcW w:w="4678" w:type="dxa"/>
            <w:noWrap/>
            <w:vAlign w:val="bottom"/>
            <w:hideMark/>
          </w:tcPr>
          <w:p w14:paraId="1FEC859E" w14:textId="77777777" w:rsidR="00160964" w:rsidRPr="00160964" w:rsidRDefault="00160964" w:rsidP="00160964">
            <w:pPr>
              <w:rPr>
                <w:rFonts w:eastAsia="Times New Roman"/>
                <w:kern w:val="0"/>
                <w14:ligatures w14:val="none"/>
              </w:rPr>
            </w:pPr>
          </w:p>
        </w:tc>
      </w:tr>
      <w:tr w:rsidR="002C2124" w:rsidRPr="00160964" w14:paraId="183C0F75" w14:textId="77777777" w:rsidTr="002C2124">
        <w:trPr>
          <w:trHeight w:val="290"/>
        </w:trPr>
        <w:tc>
          <w:tcPr>
            <w:tcW w:w="2105" w:type="dxa"/>
            <w:noWrap/>
            <w:vAlign w:val="bottom"/>
          </w:tcPr>
          <w:p w14:paraId="47E1DAD3" w14:textId="59DA9392" w:rsidR="002C2124" w:rsidRPr="00160964" w:rsidRDefault="002C2124" w:rsidP="00160964">
            <w:pPr>
              <w:rPr>
                <w:rFonts w:eastAsia="Times New Roman"/>
                <w:color w:val="000000"/>
                <w:kern w:val="0"/>
                <w14:ligatures w14:val="none"/>
              </w:rPr>
            </w:pPr>
            <w:proofErr w:type="spellStart"/>
            <w:r w:rsidRPr="00160964">
              <w:rPr>
                <w:rFonts w:eastAsia="Times New Roman"/>
                <w:color w:val="000000"/>
                <w:kern w:val="0"/>
                <w14:ligatures w14:val="none"/>
              </w:rPr>
              <w:t>Rear_leg_length</w:t>
            </w:r>
            <w:proofErr w:type="spellEnd"/>
          </w:p>
        </w:tc>
        <w:tc>
          <w:tcPr>
            <w:tcW w:w="1859" w:type="dxa"/>
            <w:noWrap/>
            <w:vAlign w:val="bottom"/>
          </w:tcPr>
          <w:p w14:paraId="3E94AA44" w14:textId="77777777" w:rsidR="002C2124" w:rsidRPr="00160964" w:rsidRDefault="002C2124" w:rsidP="00160964">
            <w:pPr>
              <w:rPr>
                <w:rFonts w:eastAsia="Times New Roman"/>
                <w:kern w:val="0"/>
                <w14:ligatures w14:val="none"/>
              </w:rPr>
            </w:pPr>
          </w:p>
        </w:tc>
        <w:tc>
          <w:tcPr>
            <w:tcW w:w="709" w:type="dxa"/>
            <w:noWrap/>
            <w:vAlign w:val="bottom"/>
          </w:tcPr>
          <w:p w14:paraId="6854D5D5" w14:textId="389A8EBF" w:rsidR="002C2124" w:rsidRPr="00160964" w:rsidRDefault="002C2124" w:rsidP="00160964">
            <w:pPr>
              <w:rPr>
                <w:rFonts w:eastAsia="Times New Roman"/>
                <w:kern w:val="0"/>
                <w14:ligatures w14:val="none"/>
              </w:rPr>
            </w:pPr>
            <w:r>
              <w:rPr>
                <w:rFonts w:eastAsia="Times New Roman"/>
                <w:kern w:val="0"/>
                <w14:ligatures w14:val="none"/>
              </w:rPr>
              <w:t>mm</w:t>
            </w:r>
          </w:p>
        </w:tc>
        <w:tc>
          <w:tcPr>
            <w:tcW w:w="4678" w:type="dxa"/>
            <w:noWrap/>
            <w:vAlign w:val="bottom"/>
          </w:tcPr>
          <w:p w14:paraId="199C3222" w14:textId="01DC9992" w:rsidR="002C2124" w:rsidRPr="00160964" w:rsidRDefault="002C2124" w:rsidP="00160964">
            <w:pPr>
              <w:rPr>
                <w:rFonts w:eastAsia="Times New Roman"/>
                <w:kern w:val="0"/>
                <w14:ligatures w14:val="none"/>
              </w:rPr>
            </w:pPr>
            <w:proofErr w:type="spellStart"/>
            <w:r w:rsidRPr="00160964">
              <w:rPr>
                <w:rFonts w:eastAsia="Times New Roman"/>
                <w:color w:val="000000"/>
                <w:kern w:val="0"/>
                <w14:ligatures w14:val="none"/>
              </w:rPr>
              <w:t>Rear_femur_length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Rear_tibia_length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Rear_tarsi_length</w:t>
            </w:r>
            <w:proofErr w:type="spellEnd"/>
          </w:p>
        </w:tc>
      </w:tr>
      <w:tr w:rsidR="002C2124" w:rsidRPr="00160964" w14:paraId="5B473B03" w14:textId="77777777" w:rsidTr="002C2124">
        <w:trPr>
          <w:trHeight w:val="290"/>
        </w:trPr>
        <w:tc>
          <w:tcPr>
            <w:tcW w:w="2105" w:type="dxa"/>
            <w:noWrap/>
            <w:vAlign w:val="bottom"/>
            <w:hideMark/>
          </w:tcPr>
          <w:p w14:paraId="49DDB547" w14:textId="2E6AFF8D" w:rsidR="00160964" w:rsidRPr="00160964" w:rsidRDefault="00160964" w:rsidP="00160964">
            <w:pPr>
              <w:rPr>
                <w:rFonts w:eastAsia="Times New Roman"/>
                <w:color w:val="000000"/>
                <w:kern w:val="0"/>
                <w14:ligatures w14:val="none"/>
              </w:rPr>
            </w:pPr>
          </w:p>
        </w:tc>
        <w:tc>
          <w:tcPr>
            <w:tcW w:w="1859" w:type="dxa"/>
            <w:noWrap/>
            <w:vAlign w:val="bottom"/>
            <w:hideMark/>
          </w:tcPr>
          <w:p w14:paraId="598035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Rear_femur_length</w:t>
            </w:r>
            <w:proofErr w:type="spellEnd"/>
          </w:p>
        </w:tc>
        <w:tc>
          <w:tcPr>
            <w:tcW w:w="709" w:type="dxa"/>
            <w:noWrap/>
            <w:vAlign w:val="bottom"/>
            <w:hideMark/>
          </w:tcPr>
          <w:p w14:paraId="26828EF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79B2CBF4" w14:textId="77777777" w:rsidR="00160964" w:rsidRPr="00160964" w:rsidRDefault="00160964" w:rsidP="00160964">
            <w:pPr>
              <w:rPr>
                <w:rFonts w:eastAsia="Times New Roman"/>
                <w:color w:val="000000"/>
                <w:kern w:val="0"/>
                <w14:ligatures w14:val="none"/>
              </w:rPr>
            </w:pPr>
          </w:p>
        </w:tc>
      </w:tr>
      <w:tr w:rsidR="002C2124" w:rsidRPr="00160964" w14:paraId="4167AF5A" w14:textId="77777777" w:rsidTr="002C2124">
        <w:trPr>
          <w:trHeight w:val="290"/>
        </w:trPr>
        <w:tc>
          <w:tcPr>
            <w:tcW w:w="2105" w:type="dxa"/>
            <w:noWrap/>
            <w:vAlign w:val="bottom"/>
            <w:hideMark/>
          </w:tcPr>
          <w:p w14:paraId="56AFC72B" w14:textId="77777777" w:rsidR="00160964" w:rsidRPr="00160964" w:rsidRDefault="00160964" w:rsidP="00160964">
            <w:pPr>
              <w:rPr>
                <w:rFonts w:eastAsia="Times New Roman"/>
                <w:kern w:val="0"/>
                <w14:ligatures w14:val="none"/>
              </w:rPr>
            </w:pPr>
          </w:p>
        </w:tc>
        <w:tc>
          <w:tcPr>
            <w:tcW w:w="1859" w:type="dxa"/>
            <w:noWrap/>
            <w:vAlign w:val="bottom"/>
            <w:hideMark/>
          </w:tcPr>
          <w:p w14:paraId="307897B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Rear_tibia_length</w:t>
            </w:r>
            <w:proofErr w:type="spellEnd"/>
          </w:p>
        </w:tc>
        <w:tc>
          <w:tcPr>
            <w:tcW w:w="709" w:type="dxa"/>
            <w:noWrap/>
            <w:vAlign w:val="bottom"/>
            <w:hideMark/>
          </w:tcPr>
          <w:p w14:paraId="1D61DC5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4E4ED5AA"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noWrap/>
            <w:vAlign w:val="bottom"/>
            <w:hideMark/>
          </w:tcPr>
          <w:p w14:paraId="41BEEC4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47C59A8"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Rear_tarsi_length</w:t>
            </w:r>
            <w:proofErr w:type="spellEnd"/>
          </w:p>
        </w:tc>
        <w:tc>
          <w:tcPr>
            <w:tcW w:w="709" w:type="dxa"/>
            <w:noWrap/>
            <w:vAlign w:val="bottom"/>
            <w:hideMark/>
          </w:tcPr>
          <w:p w14:paraId="41885C6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74D6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noWrap/>
            <w:vAlign w:val="bottom"/>
            <w:hideMark/>
          </w:tcPr>
          <w:p w14:paraId="6980705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F63EC56" w14:textId="77777777" w:rsidR="00160964" w:rsidRPr="00160964" w:rsidRDefault="00160964" w:rsidP="00160964">
            <w:pPr>
              <w:rPr>
                <w:rFonts w:eastAsia="Times New Roman"/>
                <w:kern w:val="0"/>
                <w14:ligatures w14:val="none"/>
              </w:rPr>
            </w:pPr>
          </w:p>
        </w:tc>
        <w:tc>
          <w:tcPr>
            <w:tcW w:w="709" w:type="dxa"/>
            <w:noWrap/>
            <w:vAlign w:val="bottom"/>
            <w:hideMark/>
          </w:tcPr>
          <w:p w14:paraId="376E9ACD" w14:textId="77777777" w:rsidR="00160964" w:rsidRPr="00160964" w:rsidRDefault="00160964" w:rsidP="00160964">
            <w:pPr>
              <w:rPr>
                <w:rFonts w:eastAsia="Times New Roman"/>
                <w:kern w:val="0"/>
                <w14:ligatures w14:val="none"/>
              </w:rPr>
            </w:pPr>
          </w:p>
        </w:tc>
        <w:tc>
          <w:tcPr>
            <w:tcW w:w="4678" w:type="dxa"/>
            <w:noWrap/>
            <w:vAlign w:val="bottom"/>
            <w:hideMark/>
          </w:tcPr>
          <w:p w14:paraId="2935722E" w14:textId="77777777" w:rsidR="00160964" w:rsidRPr="00160964" w:rsidRDefault="00160964" w:rsidP="00160964">
            <w:pPr>
              <w:rPr>
                <w:rFonts w:eastAsia="Times New Roman"/>
                <w:kern w:val="0"/>
                <w14:ligatures w14:val="none"/>
              </w:rPr>
            </w:pPr>
          </w:p>
        </w:tc>
      </w:tr>
      <w:tr w:rsidR="002C2124" w:rsidRPr="00160964" w14:paraId="0FF14B1E" w14:textId="77777777" w:rsidTr="002C2124">
        <w:trPr>
          <w:trHeight w:val="290"/>
        </w:trPr>
        <w:tc>
          <w:tcPr>
            <w:tcW w:w="2105" w:type="dxa"/>
            <w:noWrap/>
            <w:vAlign w:val="bottom"/>
            <w:hideMark/>
          </w:tcPr>
          <w:p w14:paraId="3CA8662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Rear_trochanter_length</w:t>
            </w:r>
            <w:proofErr w:type="spellEnd"/>
          </w:p>
        </w:tc>
        <w:tc>
          <w:tcPr>
            <w:tcW w:w="1859" w:type="dxa"/>
            <w:noWrap/>
            <w:vAlign w:val="bottom"/>
            <w:hideMark/>
          </w:tcPr>
          <w:p w14:paraId="2363801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B3603B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2396C0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Length of the bean-shaped rear trochanter</w:t>
            </w:r>
          </w:p>
        </w:tc>
      </w:tr>
    </w:tbl>
    <w:p w14:paraId="53363235" w14:textId="77777777" w:rsidR="00897C2C" w:rsidRDefault="00897C2C" w:rsidP="00E34238">
      <w:pPr>
        <w:rPr>
          <w:sz w:val="24"/>
          <w:szCs w:val="24"/>
        </w:rPr>
      </w:pPr>
    </w:p>
    <w:p w14:paraId="36F00526" w14:textId="77777777" w:rsidR="00897C2C" w:rsidRPr="0015036B" w:rsidRDefault="00897C2C" w:rsidP="00E34238">
      <w:pPr>
        <w:rPr>
          <w:sz w:val="24"/>
          <w:szCs w:val="24"/>
        </w:rPr>
      </w:pPr>
    </w:p>
    <w:p w14:paraId="0EE31B3F" w14:textId="766D9E58" w:rsidR="00E34238" w:rsidRPr="0015036B" w:rsidRDefault="00E34238" w:rsidP="00E34238">
      <w:pPr>
        <w:rPr>
          <w:b/>
          <w:bCs/>
          <w:sz w:val="24"/>
          <w:szCs w:val="24"/>
        </w:rPr>
      </w:pPr>
      <w:r w:rsidRPr="0015036B">
        <w:rPr>
          <w:b/>
          <w:bCs/>
          <w:sz w:val="24"/>
          <w:szCs w:val="24"/>
        </w:rPr>
        <w:t>References</w:t>
      </w:r>
    </w:p>
    <w:p w14:paraId="2677095B" w14:textId="77777777" w:rsidR="00092C64" w:rsidRPr="0015036B" w:rsidRDefault="00092C64" w:rsidP="00294B72">
      <w:pPr>
        <w:ind w:firstLine="720"/>
        <w:rPr>
          <w:sz w:val="24"/>
          <w:szCs w:val="24"/>
        </w:rPr>
      </w:pPr>
    </w:p>
    <w:p w14:paraId="3C7CAF5A" w14:textId="77777777" w:rsidR="00954CD6" w:rsidRDefault="00D047C7" w:rsidP="00954CD6">
      <w:pPr>
        <w:pStyle w:val="Bibliography"/>
      </w:pPr>
      <w:r w:rsidRPr="0015036B">
        <w:rPr>
          <w:rFonts w:asciiTheme="minorHAnsi" w:hAnsiTheme="minorHAnsi" w:cstheme="minorBidi"/>
          <w:sz w:val="24"/>
          <w:szCs w:val="24"/>
        </w:rPr>
        <w:fldChar w:fldCharType="begin"/>
      </w:r>
      <w:r w:rsidR="004E3D58" w:rsidRPr="0015036B">
        <w:rPr>
          <w:sz w:val="24"/>
          <w:szCs w:val="24"/>
        </w:rPr>
        <w:instrText xml:space="preserve"> ADDIN ZOTERO_BIBL {"uncited":[],"omitted":[],"custom":[]} CSL_BIBLIOGRAPHY </w:instrText>
      </w:r>
      <w:r w:rsidRPr="0015036B">
        <w:rPr>
          <w:rFonts w:asciiTheme="minorHAnsi" w:hAnsiTheme="minorHAnsi" w:cstheme="minorBidi"/>
          <w:sz w:val="24"/>
          <w:szCs w:val="24"/>
        </w:rPr>
        <w:fldChar w:fldCharType="separate"/>
      </w:r>
      <w:r w:rsidR="00954CD6">
        <w:t>Barber, N. A., and W. L. Widick. 2017. Localized Effects of Tornado Damage on Ground Beetle Communities and Vegetation in a Forested Preserve. Natural Areas Journal 37:489–496.</w:t>
      </w:r>
    </w:p>
    <w:p w14:paraId="165FF680" w14:textId="77777777" w:rsidR="00954CD6" w:rsidRDefault="00954CD6" w:rsidP="00954CD6">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7A804811" w14:textId="77777777" w:rsidR="00954CD6" w:rsidRDefault="00954CD6" w:rsidP="00954CD6">
      <w:pPr>
        <w:pStyle w:val="Bibliography"/>
      </w:pPr>
      <w:r>
        <w:lastRenderedPageBreak/>
        <w:t xml:space="preserve">Bates, D., M. Mächler, B. Bolker, and S. Walker. 2015. Fitting Linear Mixed-Effects Models Using </w:t>
      </w:r>
      <w:r>
        <w:rPr>
          <w:b/>
          <w:bCs/>
        </w:rPr>
        <w:t>lme4</w:t>
      </w:r>
      <w:r>
        <w:t>. Journal of Statistical Software 67.</w:t>
      </w:r>
    </w:p>
    <w:p w14:paraId="26599D87" w14:textId="77777777" w:rsidR="00954CD6" w:rsidRDefault="00954CD6" w:rsidP="00954CD6">
      <w:pPr>
        <w:pStyle w:val="Bibliography"/>
      </w:pPr>
      <w:r>
        <w:t>Bauer, T., and M. Kredler. 1993. Morphology of the compound eyes as an indicator of life-style in carabid beetles. Canadian Journal of Zoology 71:799–810.</w:t>
      </w:r>
    </w:p>
    <w:p w14:paraId="56FD0681" w14:textId="77777777" w:rsidR="00954CD6" w:rsidRDefault="00954CD6" w:rsidP="00954CD6">
      <w:pPr>
        <w:pStyle w:val="Bibliography"/>
      </w:pPr>
      <w:r>
        <w:t>Bousquet, Y. 2010. Illustrated identification guide to adults and larvae of northeastern North American ground beetles: Coleoptera : Carabidae. Pensoft, Sofia.</w:t>
      </w:r>
    </w:p>
    <w:p w14:paraId="43EF6120" w14:textId="77777777" w:rsidR="00954CD6" w:rsidRDefault="00954CD6" w:rsidP="00954CD6">
      <w:pPr>
        <w:pStyle w:val="Bibliography"/>
      </w:pPr>
      <w:r>
        <w:t>Bousquet, Y. 2012. Catalogue of Geadephaga (Coleoptera: Adephaga) of America, north of Mexico. ZooKeys 245:1–1722.</w:t>
      </w:r>
    </w:p>
    <w:p w14:paraId="516DCF6E" w14:textId="77777777" w:rsidR="00954CD6" w:rsidRDefault="00954CD6" w:rsidP="00954CD6">
      <w:pPr>
        <w:pStyle w:val="Bibliography"/>
      </w:pPr>
      <w:r>
        <w:t>Bousquet, Y., and P. Messer. 2010. Redescription of Stenolophus thoracicus Casey (Coleoptera, Carabidae, Harpalini), a valid species. ZooKeys 53:25–31.</w:t>
      </w:r>
    </w:p>
    <w:p w14:paraId="7CBBA1BF" w14:textId="77777777" w:rsidR="00954CD6" w:rsidRDefault="00954CD6" w:rsidP="00954CD6">
      <w:pPr>
        <w:pStyle w:val="Bibliography"/>
      </w:pPr>
      <w:r>
        <w:t>Browne, R., S. Maveety, L. Cooper, and K. Riley. 2014. Ground Beetle (Coleoptera: Carabidae) Species Composition in the Southern Appalachian Mountains. Southeastern Naturalist 13:407–422.</w:t>
      </w:r>
    </w:p>
    <w:p w14:paraId="45392714" w14:textId="77777777" w:rsidR="00954CD6" w:rsidRDefault="00954CD6" w:rsidP="00954CD6">
      <w:pPr>
        <w:pStyle w:val="Bibliography"/>
      </w:pPr>
      <w:r>
        <w:t>Calinger, K., E. Calhoon, H. Chang, J. Whitacre, J. Wenzel, L. Comita, and S. Queenborough. 2015. Historic Mining and Agriculture as Indicators of Occurrence and Abundance of Widespread Invasive Plant Species. PLOS ONE 10:e0128161.</w:t>
      </w:r>
    </w:p>
    <w:p w14:paraId="3C9D0C7F" w14:textId="77777777" w:rsidR="00954CD6" w:rsidRDefault="00954CD6" w:rsidP="00954CD6">
      <w:pPr>
        <w:pStyle w:val="Bibliography"/>
      </w:pPr>
      <w:r>
        <w:t xml:space="preserve">Chao, A., and C. Chiu. 2016. Species Richness: Estimation and Comparison. Pages 1–26 </w:t>
      </w:r>
      <w:r>
        <w:rPr>
          <w:i/>
          <w:iCs/>
        </w:rPr>
        <w:t>in</w:t>
      </w:r>
      <w:r>
        <w:t xml:space="preserve"> R. S. Kenett, N. T. Longford, W. W. Piegorsch, and F. Ruggeri, editors. Wiley StatsRef: Statistics Reference Online. First edition. Wiley.</w:t>
      </w:r>
    </w:p>
    <w:p w14:paraId="6FF542FE" w14:textId="77777777" w:rsidR="00954CD6" w:rsidRDefault="00954CD6" w:rsidP="00954CD6">
      <w:pPr>
        <w:pStyle w:val="Bibliography"/>
      </w:pPr>
      <w:r>
        <w:t>Chao, A., K. H. Ma, T. C. Hsieh, and C. Chiu. 2016. SpadeR: Species-Richness Prediction and Diversity Estimation with R.</w:t>
      </w:r>
    </w:p>
    <w:p w14:paraId="2F1808D4" w14:textId="77777777" w:rsidR="00954CD6" w:rsidRDefault="00954CD6" w:rsidP="00954CD6">
      <w:pPr>
        <w:pStyle w:val="Bibliography"/>
      </w:pPr>
      <w:r>
        <w:t>Curtze, A. C., T. A. Carlo, and J. W. Wenzel. 2018. The Effects of a Tornado Disturbance and a Salvaged Timber Extraction on the Seed-Rain and Recruitment Community of an Eastern Temperate Deciduous Forest. Northeastern Naturalist 25:627.</w:t>
      </w:r>
    </w:p>
    <w:p w14:paraId="48177EE9" w14:textId="77777777" w:rsidR="00954CD6" w:rsidRDefault="00954CD6" w:rsidP="00954CD6">
      <w:pPr>
        <w:pStyle w:val="Bibliography"/>
      </w:pPr>
      <w:r>
        <w:t>Fischer, A., P. Marshall, and A. Camp. 2013. Disturbances in deciduous temperate forest ecosystems of the northern hemisphere: their effects on both recent and future forest development. Biodiversity and Conservation 22:1863–1893.</w:t>
      </w:r>
    </w:p>
    <w:p w14:paraId="486C9EF0" w14:textId="77777777" w:rsidR="00954CD6" w:rsidRDefault="00954CD6" w:rsidP="00954CD6">
      <w:pPr>
        <w:pStyle w:val="Bibliography"/>
      </w:pPr>
      <w:r>
        <w:t>Forsythe, T. G. 1981. Running and Pushing in Relationship to Hind Leg Structure in Some Carabidae (Coleoptera). The Coleopterists Bulletin 35:353–378.</w:t>
      </w:r>
    </w:p>
    <w:p w14:paraId="0A1A456B" w14:textId="77777777" w:rsidR="00954CD6" w:rsidRDefault="00954CD6" w:rsidP="00954CD6">
      <w:pPr>
        <w:pStyle w:val="Bibliography"/>
      </w:pPr>
      <w:r>
        <w:lastRenderedPageBreak/>
        <w:t>Forsythe, T. G. 1991. Feeding and locomotory functions in relation to body form in five species of ground beetle (Coleoptera: Carabidae). Journal of Zoology 223:233–263.</w:t>
      </w:r>
    </w:p>
    <w:p w14:paraId="2CE5C063" w14:textId="77777777" w:rsidR="00954CD6" w:rsidRDefault="00954CD6" w:rsidP="00954CD6">
      <w:pPr>
        <w:pStyle w:val="Bibliography"/>
      </w:pPr>
      <w:r>
        <w:t>Fountain-Jones, N. M., S. C. Baker, and G. J. Jordan. 2015. Moving beyond the guild concept: developing a practical functional trait framework for terrestrial beetles. Ecological Entomology 40:1–13.</w:t>
      </w:r>
    </w:p>
    <w:p w14:paraId="05125762" w14:textId="77777777" w:rsidR="00954CD6" w:rsidRDefault="00954CD6" w:rsidP="00954CD6">
      <w:pPr>
        <w:pStyle w:val="Bibliography"/>
      </w:pPr>
      <w:r>
        <w:t>Fox, J., and S. Weisberg. 2019. An {R} Companion to Applied Regression. Sage, Thousand Oaks {CA}.</w:t>
      </w:r>
    </w:p>
    <w:p w14:paraId="2BAEEDAB" w14:textId="77777777" w:rsidR="00954CD6" w:rsidRDefault="00954CD6" w:rsidP="00954CD6">
      <w:pPr>
        <w:pStyle w:val="Bibliography"/>
      </w:pPr>
      <w:r>
        <w:t>Freitag, R. 1969. A revision of the species of the genus Evarthrus LeConte (Coleoptera: Carabidae). Quaestiones Entomologicae 5:88–212.</w:t>
      </w:r>
    </w:p>
    <w:p w14:paraId="70E09342" w14:textId="77777777" w:rsidR="00954CD6" w:rsidRDefault="00954CD6" w:rsidP="00954CD6">
      <w:pPr>
        <w:pStyle w:val="Bibliography"/>
      </w:pPr>
      <w:r>
        <w:t>Gandhi, K. J. K., D. W. Gilmore, S. A. Katovich, W. J. Mattson, J. C. Zasada, and S. J. Seybold. 2008. Catastrophic windstorm and fuel-reduction treatments alter ground beetle (Coleoptera: Carabidae) assemblages in a North American sub-boreal forest. Forest Ecology and Management 256:1104–1123.</w:t>
      </w:r>
    </w:p>
    <w:p w14:paraId="727E3885" w14:textId="77777777" w:rsidR="00954CD6" w:rsidRDefault="00954CD6" w:rsidP="00954CD6">
      <w:pPr>
        <w:pStyle w:val="Bibliography"/>
      </w:pPr>
      <w:r>
        <w:t>Gore, J. A., and W. A. Patterson III. 1986. Mass of downed wood in northern hardwood forests in New Hampshire: potential effects of forest management. Canadian Journal of Forest Research 16:335–339.</w:t>
      </w:r>
    </w:p>
    <w:p w14:paraId="6F4B35BB" w14:textId="77777777" w:rsidR="00954CD6" w:rsidRDefault="00954CD6" w:rsidP="00954CD6">
      <w:pPr>
        <w:pStyle w:val="Bibliography"/>
      </w:pPr>
      <w:r>
        <w:t>Greenberg, C. H., and T. G. Forrest. 2003. SEASONAL ABUNDANCE OF GROUND-OCCURRING MACROARTHROPODS IN FOREST AND CANOPY GAPS IN THE SOUTHERN APPALACHIANS. Southeastern Naturalist 2:591–608.</w:t>
      </w:r>
    </w:p>
    <w:p w14:paraId="33594B09" w14:textId="77777777" w:rsidR="00954CD6" w:rsidRDefault="00954CD6" w:rsidP="00954CD6">
      <w:pPr>
        <w:pStyle w:val="Bibliography"/>
      </w:pPr>
      <w:r>
        <w:t>Hamilton, J. 1884. THE SURVIVAL OF THE FITTEST AMONG CERTAIN SPECIES OF PTEROSTICHUS AS DEDUCED FROM THEIR HABITS. The Canadian Entomologist 16:73–77.</w:t>
      </w:r>
    </w:p>
    <w:p w14:paraId="03A054BE" w14:textId="77777777" w:rsidR="00954CD6" w:rsidRDefault="00954CD6" w:rsidP="00954CD6">
      <w:pPr>
        <w:pStyle w:val="Bibliography"/>
      </w:pPr>
      <w:r>
        <w:t>Harden, C. W., and F. G. Guarnieri. 2017. Illustrated Key and Photo Atlas of the Snail-eating Ground Beetles in the Genus Scaphinotus Dejean (Coleoptera: Carabidae: Cychrini) Occurring in the Mid-Atlantic Region. The Maryland Entomologist 7:16–34.</w:t>
      </w:r>
    </w:p>
    <w:p w14:paraId="38DFA08A" w14:textId="77777777" w:rsidR="00954CD6" w:rsidRDefault="00954CD6" w:rsidP="00954CD6">
      <w:pPr>
        <w:pStyle w:val="Bibliography"/>
      </w:pPr>
      <w:r>
        <w:t>Hunting, W. 2013. A taxonomic revision of the Cymindis (Pinacodera) limbata species group (Coleoptera, Carabidae, Lebiini), including description of a new species from Florida, U.S.A. ZooKeys 259:1–73.</w:t>
      </w:r>
    </w:p>
    <w:p w14:paraId="761EABB7" w14:textId="77777777" w:rsidR="00954CD6" w:rsidRDefault="00954CD6" w:rsidP="00954CD6">
      <w:pPr>
        <w:pStyle w:val="Bibliography"/>
      </w:pPr>
      <w:r>
        <w:t>Kembel, S. W., P. D. Cowan, M. R. Helmus, W. K. Cornwell, H. Morlon, D. D. Ackerly, S. P. Blomberg, and C. O. Webb. 2010. Picante: R tools for integrating phylogenies and ecology. Bioinformatics 26:1463–1464.</w:t>
      </w:r>
    </w:p>
    <w:p w14:paraId="11AE86AA" w14:textId="77777777" w:rsidR="00954CD6" w:rsidRDefault="00954CD6" w:rsidP="00954CD6">
      <w:pPr>
        <w:pStyle w:val="Bibliography"/>
      </w:pPr>
      <w:r>
        <w:t>King, J. L. 1919. Notes on the Biology of the Carabid Genera Brachynus, Galerita and Chlaenius*. Annals of the Entomological Society of America 12:382–388.</w:t>
      </w:r>
    </w:p>
    <w:p w14:paraId="6F70F2E9" w14:textId="77777777" w:rsidR="00954CD6" w:rsidRDefault="00954CD6" w:rsidP="00954CD6">
      <w:pPr>
        <w:pStyle w:val="Bibliography"/>
      </w:pPr>
      <w:r>
        <w:t>Koivula, M. 2011. Useful model organisms, indicators, or both? Ground beetles (Coleoptera, Carabidae) reflecting environmental conditions. ZooKeys 100:287–317.</w:t>
      </w:r>
    </w:p>
    <w:p w14:paraId="5B23B59A" w14:textId="77777777" w:rsidR="00954CD6" w:rsidRDefault="00954CD6" w:rsidP="00954CD6">
      <w:pPr>
        <w:pStyle w:val="Bibliography"/>
      </w:pPr>
      <w:r>
        <w:lastRenderedPageBreak/>
        <w:t xml:space="preserve">Kuznetsova, A., P. B. Brockhoff, and R. H. B. Christensen. 2017. </w:t>
      </w:r>
      <w:r>
        <w:rPr>
          <w:b/>
          <w:bCs/>
        </w:rPr>
        <w:t>lmerTest</w:t>
      </w:r>
      <w:r>
        <w:t xml:space="preserve"> Package: Tests in Linear Mixed Effects Models. Journal of Statistical Software 82.</w:t>
      </w:r>
    </w:p>
    <w:p w14:paraId="03FAB096" w14:textId="77777777" w:rsidR="00954CD6" w:rsidRDefault="00954CD6" w:rsidP="00954CD6">
      <w:pPr>
        <w:pStyle w:val="Bibliography"/>
      </w:pPr>
      <w:r>
        <w:t>Laliberte, E., P. Legendre, and B. Shipley. 2014. FD: measuring functional diversity from multiple traits, and other tools for functional ecology. R.</w:t>
      </w:r>
    </w:p>
    <w:p w14:paraId="43552396" w14:textId="77777777" w:rsidR="00954CD6" w:rsidRDefault="00954CD6" w:rsidP="00954CD6">
      <w:pPr>
        <w:pStyle w:val="Bibliography"/>
      </w:pPr>
      <w:r>
        <w:t>Lambeets, K., M. L. Vandegehuchte, J. Maelfait, and D. Bonte. 2008. Understanding the impact of flooding on trait‐displacements and shifts in assemblage structure of predatory arthropods on river banks. Journal of Animal Ecology 77:1162–1174.</w:t>
      </w:r>
    </w:p>
    <w:p w14:paraId="34431B11" w14:textId="77777777" w:rsidR="00954CD6" w:rsidRDefault="00954CD6" w:rsidP="00954CD6">
      <w:pPr>
        <w:pStyle w:val="Bibliography"/>
      </w:pPr>
      <w:r>
        <w:t>Langor, D. W., and J. R. Spence. 2006. Arthropods as ecological indicators of sustainability in Canadian forests. The Forestry Chronicle 82:344–350.</w:t>
      </w:r>
    </w:p>
    <w:p w14:paraId="0D723265" w14:textId="77777777" w:rsidR="00954CD6" w:rsidRDefault="00954CD6" w:rsidP="00954CD6">
      <w:pPr>
        <w:pStyle w:val="Bibliography"/>
      </w:pPr>
      <w:r>
        <w:t>Larochelle, A., and M.-C. Larivière. 2003. A natural history of the ground-beetles (Coleoptera: Carabidae) of America north of Mexico. Pensoft Publ, Sofia.</w:t>
      </w:r>
    </w:p>
    <w:p w14:paraId="710410A6" w14:textId="77777777" w:rsidR="00954CD6" w:rsidRDefault="00954CD6" w:rsidP="00954CD6">
      <w:pPr>
        <w:pStyle w:val="Bibliography"/>
      </w:pPr>
      <w:r>
        <w:t>Lee, C. M., T.-S. Kwon, and K. Cheon. 2017. Response of ground beetles (Coleoptera: Carabidae) to forest gaps formed by a typhoon in a red pine forest at Gwangneung Forest, Republic of Korea. Journal of Forestry Research 28:173–181.</w:t>
      </w:r>
    </w:p>
    <w:p w14:paraId="43FFA6D7" w14:textId="77777777" w:rsidR="00954CD6" w:rsidRDefault="00954CD6" w:rsidP="00954CD6">
      <w:pPr>
        <w:pStyle w:val="Bibliography"/>
      </w:pPr>
      <w:r>
        <w:t>Lenth, R. V. 2024. emmeans: Estimated Marginal Means, aka Least-Squares Means. R.</w:t>
      </w:r>
    </w:p>
    <w:p w14:paraId="41B06DBB" w14:textId="77777777" w:rsidR="00954CD6" w:rsidRDefault="00954CD6" w:rsidP="00954CD6">
      <w:pPr>
        <w:pStyle w:val="Bibliography"/>
      </w:pPr>
      <w:r>
        <w:t>Li, D. 2018. hillR: taxonomic, functional, and phylogenetic diversity and similarity through Hill Numbers. Journal of Open Source Software 3:1041.</w:t>
      </w:r>
    </w:p>
    <w:p w14:paraId="286E80CB" w14:textId="77777777" w:rsidR="00954CD6" w:rsidRDefault="00954CD6" w:rsidP="00954CD6">
      <w:pPr>
        <w:pStyle w:val="Bibliography"/>
      </w:pPr>
      <w:r>
        <w:t>Lindenmayer, D., P. J. Burton, and J. F. Franklin. 2012. Salvage logging and its ecological consequences. Island Press, United States.</w:t>
      </w:r>
    </w:p>
    <w:p w14:paraId="324FA7C4" w14:textId="77777777" w:rsidR="00954CD6" w:rsidRDefault="00954CD6" w:rsidP="00954CD6">
      <w:pPr>
        <w:pStyle w:val="Bibliography"/>
      </w:pPr>
      <w:r>
        <w:t>Lindroth, C. H. 1961. The Ground-beetles of Canada and Alaska.</w:t>
      </w:r>
    </w:p>
    <w:p w14:paraId="34E3D0A3" w14:textId="77777777" w:rsidR="00954CD6" w:rsidRDefault="00954CD6" w:rsidP="00954CD6">
      <w:pPr>
        <w:pStyle w:val="Bibliography"/>
      </w:pPr>
      <w:r>
        <w:t>Lundgren, J., and K. McCravy. 2011. Carabid beetles (Coleoptera: Carabidae) of the Midwestern United States: a review and synthesis of recent research. Terrestrial Arthropod Reviews 4:63–94.</w:t>
      </w:r>
    </w:p>
    <w:p w14:paraId="22C7CD2A" w14:textId="77777777" w:rsidR="00954CD6" w:rsidRDefault="00954CD6" w:rsidP="00954CD6">
      <w:pPr>
        <w:pStyle w:val="Bibliography"/>
      </w:pPr>
      <w:r>
        <w:t>McNabb, D. H., A. D. Startsev, and H. Nguyen. 2001. Soil Wetness and Traffic Level Effects on Bulk Density and Air‐Filled Porosity of Compacted Boreal Forest Soils. Soil Science Society of America Journal 65:1238–1247.</w:t>
      </w:r>
    </w:p>
    <w:p w14:paraId="661696D4" w14:textId="77777777" w:rsidR="00954CD6" w:rsidRDefault="00954CD6" w:rsidP="00954CD6">
      <w:pPr>
        <w:pStyle w:val="Bibliography"/>
      </w:pPr>
      <w:r>
        <w:t>Murphy, S. J., L. D. Audino, J. Whitacre, J. L. Eck, J. W. Wenzel, S. A. Queenborough, and L. S. Comita. 2015. Species associations structured by environment and land‐use history promote beta‐diversity in a temperate forest. Ecology 96:705–715.</w:t>
      </w:r>
    </w:p>
    <w:p w14:paraId="0BA5234D" w14:textId="77777777" w:rsidR="00954CD6" w:rsidRDefault="00954CD6" w:rsidP="00954CD6">
      <w:pPr>
        <w:pStyle w:val="Bibliography"/>
      </w:pPr>
      <w:r>
        <w:lastRenderedPageBreak/>
        <w:t>National Centers for Environmental Information: Past Weather. 2012, 2022. . National Oceanic and Atmospheric Administration.</w:t>
      </w:r>
    </w:p>
    <w:p w14:paraId="5948041B" w14:textId="77777777" w:rsidR="00954CD6" w:rsidRDefault="00954CD6" w:rsidP="00954CD6">
      <w:pPr>
        <w:pStyle w:val="Bibliography"/>
      </w:pPr>
      <w:r>
        <w:t>Oksanen, J., G. Simpson, F. Blanchet, Kindt R, Legendre P, Minchin P, O’Hara R, Solymos P, Stevens M, Szoecs E, Wagner H, Barbour M, Bedward M, Bolker B, Borcard D, Carvalho G, Chirico M, De Caceres, M, Durand S, Evangelista H, FitzJohn R, Friendly M, Furneaux B, Hannigan G, Hill M, Lahti L, McGlinn D, Ouellette M, Ribeiro, and Cunha E, Smith T, Stier A, Ter Braak C, Weedon J. 2024. _vegan: Community Ecology Package_. R.</w:t>
      </w:r>
    </w:p>
    <w:p w14:paraId="3AD2766C" w14:textId="77777777" w:rsidR="00954CD6" w:rsidRDefault="00954CD6" w:rsidP="00954CD6">
      <w:pPr>
        <w:pStyle w:val="Bibliography"/>
      </w:pPr>
      <w:r>
        <w:t>Perry, K., and D. Herms. 2019. Dynamic Responses of Ground-Dwelling Invertebrate Communities to Disturbance in Forest Ecosystems. Insects 10:61.</w:t>
      </w:r>
    </w:p>
    <w:p w14:paraId="3715D551" w14:textId="77777777" w:rsidR="00954CD6" w:rsidRDefault="00954CD6" w:rsidP="00954CD6">
      <w:pPr>
        <w:pStyle w:val="Bibliography"/>
      </w:pPr>
      <w:r>
        <w:t>Perry, K. I. 2016. Presented in Partial Fulfillment of the Requirements for the Degree Doctor of Philosophy in the Graduate School of The Ohio State University. PhD, Ohio State University, Columbus, OH.</w:t>
      </w:r>
    </w:p>
    <w:p w14:paraId="5BA55439" w14:textId="77777777" w:rsidR="00954CD6" w:rsidRDefault="00954CD6" w:rsidP="00954CD6">
      <w:pPr>
        <w:pStyle w:val="Bibliography"/>
      </w:pPr>
      <w:r>
        <w:t>Perry, K. I., K. F. Wallin, J. W. Wenzel, and D. A. Herms. 2018. Forest disturbance and arthropods: Small‐scale canopy gaps drive invertebrate community structure and composition. Ecosphere 9:e02463.</w:t>
      </w:r>
    </w:p>
    <w:p w14:paraId="709CF9B4" w14:textId="77777777" w:rsidR="00954CD6" w:rsidRDefault="00954CD6" w:rsidP="00954CD6">
      <w:pPr>
        <w:pStyle w:val="Bibliography"/>
      </w:pPr>
      <w:r>
        <w:t>Pohl, G. R., D. W. Langor, and J. R. Spence. 2007. Rove beetles and ground beetles (Coleoptera: Staphylinidae, Carabidae) as indicators of harvest and regeneration practices in western Canadian foothills forests. Biological Conservation 137:294–307.</w:t>
      </w:r>
    </w:p>
    <w:p w14:paraId="512456EA" w14:textId="77777777" w:rsidR="00954CD6" w:rsidRDefault="00954CD6" w:rsidP="00954CD6">
      <w:pPr>
        <w:pStyle w:val="Bibliography"/>
      </w:pPr>
      <w:r>
        <w:t>R Core Team. 2024. R: A Language and Environment for Statistical Computing. R Foundation for Statistical Computing, Vienna, Austria.</w:t>
      </w:r>
    </w:p>
    <w:p w14:paraId="7A2737D4" w14:textId="77777777" w:rsidR="00954CD6" w:rsidRDefault="00954CD6" w:rsidP="00954CD6">
      <w:pPr>
        <w:pStyle w:val="Bibliography"/>
      </w:pPr>
      <w:r>
        <w:t>Ribera, I., S. Dolédec, I. S. Downie, and G. N. Foster. 2001. EFFECT OF LAND DISTURBANCE AND STRESS ON SPECIES TRAITS OF GROUND BEETLE ASSEMBLAGES. Ecology 82:1112–1129.</w:t>
      </w:r>
    </w:p>
    <w:p w14:paraId="4D95C4A3" w14:textId="77777777" w:rsidR="00954CD6" w:rsidRDefault="00954CD6" w:rsidP="00954CD6">
      <w:pPr>
        <w:pStyle w:val="Bibliography"/>
      </w:pPr>
      <w:r>
        <w:t>Silverman, B., D. J. Horn, F. F. Purrington, and K. J. K. Gandhi. 2008. Oil Pipeline Corridor Through an Intact Forest Alters Ground Beetle (Coleoptera: Carabidae) Assemblages in Southeastern Ohio. Environmental Entomology 37:725–733.</w:t>
      </w:r>
    </w:p>
    <w:p w14:paraId="05A58E8A" w14:textId="77777777" w:rsidR="00954CD6" w:rsidRDefault="00954CD6" w:rsidP="00954CD6">
      <w:pPr>
        <w:pStyle w:val="Bibliography"/>
      </w:pPr>
      <w:r>
        <w:t>Sklodowski, J., and P. Garbalinska. 2011. Ground beetle (Coleoptera, Carabidae) assemblages inhabiting Scots pine stands of Puszcza Piska Forest: six-year responses to a tornado impact. ZooKeys 100:371–392.</w:t>
      </w:r>
    </w:p>
    <w:p w14:paraId="3B59F822" w14:textId="77777777" w:rsidR="00954CD6" w:rsidRDefault="00954CD6" w:rsidP="00954CD6">
      <w:pPr>
        <w:pStyle w:val="Bibliography"/>
      </w:pPr>
      <w:r>
        <w:t>Slyder, J. B., J. W. Wenzel, A. A. Royo, M. E. Spicer, and W. P. Carson. 2020. Post-windthrow salvage logging increases seedling and understory diversity with little impact on composition immediately after logging. New Forests 51:409–420.</w:t>
      </w:r>
    </w:p>
    <w:p w14:paraId="05910C71" w14:textId="77777777" w:rsidR="00954CD6" w:rsidRDefault="00954CD6" w:rsidP="00954CD6">
      <w:pPr>
        <w:pStyle w:val="Bibliography"/>
      </w:pPr>
      <w:r>
        <w:lastRenderedPageBreak/>
        <w:t>Swenson, N. G. 2014. Functional and Phylogenetic Ecology in R. Springer New York, New York, NY.</w:t>
      </w:r>
    </w:p>
    <w:p w14:paraId="28970798" w14:textId="77777777" w:rsidR="00954CD6" w:rsidRDefault="00954CD6" w:rsidP="00954CD6">
      <w:pPr>
        <w:pStyle w:val="Bibliography"/>
      </w:pPr>
      <w:r>
        <w:t>Talarico, F., M. Romeo, A. Massolo, P. Brandmayr, and T. Zetto. 2007. Morphometry and eye morphology in three species of Carabus (Coleoptera: Carabidae) in relation to habitat demands. Journal of Zoological Systematics and Evolutionary Research 45:33–38.</w:t>
      </w:r>
    </w:p>
    <w:p w14:paraId="450B2311" w14:textId="77777777" w:rsidR="00954CD6" w:rsidRDefault="00954CD6" w:rsidP="00954CD6">
      <w:pPr>
        <w:pStyle w:val="Bibliography"/>
      </w:pPr>
      <w:r>
        <w:t>Thiele, H.-U. 1977. Carabid Beetles in Their Environments. Springer, Berlin, Heidelberg.</w:t>
      </w:r>
    </w:p>
    <w:p w14:paraId="574D1CA4" w14:textId="77777777" w:rsidR="00954CD6" w:rsidRDefault="00954CD6" w:rsidP="00954CD6">
      <w:pPr>
        <w:pStyle w:val="Bibliography"/>
      </w:pPr>
      <w:r>
        <w:t>Thorn, S., C. Bässler, R. Brandl, P. J. Burton, R. Cahall, J. L. Campbell, J. Castro, C.-Y. Choi, T. Cobb, D. C. Donato, E. Durska, J. B. Fontaine, S. Gauthier, C. Hebert, T. Hothorn, R. L. Hutto, E.-J. Lee, A. B. Leverkus, D. B. Lindenmayer, M. K. Obrist, J. Rost, S. Seibold, R. Seidl, D. Thom, K. Waldron, B. Wermelinger, M.-B. Winter, M. Zmihorski, and J. Müller. 2018. Impacts of salvage logging on biodiversity: A meta-analysis. Journal of Applied Ecology 55:279–289.</w:t>
      </w:r>
    </w:p>
    <w:p w14:paraId="445094C6" w14:textId="77777777" w:rsidR="00954CD6" w:rsidRDefault="00954CD6" w:rsidP="00954CD6">
      <w:pPr>
        <w:pStyle w:val="Bibliography"/>
      </w:pPr>
      <w:r>
        <w:t>Urbanovi, V., D. Miklisová, and A. Mock. 2014. Activity of epigeic arthropods in differently managed windthrown forest stands in the High Tatra Mts. North-western Journal of Zoology 10:337–345.</w:t>
      </w:r>
    </w:p>
    <w:p w14:paraId="6268378F" w14:textId="77777777" w:rsidR="00954CD6" w:rsidRDefault="00954CD6" w:rsidP="00954CD6">
      <w:pPr>
        <w:pStyle w:val="Bibliography"/>
      </w:pPr>
      <w:r>
        <w:t>Venn, S. 2016. To fly or not to fly: Factors influencing the flight capacity of carabid beetles (Coleoptera: Carabidae). European Journal of Entomology 113:587–600.</w:t>
      </w:r>
    </w:p>
    <w:p w14:paraId="53285BAA" w14:textId="77777777" w:rsidR="00954CD6" w:rsidRDefault="00954CD6" w:rsidP="00954CD6">
      <w:pPr>
        <w:pStyle w:val="Bibliography"/>
      </w:pPr>
      <w:r>
        <w:t>Wagner, D. L. 2019. Insect Declines in the Anthropocene.</w:t>
      </w:r>
    </w:p>
    <w:p w14:paraId="4E51661E" w14:textId="77777777" w:rsidR="00954CD6" w:rsidRDefault="00954CD6" w:rsidP="00954CD6">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7DE96A1D" w:rsidR="00092C64" w:rsidRDefault="00D047C7" w:rsidP="00D047C7">
      <w:pPr>
        <w:rPr>
          <w:sz w:val="24"/>
          <w:szCs w:val="24"/>
        </w:rPr>
      </w:pPr>
      <w:r w:rsidRPr="0015036B">
        <w:rPr>
          <w:sz w:val="24"/>
          <w:szCs w:val="24"/>
        </w:rPr>
        <w:fldChar w:fldCharType="end"/>
      </w:r>
    </w:p>
    <w:p w14:paraId="2386EC2C" w14:textId="77777777" w:rsidR="00092C64" w:rsidRDefault="00092C64" w:rsidP="00294B72">
      <w:pPr>
        <w:ind w:firstLine="720"/>
        <w:rPr>
          <w:sz w:val="24"/>
          <w:szCs w:val="24"/>
        </w:rPr>
      </w:pPr>
    </w:p>
    <w:p w14:paraId="674ADF0D" w14:textId="77777777" w:rsidR="00092C64" w:rsidRDefault="00092C64" w:rsidP="00294B72">
      <w:pPr>
        <w:ind w:firstLine="720"/>
        <w:rPr>
          <w:sz w:val="24"/>
          <w:szCs w:val="24"/>
        </w:rPr>
      </w:pPr>
    </w:p>
    <w:p w14:paraId="636A56A8" w14:textId="77777777" w:rsidR="00092C64" w:rsidRDefault="00092C64" w:rsidP="00294B72">
      <w:pPr>
        <w:ind w:firstLine="720"/>
        <w:rPr>
          <w:sz w:val="24"/>
          <w:szCs w:val="24"/>
        </w:rPr>
      </w:pPr>
    </w:p>
    <w:p w14:paraId="572E6D10" w14:textId="77777777" w:rsidR="00092C64" w:rsidRPr="002B6F14" w:rsidRDefault="00092C64" w:rsidP="00294B72">
      <w:pPr>
        <w:ind w:firstLine="720"/>
        <w:rPr>
          <w:sz w:val="24"/>
          <w:szCs w:val="24"/>
        </w:rPr>
      </w:pPr>
    </w:p>
    <w:sectPr w:rsidR="00092C64" w:rsidRPr="002B6F14" w:rsidSect="00F96E3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Aaron Tayal" w:date="2025-10-02T18:03:00Z" w:initials="AT">
    <w:p w14:paraId="2D279017" w14:textId="77777777" w:rsidR="001E120D" w:rsidRDefault="001E120D" w:rsidP="001E120D">
      <w:pPr>
        <w:pStyle w:val="CommentText"/>
      </w:pPr>
      <w:r>
        <w:rPr>
          <w:rStyle w:val="CommentReference"/>
        </w:rPr>
        <w:annotationRef/>
      </w:r>
      <w:r>
        <w:t>This seems like a hypothesis</w:t>
      </w:r>
    </w:p>
  </w:comment>
  <w:comment w:id="3" w:author="Perry, Kayla" w:date="2025-04-27T16:55:00Z" w:initials="KP">
    <w:p w14:paraId="2C00174F" w14:textId="56914648"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4"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5"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6" w:author="Aaron Tayal" w:date="2025-06-19T13:47:00Z" w:initials="AT">
    <w:p w14:paraId="69FB343A" w14:textId="77777777" w:rsidR="00ED54E1" w:rsidRDefault="00CA13FC" w:rsidP="00ED54E1">
      <w:pPr>
        <w:pStyle w:val="CommentText"/>
      </w:pPr>
      <w:r>
        <w:rPr>
          <w:rStyle w:val="CommentReference"/>
        </w:rPr>
        <w:annotationRef/>
      </w:r>
      <w:r w:rsidR="00ED54E1">
        <w:t>Green logging. “After clear-cutting, these sites had been treated by chain scarification, which exposed mineral soil and removed large pieces of dead wood. Sites were subsequently replanted with lodgepole pine and experienced some natural seeding of spruce and pine.”</w:t>
      </w:r>
    </w:p>
  </w:comment>
  <w:comment w:id="7" w:author="Aaron Tayal" w:date="2025-06-28T17:43:00Z" w:initials="AT">
    <w:p w14:paraId="57585291" w14:textId="19036988" w:rsidR="00F56662" w:rsidRDefault="0086074A" w:rsidP="00F56662">
      <w:pPr>
        <w:pStyle w:val="CommentText"/>
      </w:pPr>
      <w:r>
        <w:rPr>
          <w:rStyle w:val="CommentReference"/>
        </w:rPr>
        <w:annotationRef/>
      </w:r>
      <w:r w:rsidR="00F56662">
        <w:t>Preliminary data from the environmental variables suggests that a higher temperature is the biggest difference about the salvaged plots at 3 years. But I don’t know what trait relates to higher temperature. Maybe their enzymes work better at a higher temperature.</w:t>
      </w:r>
    </w:p>
    <w:p w14:paraId="7264755D" w14:textId="77777777" w:rsidR="00F56662" w:rsidRDefault="00F56662" w:rsidP="00F56662">
      <w:pPr>
        <w:pStyle w:val="CommentText"/>
      </w:pPr>
    </w:p>
    <w:p w14:paraId="64ADFA18" w14:textId="77777777" w:rsidR="00F56662" w:rsidRDefault="00F56662" w:rsidP="00F56662">
      <w:pPr>
        <w:pStyle w:val="CommentText"/>
      </w:pPr>
      <w:r>
        <w:t xml:space="preserve">What if soil moisture was actually lower in salvaged plots, due to increased sunlight? </w:t>
      </w:r>
    </w:p>
  </w:comment>
  <w:comment w:id="8" w:author="Aaron Tayal" w:date="2025-06-19T16:06:00Z" w:initials="AT">
    <w:p w14:paraId="087A6D9E" w14:textId="3ACA5F3E"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9"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10" w:author="Aaron Tayal" w:date="2025-08-11T13:20:00Z" w:initials="AT">
    <w:p w14:paraId="262306A9" w14:textId="77777777" w:rsidR="00BF59BF" w:rsidRDefault="00BF59BF" w:rsidP="00BF59BF">
      <w:pPr>
        <w:pStyle w:val="CommentText"/>
      </w:pPr>
      <w:r>
        <w:rPr>
          <w:rStyle w:val="CommentReference"/>
        </w:rPr>
        <w:annotationRef/>
      </w:r>
      <w:r>
        <w:t>latitude: 40.1598066, longitude: -79.2717687</w:t>
      </w:r>
    </w:p>
  </w:comment>
  <w:comment w:id="11"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2"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3" w:author="Aaron Tayal" w:date="2025-09-08T15:56:00Z" w:initials="AT">
    <w:p w14:paraId="59E93F9F" w14:textId="77777777" w:rsidR="00037FCE" w:rsidRDefault="00037FCE" w:rsidP="00037FCE">
      <w:pPr>
        <w:pStyle w:val="CommentText"/>
      </w:pPr>
      <w:r>
        <w:rPr>
          <w:rStyle w:val="CommentReference"/>
        </w:rPr>
        <w:annotationRef/>
      </w:r>
      <w:r>
        <w:t>Or isopropanol?</w:t>
      </w:r>
    </w:p>
  </w:comment>
  <w:comment w:id="14" w:author="Aaron Tayal" w:date="2025-10-02T18:42:00Z" w:initials="AT">
    <w:p w14:paraId="46A85C35" w14:textId="77777777" w:rsidR="00367D54" w:rsidRDefault="00367D54" w:rsidP="00367D54">
      <w:pPr>
        <w:pStyle w:val="CommentText"/>
      </w:pPr>
      <w:r>
        <w:rPr>
          <w:rStyle w:val="CommentReference"/>
        </w:rPr>
        <w:annotationRef/>
      </w:r>
      <w:r>
        <w:t>Should these sentences be removed?</w:t>
      </w:r>
    </w:p>
  </w:comment>
  <w:comment w:id="15" w:author="Perry, Kayla" w:date="2025-08-04T08:33:00Z" w:initials="KP">
    <w:p w14:paraId="5490A758" w14:textId="5C0044BA" w:rsidR="00E16531" w:rsidRDefault="00E16531" w:rsidP="00E16531">
      <w:pPr>
        <w:pStyle w:val="CommentText"/>
      </w:pPr>
      <w:r>
        <w:rPr>
          <w:rStyle w:val="CommentReference"/>
        </w:rPr>
        <w:annotationRef/>
      </w:r>
      <w:r>
        <w:t>A subset of your specimens will need to be deposited as well</w:t>
      </w:r>
    </w:p>
  </w:comment>
  <w:comment w:id="16"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7"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8"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19"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20"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21" w:author="Aaron Tayal" w:date="2025-10-02T18:55:00Z" w:initials="AT">
    <w:p w14:paraId="41CA6C94" w14:textId="77777777" w:rsidR="001E6379" w:rsidRDefault="001E6379" w:rsidP="001E6379">
      <w:pPr>
        <w:pStyle w:val="CommentText"/>
      </w:pPr>
      <w:r>
        <w:rPr>
          <w:rStyle w:val="CommentReference"/>
        </w:rPr>
        <w:annotationRef/>
      </w:r>
      <w:r>
        <w:t>Also, maybe I should remove some of this since I only included veg cover and leaf litter cover in the results</w:t>
      </w:r>
    </w:p>
  </w:comment>
  <w:comment w:id="22" w:author="Aaron Tayal" w:date="2025-04-05T23:39:00Z" w:initials="AT">
    <w:p w14:paraId="42730FAB" w14:textId="4EDBBDF9" w:rsidR="00070ACE" w:rsidRDefault="00070ACE" w:rsidP="00070ACE">
      <w:pPr>
        <w:pStyle w:val="CommentText"/>
      </w:pPr>
      <w:r>
        <w:rPr>
          <w:rStyle w:val="CommentReference"/>
        </w:rPr>
        <w:annotationRef/>
      </w:r>
      <w:r>
        <w:t>At what depth underground?</w:t>
      </w:r>
    </w:p>
  </w:comment>
  <w:comment w:id="23" w:author="Aaron Tayal" w:date="2025-10-02T18:55:00Z" w:initials="AT">
    <w:p w14:paraId="00D5AFC8" w14:textId="77777777" w:rsidR="0080479C" w:rsidRDefault="0080479C" w:rsidP="0080479C">
      <w:pPr>
        <w:pStyle w:val="CommentText"/>
      </w:pPr>
      <w:r>
        <w:rPr>
          <w:rStyle w:val="CommentReference"/>
        </w:rPr>
        <w:annotationRef/>
      </w:r>
      <w:r>
        <w:t>A different sensor was used in 2022</w:t>
      </w:r>
    </w:p>
  </w:comment>
  <w:comment w:id="24" w:author="Perry, Kayla" w:date="2025-08-04T08:54:00Z" w:initials="KP">
    <w:p w14:paraId="1B7C2006" w14:textId="7C3252EE"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5" w:author="Aaron Tayal" w:date="2025-10-03T15:31:00Z" w:initials="AT">
    <w:p w14:paraId="4C393C9C" w14:textId="77777777" w:rsidR="00A96B56" w:rsidRDefault="00A96B56" w:rsidP="00A96B56">
      <w:pPr>
        <w:pStyle w:val="CommentText"/>
      </w:pPr>
      <w:r>
        <w:rPr>
          <w:rStyle w:val="CommentReference"/>
        </w:rPr>
        <w:annotationRef/>
      </w:r>
      <w:r>
        <w:t xml:space="preserve">Removed: “After investigating the Pearson correlation coefficients between pairs of traits using the package “corrplot” (Wei and Simko 2024), we determined that eye protrusion and eye length were highly correlated (r = 0.87) and that antenna length and rear leg length were highly correlated (r = 0.81), even after standardization of each variable to body length. To address this, we replaced </w:t>
      </w:r>
      <w:r>
        <w:rPr>
          <w:i/>
          <w:iCs/>
        </w:rPr>
        <w:t>standardized eye protrusion</w:t>
      </w:r>
      <w:r>
        <w:t xml:space="preserve"> with (</w:t>
      </w:r>
      <w:r>
        <w:rPr>
          <w:i/>
          <w:iCs/>
        </w:rPr>
        <w:t>eye protrusion)</w:t>
      </w:r>
      <w:r>
        <w:t>:(</w:t>
      </w:r>
      <w:r>
        <w:rPr>
          <w:i/>
          <w:iCs/>
        </w:rPr>
        <w:t>eye length) ratio</w:t>
      </w:r>
      <w:r>
        <w:t xml:space="preserve">, and we replaced </w:t>
      </w:r>
      <w:r>
        <w:rPr>
          <w:i/>
          <w:iCs/>
        </w:rPr>
        <w:t>standardized antenna length</w:t>
      </w:r>
      <w:r>
        <w:t xml:space="preserve"> with (</w:t>
      </w:r>
      <w:r>
        <w:rPr>
          <w:i/>
          <w:iCs/>
        </w:rPr>
        <w:t>antenna length)</w:t>
      </w:r>
      <w:r>
        <w:t>:(</w:t>
      </w:r>
      <w:r>
        <w:rPr>
          <w:i/>
          <w:iCs/>
        </w:rPr>
        <w:t>rear leg length) ratio</w:t>
      </w:r>
      <w:r>
        <w:t>. These changes resulted in a set of traits with correlation coefficients ≤ 0.58 between pairs of traits.”</w:t>
      </w:r>
    </w:p>
  </w:comment>
  <w:comment w:id="26" w:author="Perry, Kayla" w:date="2025-08-22T13:39:00Z" w:initials="KP">
    <w:p w14:paraId="33679314" w14:textId="77777777" w:rsidR="001A56CD" w:rsidRDefault="001A56CD" w:rsidP="001A56CD">
      <w:pPr>
        <w:pStyle w:val="CommentText"/>
      </w:pPr>
      <w:r>
        <w:rPr>
          <w:rStyle w:val="CommentReference"/>
        </w:rPr>
        <w:annotationRef/>
      </w:r>
      <w:r>
        <w:t>Did you also look at water affinity and flight capability?</w:t>
      </w:r>
    </w:p>
  </w:comment>
  <w:comment w:id="27" w:author="Aaron Tayal" w:date="2025-10-06T14:08:00Z" w:initials="AT">
    <w:p w14:paraId="209B4CFD" w14:textId="77777777" w:rsidR="005356EA" w:rsidRDefault="005356EA" w:rsidP="005356EA">
      <w:pPr>
        <w:pStyle w:val="CommentText"/>
      </w:pPr>
      <w:r>
        <w:rPr>
          <w:rStyle w:val="CommentReference"/>
        </w:rPr>
        <w:annotationRef/>
      </w:r>
      <w:r>
        <w:t>Yes, I did</w:t>
      </w:r>
    </w:p>
  </w:comment>
  <w:comment w:id="28" w:author="Aaron Tayal" w:date="2025-08-11T16:25:00Z" w:initials="AT">
    <w:p w14:paraId="146790D3" w14:textId="36FE3823" w:rsidR="00DD5592" w:rsidRDefault="00DD5592" w:rsidP="00DD5592">
      <w:pPr>
        <w:pStyle w:val="CommentText"/>
      </w:pPr>
      <w:r>
        <w:rPr>
          <w:rStyle w:val="CommentReference"/>
        </w:rPr>
        <w:annotationRef/>
      </w:r>
      <w:r>
        <w:t xml:space="preserve">I’m wondering if I can ignore the fact that the observations from 2015 are not independent from those of 2022 - rather they are paired observations at the same locations? </w:t>
      </w:r>
    </w:p>
  </w:comment>
  <w:comment w:id="29" w:author="Perry, Kayla" w:date="2025-08-22T13:55:00Z" w:initials="KP">
    <w:p w14:paraId="781361A3" w14:textId="77777777" w:rsidR="00142F76" w:rsidRDefault="00142F76" w:rsidP="00142F76">
      <w:pPr>
        <w:pStyle w:val="CommentText"/>
      </w:pPr>
      <w:r>
        <w:rPr>
          <w:rStyle w:val="CommentReference"/>
        </w:rPr>
        <w:annotationRef/>
      </w:r>
      <w:r>
        <w:t>I’m guessing species richness was the model with the singular fit?</w:t>
      </w:r>
    </w:p>
  </w:comment>
  <w:comment w:id="30" w:author="Aaron Tayal" w:date="2025-09-16T09:50:00Z" w:initials="AT">
    <w:p w14:paraId="79342734" w14:textId="77777777" w:rsidR="00DD3D6D" w:rsidRDefault="00DD3D6D" w:rsidP="00DD3D6D">
      <w:pPr>
        <w:pStyle w:val="CommentText"/>
      </w:pPr>
      <w:r>
        <w:rPr>
          <w:rStyle w:val="CommentReference"/>
        </w:rPr>
        <w:annotationRef/>
      </w:r>
      <w:r>
        <w:t>Kayla: We need to interpret the interaction rather than parse it out by year</w:t>
      </w:r>
    </w:p>
  </w:comment>
  <w:comment w:id="31" w:author="Aaron Tayal" w:date="2025-09-16T09:51:00Z" w:initials="AT">
    <w:p w14:paraId="06F7F994" w14:textId="77777777" w:rsidR="00CA691B" w:rsidRDefault="00CA691B" w:rsidP="00CA691B">
      <w:pPr>
        <w:pStyle w:val="CommentText"/>
      </w:pPr>
      <w:r>
        <w:rPr>
          <w:rStyle w:val="CommentReference"/>
        </w:rPr>
        <w:annotationRef/>
      </w:r>
      <w:r>
        <w:t>Deleted sentence about parsing out by year</w:t>
      </w:r>
    </w:p>
  </w:comment>
  <w:comment w:id="32" w:author="Perry, Kayla" w:date="2025-08-04T09:57:00Z" w:initials="KP">
    <w:p w14:paraId="7E5B7733" w14:textId="6D0BE721" w:rsidR="000A25B0" w:rsidRDefault="000A25B0" w:rsidP="000A25B0">
      <w:pPr>
        <w:pStyle w:val="CommentText"/>
      </w:pPr>
      <w:r>
        <w:rPr>
          <w:rStyle w:val="CommentReference"/>
        </w:rPr>
        <w:annotationRef/>
      </w:r>
      <w:r>
        <w:t xml:space="preserve">Why not use a gower dissimilarity matrix as above? </w:t>
      </w:r>
    </w:p>
  </w:comment>
  <w:comment w:id="33" w:author="Aaron Tayal" w:date="2025-08-12T09:58:00Z" w:initials="AT">
    <w:p w14:paraId="4F708CE4" w14:textId="77777777" w:rsidR="00C33274" w:rsidRDefault="00C33274" w:rsidP="00C33274">
      <w:pPr>
        <w:pStyle w:val="CommentText"/>
      </w:pPr>
      <w:r>
        <w:rPr>
          <w:rStyle w:val="CommentReference"/>
        </w:rPr>
        <w:annotationRef/>
      </w:r>
      <w:r>
        <w:t>This still uses the Gower dissimilarity matrix for the distances between species in trait space. The comdist function finds distances between plots.</w:t>
      </w:r>
    </w:p>
  </w:comment>
  <w:comment w:id="34" w:author="Perry, Kayla" w:date="2025-09-24T07:59:00Z" w:initials="KP">
    <w:p w14:paraId="61115438" w14:textId="77777777" w:rsidR="00A67A1C" w:rsidRDefault="00A67A1C" w:rsidP="00A67A1C">
      <w:pPr>
        <w:pStyle w:val="CommentText"/>
      </w:pPr>
      <w:r>
        <w:rPr>
          <w:rStyle w:val="CommentReference"/>
        </w:rPr>
        <w:annotationRef/>
      </w:r>
      <w:r>
        <w:t>Add authorities if this is the first time these species have been mentioned in the text</w:t>
      </w:r>
    </w:p>
  </w:comment>
  <w:comment w:id="35" w:author="Perry, Kayla" w:date="2025-09-24T08:39:00Z" w:initials="KP">
    <w:p w14:paraId="1F3730B4" w14:textId="77777777" w:rsidR="00841736" w:rsidRDefault="00841736" w:rsidP="00841736">
      <w:pPr>
        <w:pStyle w:val="CommentText"/>
      </w:pPr>
      <w:r>
        <w:rPr>
          <w:rStyle w:val="CommentReference"/>
        </w:rPr>
        <w:annotationRef/>
      </w:r>
      <w:r>
        <w:t>This applies to any species names mentioned for the first time throughout paper</w:t>
      </w:r>
    </w:p>
  </w:comment>
  <w:comment w:id="36" w:author="Perry, Kayla" w:date="2025-08-22T14:19:00Z" w:initials="KP">
    <w:p w14:paraId="22EC0462" w14:textId="19736682" w:rsidR="00B50276" w:rsidRDefault="00B50276" w:rsidP="00B50276">
      <w:pPr>
        <w:pStyle w:val="CommentText"/>
      </w:pPr>
      <w:r>
        <w:rPr>
          <w:rStyle w:val="CommentReference"/>
        </w:rPr>
        <w:annotationRef/>
      </w:r>
      <w:r>
        <w:t>Interesting that 2022 was so much higher. Perhaps it is partly due to the fact that fewer individuals were collected (so, maybe more singletons and doubletons in the data set)?</w:t>
      </w:r>
    </w:p>
  </w:comment>
  <w:comment w:id="37" w:author="Perry, Kayla" w:date="2025-09-24T08:20:00Z" w:initials="KP">
    <w:p w14:paraId="061FFB90" w14:textId="77777777" w:rsidR="005F390A" w:rsidRDefault="005F390A" w:rsidP="005F390A">
      <w:pPr>
        <w:pStyle w:val="CommentText"/>
      </w:pPr>
      <w:r>
        <w:rPr>
          <w:rStyle w:val="CommentReference"/>
        </w:rPr>
        <w:annotationRef/>
      </w:r>
      <w:r>
        <w:t>Tables are numbered in the order that they appear, so I think this should be Table 3-4</w:t>
      </w:r>
    </w:p>
  </w:comment>
  <w:comment w:id="38" w:author="Aaron Tayal" w:date="2025-08-29T13:11:00Z" w:initials="AT">
    <w:p w14:paraId="4785ADD5" w14:textId="1598BE8A" w:rsidR="00433512" w:rsidRDefault="00433512" w:rsidP="00433512">
      <w:pPr>
        <w:pStyle w:val="CommentText"/>
      </w:pPr>
      <w:r>
        <w:rPr>
          <w:rStyle w:val="CommentReference"/>
        </w:rPr>
        <w:annotationRef/>
      </w:r>
      <w:r>
        <w:t>Kayla: How do these two groups have the same test statistics? Isn’t it two models?</w:t>
      </w:r>
    </w:p>
  </w:comment>
  <w:comment w:id="39" w:author="Aaron Tayal" w:date="2025-08-29T13:11:00Z" w:initials="AT">
    <w:p w14:paraId="6BC9A3B0" w14:textId="77777777" w:rsidR="00433512" w:rsidRDefault="00433512" w:rsidP="00433512">
      <w:pPr>
        <w:pStyle w:val="CommentText"/>
      </w:pPr>
      <w:r>
        <w:rPr>
          <w:rStyle w:val="CommentReference"/>
        </w:rPr>
        <w:annotationRef/>
      </w:r>
      <w:r>
        <w:t>Because there were only two open-habitat species (Anisodactylus harisii and A. nigerrimus), I decided to pool eurytopic species with open habitat species.</w:t>
      </w:r>
    </w:p>
  </w:comment>
  <w:comment w:id="40" w:author="Perry, Kayla" w:date="2025-09-24T08:16:00Z" w:initials="KP">
    <w:p w14:paraId="033A966E" w14:textId="77777777" w:rsidR="004A05ED" w:rsidRDefault="004A05ED" w:rsidP="004A05ED">
      <w:pPr>
        <w:pStyle w:val="CommentText"/>
      </w:pPr>
      <w:r>
        <w:rPr>
          <w:rStyle w:val="CommentReference"/>
        </w:rPr>
        <w:annotationRef/>
      </w:r>
      <w:r>
        <w:t>This seems surprising given fig. 3B</w:t>
      </w:r>
    </w:p>
  </w:comment>
  <w:comment w:id="41" w:author="Aaron Tayal" w:date="2025-07-23T18:10:00Z" w:initials="AT">
    <w:p w14:paraId="1FFA510D" w14:textId="6E42C823"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42" w:author="Perry, Kayla" w:date="2025-09-24T08:36:00Z" w:initials="KP">
    <w:p w14:paraId="7251EBD7" w14:textId="77777777" w:rsidR="001A2873" w:rsidRDefault="001A2873" w:rsidP="001A2873">
      <w:pPr>
        <w:pStyle w:val="CommentText"/>
      </w:pPr>
      <w:r>
        <w:rPr>
          <w:rStyle w:val="CommentReference"/>
        </w:rPr>
        <w:annotationRef/>
      </w:r>
      <w:r>
        <w:t>Should be and here and in the figure, right?</w:t>
      </w:r>
    </w:p>
  </w:comment>
  <w:comment w:id="43" w:author="Aaron Tayal" w:date="2025-10-13T14:30:00Z" w:initials="AT">
    <w:p w14:paraId="79524169" w14:textId="77777777" w:rsidR="00332F83" w:rsidRDefault="00332F83" w:rsidP="00332F83">
      <w:pPr>
        <w:pStyle w:val="CommentText"/>
      </w:pPr>
      <w:r>
        <w:rPr>
          <w:rStyle w:val="CommentReference"/>
        </w:rPr>
        <w:annotationRef/>
      </w:r>
      <w:r>
        <w:t>Would making it “and” make it clearer?</w:t>
      </w:r>
    </w:p>
  </w:comment>
  <w:comment w:id="44" w:author="Perry, Kayla" w:date="2025-08-22T14:24:00Z" w:initials="KP">
    <w:p w14:paraId="3AF98ACA" w14:textId="2E5FB38B" w:rsidR="008B2F05" w:rsidRDefault="008B2F05" w:rsidP="008B2F05">
      <w:pPr>
        <w:pStyle w:val="CommentText"/>
      </w:pPr>
      <w:r>
        <w:rPr>
          <w:rStyle w:val="CommentReference"/>
        </w:rPr>
        <w:annotationRef/>
      </w:r>
      <w:r>
        <w:t xml:space="preserve">Is this the end date of the last interval? </w:t>
      </w:r>
    </w:p>
  </w:comment>
  <w:comment w:id="45" w:author="Perry, Kayla" w:date="2025-08-22T14:25:00Z" w:initials="KP">
    <w:p w14:paraId="124E2859" w14:textId="77777777" w:rsidR="008B2F05" w:rsidRDefault="008B2F05" w:rsidP="008B2F05">
      <w:pPr>
        <w:pStyle w:val="CommentText"/>
      </w:pPr>
      <w:r>
        <w:rPr>
          <w:rStyle w:val="CommentReference"/>
        </w:rPr>
        <w:annotationRef/>
      </w:r>
      <w:r>
        <w:t>23 August?</w:t>
      </w:r>
    </w:p>
  </w:comment>
  <w:comment w:id="46" w:author="Aaron Tayal" w:date="2025-10-07T12:57:00Z" w:initials="AT">
    <w:p w14:paraId="139EFC23" w14:textId="77777777" w:rsidR="00940D99" w:rsidRDefault="00940D99" w:rsidP="00940D99">
      <w:pPr>
        <w:pStyle w:val="CommentText"/>
      </w:pPr>
      <w:r>
        <w:rPr>
          <w:rStyle w:val="CommentReference"/>
        </w:rPr>
        <w:annotationRef/>
      </w:r>
      <w:r>
        <w:t>Abbreviate names and remove year?</w:t>
      </w:r>
    </w:p>
  </w:comment>
  <w:comment w:id="47" w:author="Aaron Tayal" w:date="2025-08-29T10:00:00Z" w:initials="AT">
    <w:p w14:paraId="5B6EA450" w14:textId="2E73A27B" w:rsidR="00936D23" w:rsidRDefault="00936D23" w:rsidP="00936D23">
      <w:pPr>
        <w:pStyle w:val="CommentText"/>
      </w:pPr>
      <w:r>
        <w:rPr>
          <w:rStyle w:val="CommentReference"/>
        </w:rPr>
        <w:annotationRef/>
      </w:r>
      <w:r>
        <w:t>As I did not identify these to subspecies, there are two options for authors, depending on the subspecies</w:t>
      </w:r>
    </w:p>
  </w:comment>
  <w:comment w:id="48" w:author="Perry, Kayla" w:date="2025-09-24T10:49:00Z" w:initials="KP">
    <w:p w14:paraId="781E8DB7" w14:textId="77777777" w:rsidR="006E1BD4" w:rsidRDefault="006E1BD4" w:rsidP="006E1BD4">
      <w:pPr>
        <w:pStyle w:val="CommentText"/>
      </w:pPr>
      <w:r>
        <w:rPr>
          <w:rStyle w:val="CommentReference"/>
        </w:rPr>
        <w:annotationRef/>
      </w:r>
      <w:r>
        <w:t>While I do think it is interesting to identify these trait syndromes, the outcomes of the PCA are a bit redundant since we also have CWMs. I am wondering how much the PCA analysis adds to the story because it is more complicated. Right now, I am kind of leaning towards removing it. Perhaps we should discuss on Monday.</w:t>
      </w:r>
    </w:p>
  </w:comment>
  <w:comment w:id="53" w:author="Perry, Kayla" w:date="2025-09-24T10:20:00Z" w:initials="KP">
    <w:p w14:paraId="0F6473C3" w14:textId="77777777" w:rsidR="00DF1046" w:rsidRDefault="00C00E82" w:rsidP="00DF1046">
      <w:pPr>
        <w:pStyle w:val="CommentText"/>
      </w:pPr>
      <w:r>
        <w:rPr>
          <w:rStyle w:val="CommentReference"/>
        </w:rPr>
        <w:annotationRef/>
      </w:r>
      <w:r w:rsidR="00DF1046">
        <w:t>Am I interpreting this correct, eye length was important for PC2 and PC3, so it’s the same CWM test that supports both of these?</w:t>
      </w:r>
    </w:p>
  </w:comment>
  <w:comment w:id="54" w:author="Aaron Tayal" w:date="2025-10-02T21:07:00Z" w:initials="AT">
    <w:p w14:paraId="61942F9B" w14:textId="095D5F46" w:rsidR="00DF1046" w:rsidRDefault="00DF1046" w:rsidP="00DF1046">
      <w:pPr>
        <w:pStyle w:val="CommentText"/>
      </w:pPr>
      <w:r>
        <w:rPr>
          <w:rStyle w:val="CommentReference"/>
        </w:rPr>
        <w:annotationRef/>
      </w:r>
      <w:r>
        <w:t>Actually, PC3 is more about the eye shape. So salvage-logged plots tended to have beetle species that had more elongated eyes (not sticking out as much relative to their size)</w:t>
      </w:r>
    </w:p>
  </w:comment>
  <w:comment w:id="58" w:author="Perry, Kayla" w:date="2025-09-24T10:51:00Z" w:initials="KP">
    <w:p w14:paraId="754FF868" w14:textId="71162D6A" w:rsidR="007E7A05" w:rsidRDefault="007E7A05" w:rsidP="007E7A05">
      <w:pPr>
        <w:pStyle w:val="CommentText"/>
      </w:pPr>
      <w:r>
        <w:rPr>
          <w:rStyle w:val="CommentReference"/>
        </w:rPr>
        <w:annotationRef/>
      </w:r>
      <w:r>
        <w:t>I’m not sure what you mean here since the analysis is based on the ratio of antenna:rear leg</w:t>
      </w:r>
    </w:p>
  </w:comment>
  <w:comment w:id="59" w:author="Aaron Tayal" w:date="2025-09-16T11:48:00Z" w:initials="AT">
    <w:p w14:paraId="5EE857DD" w14:textId="730B57CE" w:rsidR="00C84BCB" w:rsidRDefault="00C84BCB" w:rsidP="00C84BCB">
      <w:pPr>
        <w:pStyle w:val="CommentText"/>
      </w:pPr>
      <w:r>
        <w:rPr>
          <w:rStyle w:val="CommentReference"/>
        </w:rPr>
        <w:annotationRef/>
      </w:r>
      <w:r>
        <w:t>I’d like the axes of each graph to line up with the others, but I don’t know how. And I’d like the legend to only be at the top, somehow.</w:t>
      </w:r>
    </w:p>
  </w:comment>
  <w:comment w:id="60" w:author="Perry, Kayla" w:date="2025-09-24T11:00:00Z" w:initials="KP">
    <w:p w14:paraId="3E2E80DC" w14:textId="77777777" w:rsidR="00C0356C" w:rsidRDefault="00C0356C" w:rsidP="00C0356C">
      <w:pPr>
        <w:pStyle w:val="CommentText"/>
      </w:pPr>
      <w:r>
        <w:rPr>
          <w:rStyle w:val="CommentReference"/>
        </w:rPr>
        <w:annotationRef/>
      </w:r>
      <w:r>
        <w:t>I think it is related to the axis label (one line vs two lines). The treatment legend can be removed all together. Above you use black and gray bar charts. For these figures and the NMDS, you have switched to these colors and shapes. I would pick one and stick to it consistently throughout the manuscript</w:t>
      </w:r>
    </w:p>
  </w:comment>
  <w:comment w:id="61" w:author="Perry, Kayla" w:date="2025-09-24T11:04:00Z" w:initials="KP">
    <w:p w14:paraId="3981D68E" w14:textId="77777777" w:rsidR="00CD30E6" w:rsidRDefault="00CD30E6" w:rsidP="00CD30E6">
      <w:pPr>
        <w:pStyle w:val="CommentText"/>
      </w:pPr>
      <w:r>
        <w:rPr>
          <w:rStyle w:val="CommentReference"/>
        </w:rPr>
        <w:annotationRef/>
      </w:r>
      <w:r>
        <w:t>I don’t think you need to include :body length for the axes. You detail in the methods and in the legend how these are calculated.</w:t>
      </w:r>
    </w:p>
  </w:comment>
  <w:comment w:id="62" w:author="Perry, Kayla" w:date="2025-09-24T11:02:00Z" w:initials="KP">
    <w:p w14:paraId="071D2792" w14:textId="0B8C42CA" w:rsidR="0090719B" w:rsidRDefault="0090719B" w:rsidP="0090719B">
      <w:pPr>
        <w:pStyle w:val="CommentText"/>
      </w:pPr>
      <w:r>
        <w:rPr>
          <w:rStyle w:val="CommentReference"/>
        </w:rPr>
        <w:annotationRef/>
      </w:r>
      <w:r>
        <w:t>This isn’t mentioned in the text</w:t>
      </w:r>
    </w:p>
  </w:comment>
  <w:comment w:id="64" w:author="Perry, Kayla" w:date="2025-08-22T14:24:00Z" w:initials="KP">
    <w:p w14:paraId="10D05B9C" w14:textId="46DB82F2" w:rsidR="0038205F" w:rsidRDefault="0038205F" w:rsidP="0038205F">
      <w:pPr>
        <w:pStyle w:val="CommentText"/>
      </w:pPr>
      <w:r>
        <w:rPr>
          <w:rStyle w:val="CommentReference"/>
        </w:rPr>
        <w:annotationRef/>
      </w:r>
      <w:r>
        <w:t xml:space="preserve">Is this the end date of the last interval? </w:t>
      </w:r>
    </w:p>
  </w:comment>
  <w:comment w:id="65" w:author="Perry, Kayla" w:date="2025-08-22T14:25:00Z" w:initials="KP">
    <w:p w14:paraId="24572FE3" w14:textId="77777777" w:rsidR="0038205F" w:rsidRDefault="0038205F" w:rsidP="0038205F">
      <w:pPr>
        <w:pStyle w:val="CommentText"/>
      </w:pPr>
      <w:r>
        <w:rPr>
          <w:rStyle w:val="CommentReference"/>
        </w:rPr>
        <w:annotationRef/>
      </w:r>
      <w:r>
        <w:t>23 August?</w:t>
      </w:r>
    </w:p>
  </w:comment>
  <w:comment w:id="67" w:author="Perry, Kayla" w:date="2025-09-24T11:10:00Z" w:initials="KP">
    <w:p w14:paraId="69BAC2E2" w14:textId="77777777" w:rsidR="00BD5D09" w:rsidRDefault="00BD5D09" w:rsidP="00BD5D09">
      <w:pPr>
        <w:pStyle w:val="CommentText"/>
      </w:pPr>
      <w:r>
        <w:rPr>
          <w:rStyle w:val="CommentReference"/>
        </w:rPr>
        <w:annotationRef/>
      </w:r>
      <w:r>
        <w:t>A lot of sig figs here. I would reduce test statistics to one place after decimal point</w:t>
      </w:r>
    </w:p>
  </w:comment>
  <w:comment w:id="77" w:author="Perry, Kayla" w:date="2025-09-24T11:14:00Z" w:initials="KP">
    <w:p w14:paraId="08392BAD" w14:textId="77777777" w:rsidR="00455ACC" w:rsidRDefault="00455ACC" w:rsidP="00455ACC">
      <w:pPr>
        <w:pStyle w:val="CommentText"/>
      </w:pPr>
      <w:r>
        <w:rPr>
          <w:rStyle w:val="CommentReference"/>
        </w:rPr>
        <w:annotationRef/>
      </w:r>
      <w:r>
        <w:t xml:space="preserve">This is a bit unclear. What is the interaction in this case? Higher than forest, but similar to windthrow in 2022? </w:t>
      </w:r>
    </w:p>
  </w:comment>
  <w:comment w:id="87" w:author="Perry, Kayla" w:date="2025-09-24T11:15:00Z" w:initials="KP">
    <w:p w14:paraId="7E7D378E" w14:textId="77777777" w:rsidR="00455ACC" w:rsidRDefault="00455ACC" w:rsidP="00455ACC">
      <w:pPr>
        <w:pStyle w:val="CommentText"/>
      </w:pPr>
      <w:r>
        <w:rPr>
          <w:rStyle w:val="CommentReference"/>
        </w:rPr>
        <w:annotationRef/>
      </w:r>
      <w:r>
        <w:t>Either provide the average +/- se in the text or table, don’t need to do both</w:t>
      </w:r>
    </w:p>
  </w:comment>
  <w:comment w:id="88" w:author="Aaron Tayal" w:date="2025-08-29T09:22:00Z" w:initials="AT">
    <w:p w14:paraId="27B5723D" w14:textId="6B68AA73" w:rsidR="008C58E1" w:rsidRDefault="008C58E1" w:rsidP="008C58E1">
      <w:pPr>
        <w:pStyle w:val="CommentText"/>
      </w:pPr>
      <w:r>
        <w:rPr>
          <w:rStyle w:val="CommentReference"/>
        </w:rPr>
        <w:annotationRef/>
      </w:r>
      <w:r>
        <w:t>I don’t know what the unit is for this. Here I just wrote down the maximum value in the data</w:t>
      </w:r>
    </w:p>
  </w:comment>
  <w:comment w:id="89" w:author="Aaron Tayal" w:date="2025-09-18T16:52:00Z" w:initials="AT">
    <w:p w14:paraId="5ED04C90" w14:textId="77777777" w:rsidR="00537A67" w:rsidRDefault="00537A67" w:rsidP="00537A67">
      <w:pPr>
        <w:pStyle w:val="CommentText"/>
      </w:pPr>
      <w:r>
        <w:rPr>
          <w:rStyle w:val="CommentReference"/>
        </w:rPr>
        <w:annotationRef/>
      </w:r>
      <w:r>
        <w:t>My outline for the discussion:</w:t>
      </w:r>
    </w:p>
    <w:p w14:paraId="78161550" w14:textId="77777777" w:rsidR="00537A67" w:rsidRDefault="00537A67" w:rsidP="00537A67">
      <w:pPr>
        <w:pStyle w:val="CommentText"/>
      </w:pPr>
      <w:r>
        <w:t>-Review of the hypotheses and what we did.</w:t>
      </w:r>
    </w:p>
    <w:p w14:paraId="023C9893" w14:textId="77777777" w:rsidR="00537A67" w:rsidRDefault="00537A67" w:rsidP="00537A67">
      <w:pPr>
        <w:pStyle w:val="CommentText"/>
      </w:pPr>
      <w:r>
        <w:t>-Taxonomic and functional alpha diversity</w:t>
      </w:r>
    </w:p>
    <w:p w14:paraId="69B5F247" w14:textId="77777777" w:rsidR="00537A67" w:rsidRDefault="00537A67" w:rsidP="00537A67">
      <w:pPr>
        <w:pStyle w:val="CommentText"/>
      </w:pPr>
      <w:r>
        <w:t>-Open-habitat vs. forest specialists</w:t>
      </w:r>
    </w:p>
    <w:p w14:paraId="041C7473" w14:textId="77777777" w:rsidR="00537A67" w:rsidRDefault="00537A67" w:rsidP="00537A67">
      <w:pPr>
        <w:pStyle w:val="CommentText"/>
      </w:pPr>
      <w:r>
        <w:t>-Hypothesis about eyes</w:t>
      </w:r>
    </w:p>
    <w:p w14:paraId="52AC2469" w14:textId="77777777" w:rsidR="00537A67" w:rsidRDefault="00537A67" w:rsidP="00537A67">
      <w:pPr>
        <w:pStyle w:val="CommentText"/>
      </w:pPr>
      <w:r>
        <w:t>-Findings about walking vs. burrowing</w:t>
      </w:r>
    </w:p>
    <w:p w14:paraId="30FDB8AC" w14:textId="77777777" w:rsidR="00537A67" w:rsidRDefault="00537A67" w:rsidP="00537A67">
      <w:pPr>
        <w:pStyle w:val="CommentText"/>
      </w:pPr>
      <w:r>
        <w:t>-Mentioning lack of support for antenna and soil moisture hypotheses</w:t>
      </w:r>
    </w:p>
    <w:p w14:paraId="10A260E0" w14:textId="77777777" w:rsidR="00537A67" w:rsidRDefault="00537A67" w:rsidP="00537A67">
      <w:pPr>
        <w:pStyle w:val="CommentText"/>
      </w:pPr>
      <w:r>
        <w:t>-Discussing species turnover between 2015 to 2022: succession, weather, carabid population fluctuations, competition, parasitism from fungi</w:t>
      </w:r>
    </w:p>
    <w:p w14:paraId="406B224E" w14:textId="77777777" w:rsidR="00537A67" w:rsidRDefault="00537A67" w:rsidP="00537A67">
      <w:pPr>
        <w:pStyle w:val="CommentText"/>
      </w:pPr>
      <w:r>
        <w:t>-Further research questions: edge habitat, seasonal differences, prey sources, larva habitats</w:t>
      </w:r>
    </w:p>
    <w:p w14:paraId="10C13B6D" w14:textId="77777777" w:rsidR="00537A67" w:rsidRDefault="00537A67" w:rsidP="00537A67">
      <w:pPr>
        <w:pStyle w:val="CommentText"/>
      </w:pPr>
      <w:r>
        <w:t>-Summary</w:t>
      </w:r>
    </w:p>
  </w:comment>
  <w:comment w:id="90" w:author="Perry, Kayla" w:date="2025-09-24T12:55:00Z" w:initials="KP">
    <w:p w14:paraId="2381FA7C" w14:textId="77777777" w:rsidR="00723F8B" w:rsidRDefault="00723F8B" w:rsidP="00723F8B">
      <w:pPr>
        <w:pStyle w:val="CommentText"/>
      </w:pPr>
      <w:r>
        <w:rPr>
          <w:rStyle w:val="CommentReference"/>
        </w:rPr>
        <w:annotationRef/>
      </w:r>
      <w:r>
        <w:t>Here is my suggestion for a place to start with the structure of the discussion:</w:t>
      </w:r>
    </w:p>
    <w:p w14:paraId="4C733D37" w14:textId="77777777" w:rsidR="00723F8B" w:rsidRDefault="00723F8B" w:rsidP="00723F8B">
      <w:pPr>
        <w:pStyle w:val="CommentText"/>
        <w:numPr>
          <w:ilvl w:val="0"/>
          <w:numId w:val="3"/>
        </w:numPr>
      </w:pPr>
      <w:r>
        <w:t>Summary paragraph (what is the main goal of this study and what are the key findings)</w:t>
      </w:r>
    </w:p>
    <w:p w14:paraId="7C003C78" w14:textId="77777777" w:rsidR="00723F8B" w:rsidRDefault="00723F8B" w:rsidP="00723F8B">
      <w:pPr>
        <w:pStyle w:val="CommentText"/>
        <w:numPr>
          <w:ilvl w:val="0"/>
          <w:numId w:val="3"/>
        </w:numPr>
      </w:pPr>
      <w:r>
        <w:t>Patterns of taxonomic diversity among treatments</w:t>
      </w:r>
    </w:p>
    <w:p w14:paraId="301CD177" w14:textId="77777777" w:rsidR="00723F8B" w:rsidRDefault="00723F8B" w:rsidP="00723F8B">
      <w:pPr>
        <w:pStyle w:val="CommentText"/>
        <w:numPr>
          <w:ilvl w:val="0"/>
          <w:numId w:val="3"/>
        </w:numPr>
      </w:pPr>
      <w:r>
        <w:t>Patterns of functional diversity and traits among treatments</w:t>
      </w:r>
    </w:p>
    <w:p w14:paraId="5C9C7E19" w14:textId="77777777" w:rsidR="00723F8B" w:rsidRDefault="00723F8B" w:rsidP="00723F8B">
      <w:pPr>
        <w:pStyle w:val="CommentText"/>
        <w:numPr>
          <w:ilvl w:val="0"/>
          <w:numId w:val="3"/>
        </w:numPr>
      </w:pPr>
      <w:r>
        <w:t>What does this mean for forest management</w:t>
      </w:r>
    </w:p>
    <w:p w14:paraId="67769091" w14:textId="77777777" w:rsidR="00723F8B" w:rsidRDefault="00723F8B" w:rsidP="00723F8B">
      <w:pPr>
        <w:pStyle w:val="CommentText"/>
        <w:numPr>
          <w:ilvl w:val="0"/>
          <w:numId w:val="3"/>
        </w:numPr>
      </w:pPr>
      <w:r>
        <w:t>conclusions</w:t>
      </w:r>
    </w:p>
  </w:comment>
  <w:comment w:id="91" w:author="Perry, Kayla" w:date="2025-09-24T12:58:00Z" w:initials="KP">
    <w:p w14:paraId="779F5D48" w14:textId="77777777" w:rsidR="0085567C" w:rsidRDefault="0085567C" w:rsidP="0085567C">
      <w:pPr>
        <w:pStyle w:val="CommentText"/>
      </w:pPr>
      <w:r>
        <w:rPr>
          <w:rStyle w:val="CommentReference"/>
        </w:rPr>
        <w:annotationRef/>
      </w:r>
      <w:r>
        <w:t>A couple of comments with your current discussion draft:</w:t>
      </w:r>
    </w:p>
    <w:p w14:paraId="37CA9648" w14:textId="77777777" w:rsidR="0085567C" w:rsidRDefault="0085567C" w:rsidP="0085567C">
      <w:pPr>
        <w:pStyle w:val="CommentText"/>
        <w:numPr>
          <w:ilvl w:val="0"/>
          <w:numId w:val="4"/>
        </w:numPr>
      </w:pPr>
      <w:r>
        <w:t>A lot of it is repeated results and there is little to no discussion of research findings in light of the literature. There are hardly any references or discussion of other studies</w:t>
      </w:r>
    </w:p>
    <w:p w14:paraId="22407381" w14:textId="77777777" w:rsidR="0085567C" w:rsidRDefault="0085567C" w:rsidP="0085567C">
      <w:pPr>
        <w:pStyle w:val="CommentText"/>
        <w:numPr>
          <w:ilvl w:val="0"/>
          <w:numId w:val="4"/>
        </w:numPr>
      </w:pPr>
      <w:r>
        <w:t xml:space="preserve">You are a bit in the weeds. Zoom out. Remember the main goals of the study. There is nothing in here about forest disturbance, management, recovery or reorganization over time. </w:t>
      </w:r>
    </w:p>
  </w:comment>
  <w:comment w:id="93" w:author="Perry, Kayla" w:date="2025-09-24T11:27:00Z" w:initials="KP">
    <w:p w14:paraId="02ADB016" w14:textId="3D110D96" w:rsidR="00CD02F8" w:rsidRDefault="00CD02F8" w:rsidP="00CD02F8">
      <w:pPr>
        <w:pStyle w:val="CommentText"/>
      </w:pPr>
      <w:r>
        <w:rPr>
          <w:rStyle w:val="CommentReference"/>
        </w:rPr>
        <w:annotationRef/>
      </w:r>
      <w:r>
        <w:t>This comes across as a bit casual, in my opinion. This should reemphasize why we did this experiment. What do we want to know?</w:t>
      </w:r>
    </w:p>
  </w:comment>
  <w:comment w:id="94" w:author="Perry, Kayla" w:date="2025-09-24T11:27:00Z" w:initials="KP">
    <w:p w14:paraId="1ED96031" w14:textId="77777777" w:rsidR="00CD02F8" w:rsidRDefault="00CD02F8" w:rsidP="00CD02F8">
      <w:pPr>
        <w:pStyle w:val="CommentText"/>
      </w:pPr>
      <w:r>
        <w:rPr>
          <w:rStyle w:val="CommentReference"/>
        </w:rPr>
        <w:annotationRef/>
      </w:r>
      <w:r>
        <w:t>Instead of restating hypotheses here, I would identify some key take home points/patterns from the study.</w:t>
      </w:r>
    </w:p>
  </w:comment>
  <w:comment w:id="95" w:author="Perry, Kayla" w:date="2025-09-24T11:28:00Z" w:initials="KP">
    <w:p w14:paraId="206123E4" w14:textId="77777777" w:rsidR="003D5CDF" w:rsidRDefault="003D5CDF" w:rsidP="003D5CDF">
      <w:pPr>
        <w:pStyle w:val="CommentText"/>
      </w:pPr>
      <w:r>
        <w:rPr>
          <w:rStyle w:val="CommentReference"/>
        </w:rPr>
        <w:annotationRef/>
      </w:r>
      <w:r>
        <w:t>This paragraph is just restating results</w:t>
      </w:r>
    </w:p>
  </w:comment>
  <w:comment w:id="98" w:author="Perry, Kayla" w:date="2025-09-24T11:30:00Z" w:initials="KP">
    <w:p w14:paraId="0227C3AF" w14:textId="77777777" w:rsidR="003868A6" w:rsidRDefault="003868A6" w:rsidP="003868A6">
      <w:pPr>
        <w:pStyle w:val="CommentText"/>
      </w:pPr>
      <w:r>
        <w:rPr>
          <w:rStyle w:val="CommentReference"/>
        </w:rPr>
        <w:annotationRef/>
      </w:r>
      <w:r>
        <w:t>Which studies? There are no citations</w:t>
      </w:r>
    </w:p>
  </w:comment>
  <w:comment w:id="99" w:author="Aaron Tayal" w:date="2025-10-13T13:17:00Z" w:initials="AT">
    <w:p w14:paraId="00134295" w14:textId="77777777" w:rsidR="00F44225" w:rsidRDefault="00F44225" w:rsidP="00F44225">
      <w:pPr>
        <w:pStyle w:val="CommentText"/>
      </w:pPr>
      <w:r>
        <w:rPr>
          <w:rStyle w:val="CommentReference"/>
        </w:rPr>
        <w:annotationRef/>
      </w:r>
      <w:r>
        <w:t>Show graph of temp and moisture in 2015</w:t>
      </w:r>
    </w:p>
  </w:comment>
  <w:comment w:id="100" w:author="Perry, Kayla" w:date="2025-08-22T15:05:00Z" w:initials="KP">
    <w:p w14:paraId="177BD145" w14:textId="77777777" w:rsidR="00FB6070" w:rsidRDefault="00FB6070" w:rsidP="00FB6070">
      <w:pPr>
        <w:pStyle w:val="CommentText"/>
      </w:pPr>
      <w:r>
        <w:rPr>
          <w:rStyle w:val="CommentReference"/>
        </w:rPr>
        <w:annotationRef/>
      </w:r>
      <w:r>
        <w:t>47?</w:t>
      </w:r>
    </w:p>
  </w:comment>
  <w:comment w:id="101" w:author="Perry, Kayla" w:date="2025-08-22T15:06:00Z" w:initials="KP">
    <w:p w14:paraId="0417F61F" w14:textId="77777777" w:rsidR="00FB6070" w:rsidRDefault="00FB6070" w:rsidP="00FB6070">
      <w:pPr>
        <w:pStyle w:val="CommentText"/>
      </w:pPr>
      <w:r>
        <w:rPr>
          <w:rStyle w:val="CommentReference"/>
        </w:rPr>
        <w:annotationRef/>
      </w:r>
      <w:r>
        <w:t>If we are removing the september species from analyses, they will need to be removed here, too.</w:t>
      </w:r>
    </w:p>
  </w:comment>
  <w:comment w:id="102" w:author="Perry, Kayla" w:date="2025-08-22T15:05:00Z" w:initials="KP">
    <w:p w14:paraId="2649C3A1" w14:textId="77777777" w:rsidR="00FB6070" w:rsidRDefault="00FB6070" w:rsidP="00FB6070">
      <w:pPr>
        <w:pStyle w:val="CommentText"/>
      </w:pPr>
      <w:r>
        <w:rPr>
          <w:rStyle w:val="CommentReference"/>
        </w:rPr>
        <w:annotationRef/>
      </w:r>
      <w:r>
        <w:t>47?</w:t>
      </w:r>
    </w:p>
  </w:comment>
  <w:comment w:id="103" w:author="Perry, Kayla" w:date="2025-08-22T15:06:00Z" w:initials="KP">
    <w:p w14:paraId="76E2AC16" w14:textId="77777777" w:rsidR="00FB6070" w:rsidRDefault="00FB6070" w:rsidP="00FB6070">
      <w:pPr>
        <w:pStyle w:val="CommentText"/>
      </w:pPr>
      <w:r>
        <w:rPr>
          <w:rStyle w:val="CommentReference"/>
        </w:rPr>
        <w:annotationRef/>
      </w:r>
      <w:r>
        <w:t>If we are removing the september species from analyses, they will need to be removed here, too.</w:t>
      </w:r>
    </w:p>
  </w:comment>
  <w:comment w:id="104" w:author="Aaron Tayal" w:date="2025-07-22T12:47:00Z" w:initials="AT">
    <w:p w14:paraId="6E1FFA62" w14:textId="0F7DD1ED" w:rsidR="004905B5" w:rsidRDefault="004905B5" w:rsidP="004905B5">
      <w:pPr>
        <w:pStyle w:val="CommentText"/>
      </w:pPr>
      <w:r>
        <w:rPr>
          <w:rStyle w:val="CommentReference"/>
        </w:rPr>
        <w:annotationRef/>
      </w:r>
      <w:r>
        <w:t>Rephrase this in a better way</w:t>
      </w:r>
    </w:p>
  </w:comment>
  <w:comment w:id="105" w:author="Perry, Kayla" w:date="2025-08-22T15:10:00Z" w:initials="KP">
    <w:p w14:paraId="1C25B1F3" w14:textId="77777777" w:rsidR="00FB6070" w:rsidRDefault="00FB6070" w:rsidP="00FB6070">
      <w:pPr>
        <w:pStyle w:val="CommentText"/>
      </w:pPr>
      <w:r>
        <w:rPr>
          <w:rStyle w:val="CommentReference"/>
        </w:rPr>
        <w:annotationRef/>
      </w:r>
      <w:r>
        <w:t>Does it make sense to include 8 PCA axes when you only interpret 4? Maybe reduce to 4 and include the percentage of variance explained somewhere (in the legend or in an added row)</w:t>
      </w:r>
    </w:p>
  </w:comment>
  <w:comment w:id="106" w:author="Aaron Tayal" w:date="2025-09-16T10:24:00Z" w:initials="AT">
    <w:p w14:paraId="6D287983" w14:textId="77777777" w:rsidR="00FB6070" w:rsidRDefault="00FB6070" w:rsidP="00FB6070">
      <w:pPr>
        <w:pStyle w:val="CommentText"/>
      </w:pPr>
      <w:r>
        <w:rPr>
          <w:rStyle w:val="CommentReference"/>
        </w:rPr>
        <w:annotationRef/>
      </w:r>
      <w:r>
        <w:t>Removed the last 4 columns of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D279017" w15:done="0"/>
  <w15:commentEx w15:paraId="2C00174F" w15:done="0"/>
  <w15:commentEx w15:paraId="259B5448" w15:done="0"/>
  <w15:commentEx w15:paraId="468A827C" w15:paraIdParent="259B5448" w15:done="0"/>
  <w15:commentEx w15:paraId="69FB343A" w15:paraIdParent="259B5448" w15:done="0"/>
  <w15:commentEx w15:paraId="64ADFA18" w15:done="0"/>
  <w15:commentEx w15:paraId="36C3664F" w15:done="0"/>
  <w15:commentEx w15:paraId="1E702E34" w15:paraIdParent="36C3664F" w15:done="0"/>
  <w15:commentEx w15:paraId="262306A9" w15:done="0"/>
  <w15:commentEx w15:paraId="73287AE2" w15:done="0"/>
  <w15:commentEx w15:paraId="45BBD27D" w15:done="0"/>
  <w15:commentEx w15:paraId="59E93F9F" w15:done="0"/>
  <w15:commentEx w15:paraId="46A85C35" w15:done="0"/>
  <w15:commentEx w15:paraId="5490A758" w15:done="0"/>
  <w15:commentEx w15:paraId="50732F0E" w15:done="0"/>
  <w15:commentEx w15:paraId="5A18DBF2" w15:done="0"/>
  <w15:commentEx w15:paraId="102AEB62" w15:paraIdParent="5A18DBF2" w15:done="0"/>
  <w15:commentEx w15:paraId="73543E8F" w15:done="0"/>
  <w15:commentEx w15:paraId="2EC0716E" w15:done="0"/>
  <w15:commentEx w15:paraId="41CA6C94" w15:paraIdParent="2EC0716E" w15:done="0"/>
  <w15:commentEx w15:paraId="42730FAB" w15:done="0"/>
  <w15:commentEx w15:paraId="00D5AFC8" w15:paraIdParent="42730FAB" w15:done="0"/>
  <w15:commentEx w15:paraId="1B7C2006" w15:done="0"/>
  <w15:commentEx w15:paraId="4C393C9C" w15:done="0"/>
  <w15:commentEx w15:paraId="33679314" w15:done="1"/>
  <w15:commentEx w15:paraId="209B4CFD" w15:paraIdParent="33679314" w15:done="1"/>
  <w15:commentEx w15:paraId="146790D3" w15:done="0"/>
  <w15:commentEx w15:paraId="781361A3" w15:done="0"/>
  <w15:commentEx w15:paraId="79342734" w15:done="0"/>
  <w15:commentEx w15:paraId="06F7F994" w15:paraIdParent="79342734" w15:done="0"/>
  <w15:commentEx w15:paraId="7E5B7733" w15:done="0"/>
  <w15:commentEx w15:paraId="4F708CE4" w15:paraIdParent="7E5B7733" w15:done="0"/>
  <w15:commentEx w15:paraId="61115438" w15:done="0"/>
  <w15:commentEx w15:paraId="1F3730B4" w15:paraIdParent="61115438" w15:done="0"/>
  <w15:commentEx w15:paraId="22EC0462" w15:done="0"/>
  <w15:commentEx w15:paraId="061FFB90" w15:done="0"/>
  <w15:commentEx w15:paraId="4785ADD5" w15:done="0"/>
  <w15:commentEx w15:paraId="6BC9A3B0" w15:paraIdParent="4785ADD5" w15:done="0"/>
  <w15:commentEx w15:paraId="033A966E" w15:done="0"/>
  <w15:commentEx w15:paraId="1FFA510D" w15:done="0"/>
  <w15:commentEx w15:paraId="7251EBD7" w15:done="0"/>
  <w15:commentEx w15:paraId="79524169" w15:paraIdParent="7251EBD7" w15:done="0"/>
  <w15:commentEx w15:paraId="3AF98ACA" w15:done="1"/>
  <w15:commentEx w15:paraId="124E2859" w15:paraIdParent="3AF98ACA" w15:done="1"/>
  <w15:commentEx w15:paraId="139EFC23" w15:done="0"/>
  <w15:commentEx w15:paraId="5B6EA450" w15:done="0"/>
  <w15:commentEx w15:paraId="781E8DB7" w15:done="0"/>
  <w15:commentEx w15:paraId="0F6473C3" w15:done="0"/>
  <w15:commentEx w15:paraId="61942F9B" w15:paraIdParent="0F6473C3" w15:done="0"/>
  <w15:commentEx w15:paraId="754FF868" w15:done="0"/>
  <w15:commentEx w15:paraId="5EE857DD" w15:done="0"/>
  <w15:commentEx w15:paraId="3E2E80DC" w15:paraIdParent="5EE857DD" w15:done="0"/>
  <w15:commentEx w15:paraId="3981D68E" w15:paraIdParent="5EE857DD" w15:done="0"/>
  <w15:commentEx w15:paraId="071D2792" w15:done="0"/>
  <w15:commentEx w15:paraId="10D05B9C" w15:done="1"/>
  <w15:commentEx w15:paraId="24572FE3" w15:paraIdParent="10D05B9C" w15:done="1"/>
  <w15:commentEx w15:paraId="69BAC2E2" w15:done="1"/>
  <w15:commentEx w15:paraId="08392BAD" w15:done="0"/>
  <w15:commentEx w15:paraId="7E7D378E" w15:done="0"/>
  <w15:commentEx w15:paraId="27B5723D" w15:done="0"/>
  <w15:commentEx w15:paraId="10C13B6D" w15:done="0"/>
  <w15:commentEx w15:paraId="67769091" w15:paraIdParent="10C13B6D" w15:done="0"/>
  <w15:commentEx w15:paraId="22407381" w15:paraIdParent="10C13B6D" w15:done="0"/>
  <w15:commentEx w15:paraId="02ADB016" w15:done="0"/>
  <w15:commentEx w15:paraId="1ED96031" w15:done="0"/>
  <w15:commentEx w15:paraId="206123E4" w15:done="0"/>
  <w15:commentEx w15:paraId="0227C3AF" w15:done="0"/>
  <w15:commentEx w15:paraId="00134295" w15:done="0"/>
  <w15:commentEx w15:paraId="177BD145" w15:done="1"/>
  <w15:commentEx w15:paraId="0417F61F" w15:paraIdParent="177BD145" w15:done="1"/>
  <w15:commentEx w15:paraId="2649C3A1" w15:done="1"/>
  <w15:commentEx w15:paraId="76E2AC16" w15:paraIdParent="2649C3A1" w15:done="1"/>
  <w15:commentEx w15:paraId="6E1FFA62" w15:done="0"/>
  <w15:commentEx w15:paraId="1C25B1F3" w15:done="0"/>
  <w15:commentEx w15:paraId="6D287983" w15:paraIdParent="1C25B1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58BDFA6A" w16cex:dateUtc="2025-10-02T22:03: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3CAB4C84" w16cex:dateUtc="2025-06-28T21:43:00Z"/>
  <w16cex:commentExtensible w16cex:durableId="5EC17B34" w16cex:dateUtc="2025-06-19T20:06:00Z"/>
  <w16cex:commentExtensible w16cex:durableId="3FACD2E4" w16cex:dateUtc="2025-07-17T14:28:00Z"/>
  <w16cex:commentExtensible w16cex:durableId="52E09D99" w16cex:dateUtc="2025-08-11T17:20:00Z"/>
  <w16cex:commentExtensible w16cex:durableId="4C69E7DA" w16cex:dateUtc="2025-08-05T20:01:00Z"/>
  <w16cex:commentExtensible w16cex:durableId="64662F97" w16cex:dateUtc="2025-05-05T20:52:00Z"/>
  <w16cex:commentExtensible w16cex:durableId="3717EE3B" w16cex:dateUtc="2025-09-08T19:56:00Z"/>
  <w16cex:commentExtensible w16cex:durableId="3C12576A" w16cex:dateUtc="2025-10-02T22:42: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27D10D7B" w16cex:dateUtc="2025-04-06T03:13:00Z"/>
  <w16cex:commentExtensible w16cex:durableId="4BA9957F" w16cex:dateUtc="2025-04-22T21:01:00Z"/>
  <w16cex:commentExtensible w16cex:durableId="1F45097E" w16cex:dateUtc="2025-10-02T22:55:00Z"/>
  <w16cex:commentExtensible w16cex:durableId="3281DAEB" w16cex:dateUtc="2025-04-06T03:39:00Z"/>
  <w16cex:commentExtensible w16cex:durableId="30BB03F8" w16cex:dateUtc="2025-10-02T22:55:00Z"/>
  <w16cex:commentExtensible w16cex:durableId="2C75B9C2" w16cex:dateUtc="2025-08-04T12:54:00Z"/>
  <w16cex:commentExtensible w16cex:durableId="448F3521" w16cex:dateUtc="2025-10-03T19:31:00Z"/>
  <w16cex:commentExtensible w16cex:durableId="72C9CA03" w16cex:dateUtc="2025-08-22T17:39:00Z"/>
  <w16cex:commentExtensible w16cex:durableId="4B61DE86" w16cex:dateUtc="2025-10-06T18:08:00Z"/>
  <w16cex:commentExtensible w16cex:durableId="2CE9771B" w16cex:dateUtc="2025-08-11T20:25:00Z"/>
  <w16cex:commentExtensible w16cex:durableId="27BEE690" w16cex:dateUtc="2025-08-22T17:55:00Z"/>
  <w16cex:commentExtensible w16cex:durableId="02A3753A" w16cex:dateUtc="2025-09-16T13:50:00Z"/>
  <w16cex:commentExtensible w16cex:durableId="0E36636E" w16cex:dateUtc="2025-09-16T13:51:00Z"/>
  <w16cex:commentExtensible w16cex:durableId="0A3CF6E4" w16cex:dateUtc="2025-08-04T13:57:00Z"/>
  <w16cex:commentExtensible w16cex:durableId="59BDAF57" w16cex:dateUtc="2025-08-12T13:58:00Z"/>
  <w16cex:commentExtensible w16cex:durableId="06A2F0F9" w16cex:dateUtc="2025-09-24T11:59:00Z"/>
  <w16cex:commentExtensible w16cex:durableId="15D2A6A0" w16cex:dateUtc="2025-09-24T12:39:00Z"/>
  <w16cex:commentExtensible w16cex:durableId="3D286557" w16cex:dateUtc="2025-08-22T18:19:00Z"/>
  <w16cex:commentExtensible w16cex:durableId="5F61ADF9" w16cex:dateUtc="2025-09-24T12:20:00Z"/>
  <w16cex:commentExtensible w16cex:durableId="524738DC" w16cex:dateUtc="2025-08-29T17:11:00Z"/>
  <w16cex:commentExtensible w16cex:durableId="106A2553" w16cex:dateUtc="2025-08-29T17:11:00Z">
    <w16cex:extLst>
      <w16:ext w16:uri="{CE6994B0-6A32-4C9F-8C6B-6E91EDA988CE}">
        <cr:reactions xmlns:cr="http://schemas.microsoft.com/office/comments/2020/reactions">
          <cr:reaction reactionType="1">
            <cr:reactionInfo dateUtc="2025-09-24T12:10:17Z">
              <cr:user userId="S::perry.1864@osu.edu::abdcef40-c999-4136-8b23-bb8d2cd56ae7" userProvider="AD" userName="Perry, Kayla"/>
            </cr:reactionInfo>
          </cr:reaction>
        </cr:reactions>
      </w16:ext>
    </w16cex:extLst>
  </w16cex:commentExtensible>
  <w16cex:commentExtensible w16cex:durableId="47FE5E3E" w16cex:dateUtc="2025-09-24T12:16:00Z"/>
  <w16cex:commentExtensible w16cex:durableId="2A8CD2BB" w16cex:dateUtc="2025-07-23T22:10:00Z"/>
  <w16cex:commentExtensible w16cex:durableId="0F6BC9A2" w16cex:dateUtc="2025-09-24T12:36:00Z"/>
  <w16cex:commentExtensible w16cex:durableId="37CC725E" w16cex:dateUtc="2025-10-13T18:30:00Z"/>
  <w16cex:commentExtensible w16cex:durableId="6EDDDB6A" w16cex:dateUtc="2025-08-22T18:24:00Z"/>
  <w16cex:commentExtensible w16cex:durableId="53A80804" w16cex:dateUtc="2025-08-22T18:25:00Z"/>
  <w16cex:commentExtensible w16cex:durableId="3222BE17" w16cex:dateUtc="2025-10-07T16:57:00Z"/>
  <w16cex:commentExtensible w16cex:durableId="5466F03B" w16cex:dateUtc="2025-08-29T14:00:00Z"/>
  <w16cex:commentExtensible w16cex:durableId="0922C3B8" w16cex:dateUtc="2025-09-24T14:49:00Z"/>
  <w16cex:commentExtensible w16cex:durableId="7A2442CB" w16cex:dateUtc="2025-09-24T14:20:00Z"/>
  <w16cex:commentExtensible w16cex:durableId="3B8C2034" w16cex:dateUtc="2025-10-03T01:07:00Z"/>
  <w16cex:commentExtensible w16cex:durableId="0D7931E4" w16cex:dateUtc="2025-09-24T14:51:00Z"/>
  <w16cex:commentExtensible w16cex:durableId="0B603FD7" w16cex:dateUtc="2025-09-16T15:48:00Z"/>
  <w16cex:commentExtensible w16cex:durableId="5ED9A48E" w16cex:dateUtc="2025-09-24T15:00:00Z"/>
  <w16cex:commentExtensible w16cex:durableId="438B6BD7" w16cex:dateUtc="2025-09-24T15:04:00Z"/>
  <w16cex:commentExtensible w16cex:durableId="36323F3B" w16cex:dateUtc="2025-09-24T15:02:00Z"/>
  <w16cex:commentExtensible w16cex:durableId="42833809" w16cex:dateUtc="2025-08-22T18:24:00Z"/>
  <w16cex:commentExtensible w16cex:durableId="71FD88A9" w16cex:dateUtc="2025-08-22T18:25:00Z"/>
  <w16cex:commentExtensible w16cex:durableId="44BAB59D" w16cex:dateUtc="2025-09-24T15:10:00Z"/>
  <w16cex:commentExtensible w16cex:durableId="15DD40A8" w16cex:dateUtc="2025-09-24T15:14:00Z"/>
  <w16cex:commentExtensible w16cex:durableId="42BE631C" w16cex:dateUtc="2025-09-24T15:15:00Z"/>
  <w16cex:commentExtensible w16cex:durableId="653B4093" w16cex:dateUtc="2025-08-29T13:22:00Z"/>
  <w16cex:commentExtensible w16cex:durableId="2ADCD536" w16cex:dateUtc="2025-09-18T20:52:00Z"/>
  <w16cex:commentExtensible w16cex:durableId="4AFF74D9" w16cex:dateUtc="2025-09-24T16:55:00Z"/>
  <w16cex:commentExtensible w16cex:durableId="46396E03" w16cex:dateUtc="2025-09-24T16:58:00Z"/>
  <w16cex:commentExtensible w16cex:durableId="194FE0AB" w16cex:dateUtc="2025-09-24T15:27:00Z"/>
  <w16cex:commentExtensible w16cex:durableId="0DE297A5" w16cex:dateUtc="2025-09-24T15:27:00Z"/>
  <w16cex:commentExtensible w16cex:durableId="3AB7630F" w16cex:dateUtc="2025-09-24T15:28:00Z"/>
  <w16cex:commentExtensible w16cex:durableId="76A3D48B" w16cex:dateUtc="2025-09-24T15:30:00Z"/>
  <w16cex:commentExtensible w16cex:durableId="3C8764F7" w16cex:dateUtc="2025-10-13T17:17:00Z"/>
  <w16cex:commentExtensible w16cex:durableId="7750C277" w16cex:dateUtc="2025-08-22T19:05:00Z"/>
  <w16cex:commentExtensible w16cex:durableId="57B110F9" w16cex:dateUtc="2025-08-22T19:06:00Z"/>
  <w16cex:commentExtensible w16cex:durableId="24CD6BB8" w16cex:dateUtc="2025-08-22T19:05:00Z"/>
  <w16cex:commentExtensible w16cex:durableId="50BE1E34" w16cex:dateUtc="2025-08-22T19:06:00Z"/>
  <w16cex:commentExtensible w16cex:durableId="68EA99D2" w16cex:dateUtc="2025-07-22T16:47:00Z"/>
  <w16cex:commentExtensible w16cex:durableId="0B9997EC" w16cex:dateUtc="2025-08-22T19:10:00Z"/>
  <w16cex:commentExtensible w16cex:durableId="40BF6176" w16cex:dateUtc="2025-09-16T1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D279017" w16cid:durableId="58BDFA6A"/>
  <w16cid:commentId w16cid:paraId="2C00174F" w16cid:durableId="72A269B9"/>
  <w16cid:commentId w16cid:paraId="259B5448" w16cid:durableId="29E8432D"/>
  <w16cid:commentId w16cid:paraId="468A827C" w16cid:durableId="5A4C7E2A"/>
  <w16cid:commentId w16cid:paraId="69FB343A" w16cid:durableId="5994049C"/>
  <w16cid:commentId w16cid:paraId="64ADFA18" w16cid:durableId="3CAB4C84"/>
  <w16cid:commentId w16cid:paraId="36C3664F" w16cid:durableId="5EC17B34"/>
  <w16cid:commentId w16cid:paraId="1E702E34" w16cid:durableId="3FACD2E4"/>
  <w16cid:commentId w16cid:paraId="262306A9" w16cid:durableId="52E09D99"/>
  <w16cid:commentId w16cid:paraId="73287AE2" w16cid:durableId="4C69E7DA"/>
  <w16cid:commentId w16cid:paraId="45BBD27D" w16cid:durableId="64662F97"/>
  <w16cid:commentId w16cid:paraId="59E93F9F" w16cid:durableId="3717EE3B"/>
  <w16cid:commentId w16cid:paraId="46A85C35" w16cid:durableId="3C12576A"/>
  <w16cid:commentId w16cid:paraId="5490A758" w16cid:durableId="0F1DCB86"/>
  <w16cid:commentId w16cid:paraId="50732F0E" w16cid:durableId="163F4E8B"/>
  <w16cid:commentId w16cid:paraId="5A18DBF2" w16cid:durableId="6913B312"/>
  <w16cid:commentId w16cid:paraId="102AEB62" w16cid:durableId="635BE6F4"/>
  <w16cid:commentId w16cid:paraId="73543E8F" w16cid:durableId="27D10D7B"/>
  <w16cid:commentId w16cid:paraId="2EC0716E" w16cid:durableId="4BA9957F"/>
  <w16cid:commentId w16cid:paraId="41CA6C94" w16cid:durableId="1F45097E"/>
  <w16cid:commentId w16cid:paraId="42730FAB" w16cid:durableId="3281DAEB"/>
  <w16cid:commentId w16cid:paraId="00D5AFC8" w16cid:durableId="30BB03F8"/>
  <w16cid:commentId w16cid:paraId="1B7C2006" w16cid:durableId="2C75B9C2"/>
  <w16cid:commentId w16cid:paraId="4C393C9C" w16cid:durableId="448F3521"/>
  <w16cid:commentId w16cid:paraId="33679314" w16cid:durableId="72C9CA03"/>
  <w16cid:commentId w16cid:paraId="209B4CFD" w16cid:durableId="4B61DE86"/>
  <w16cid:commentId w16cid:paraId="146790D3" w16cid:durableId="2CE9771B"/>
  <w16cid:commentId w16cid:paraId="781361A3" w16cid:durableId="27BEE690"/>
  <w16cid:commentId w16cid:paraId="79342734" w16cid:durableId="02A3753A"/>
  <w16cid:commentId w16cid:paraId="06F7F994" w16cid:durableId="0E36636E"/>
  <w16cid:commentId w16cid:paraId="7E5B7733" w16cid:durableId="0A3CF6E4"/>
  <w16cid:commentId w16cid:paraId="4F708CE4" w16cid:durableId="59BDAF57"/>
  <w16cid:commentId w16cid:paraId="61115438" w16cid:durableId="06A2F0F9"/>
  <w16cid:commentId w16cid:paraId="1F3730B4" w16cid:durableId="15D2A6A0"/>
  <w16cid:commentId w16cid:paraId="22EC0462" w16cid:durableId="3D286557"/>
  <w16cid:commentId w16cid:paraId="061FFB90" w16cid:durableId="5F61ADF9"/>
  <w16cid:commentId w16cid:paraId="4785ADD5" w16cid:durableId="524738DC"/>
  <w16cid:commentId w16cid:paraId="6BC9A3B0" w16cid:durableId="106A2553"/>
  <w16cid:commentId w16cid:paraId="033A966E" w16cid:durableId="47FE5E3E"/>
  <w16cid:commentId w16cid:paraId="1FFA510D" w16cid:durableId="2A8CD2BB"/>
  <w16cid:commentId w16cid:paraId="7251EBD7" w16cid:durableId="0F6BC9A2"/>
  <w16cid:commentId w16cid:paraId="79524169" w16cid:durableId="37CC725E"/>
  <w16cid:commentId w16cid:paraId="3AF98ACA" w16cid:durableId="6EDDDB6A"/>
  <w16cid:commentId w16cid:paraId="124E2859" w16cid:durableId="53A80804"/>
  <w16cid:commentId w16cid:paraId="139EFC23" w16cid:durableId="3222BE17"/>
  <w16cid:commentId w16cid:paraId="5B6EA450" w16cid:durableId="5466F03B"/>
  <w16cid:commentId w16cid:paraId="781E8DB7" w16cid:durableId="0922C3B8"/>
  <w16cid:commentId w16cid:paraId="0F6473C3" w16cid:durableId="7A2442CB"/>
  <w16cid:commentId w16cid:paraId="61942F9B" w16cid:durableId="3B8C2034"/>
  <w16cid:commentId w16cid:paraId="754FF868" w16cid:durableId="0D7931E4"/>
  <w16cid:commentId w16cid:paraId="5EE857DD" w16cid:durableId="0B603FD7"/>
  <w16cid:commentId w16cid:paraId="3E2E80DC" w16cid:durableId="5ED9A48E"/>
  <w16cid:commentId w16cid:paraId="3981D68E" w16cid:durableId="438B6BD7"/>
  <w16cid:commentId w16cid:paraId="071D2792" w16cid:durableId="36323F3B"/>
  <w16cid:commentId w16cid:paraId="10D05B9C" w16cid:durableId="42833809"/>
  <w16cid:commentId w16cid:paraId="24572FE3" w16cid:durableId="71FD88A9"/>
  <w16cid:commentId w16cid:paraId="69BAC2E2" w16cid:durableId="44BAB59D"/>
  <w16cid:commentId w16cid:paraId="08392BAD" w16cid:durableId="15DD40A8"/>
  <w16cid:commentId w16cid:paraId="7E7D378E" w16cid:durableId="42BE631C"/>
  <w16cid:commentId w16cid:paraId="27B5723D" w16cid:durableId="653B4093"/>
  <w16cid:commentId w16cid:paraId="10C13B6D" w16cid:durableId="2ADCD536"/>
  <w16cid:commentId w16cid:paraId="67769091" w16cid:durableId="4AFF74D9"/>
  <w16cid:commentId w16cid:paraId="22407381" w16cid:durableId="46396E03"/>
  <w16cid:commentId w16cid:paraId="02ADB016" w16cid:durableId="194FE0AB"/>
  <w16cid:commentId w16cid:paraId="1ED96031" w16cid:durableId="0DE297A5"/>
  <w16cid:commentId w16cid:paraId="206123E4" w16cid:durableId="3AB7630F"/>
  <w16cid:commentId w16cid:paraId="0227C3AF" w16cid:durableId="76A3D48B"/>
  <w16cid:commentId w16cid:paraId="00134295" w16cid:durableId="3C8764F7"/>
  <w16cid:commentId w16cid:paraId="177BD145" w16cid:durableId="7750C277"/>
  <w16cid:commentId w16cid:paraId="0417F61F" w16cid:durableId="57B110F9"/>
  <w16cid:commentId w16cid:paraId="2649C3A1" w16cid:durableId="24CD6BB8"/>
  <w16cid:commentId w16cid:paraId="76E2AC16" w16cid:durableId="50BE1E34"/>
  <w16cid:commentId w16cid:paraId="6E1FFA62" w16cid:durableId="68EA99D2"/>
  <w16cid:commentId w16cid:paraId="1C25B1F3" w16cid:durableId="0B9997EC"/>
  <w16cid:commentId w16cid:paraId="6D287983" w16cid:durableId="40BF61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F15B6" w14:textId="77777777" w:rsidR="002C30FE" w:rsidRDefault="002C30FE" w:rsidP="00BA23C4">
      <w:r>
        <w:separator/>
      </w:r>
    </w:p>
  </w:endnote>
  <w:endnote w:type="continuationSeparator" w:id="0">
    <w:p w14:paraId="43BB2BB5" w14:textId="77777777" w:rsidR="002C30FE" w:rsidRDefault="002C30FE"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030EF" w14:textId="77777777" w:rsidR="002C30FE" w:rsidRDefault="002C30FE" w:rsidP="00BA23C4">
      <w:r>
        <w:separator/>
      </w:r>
    </w:p>
  </w:footnote>
  <w:footnote w:type="continuationSeparator" w:id="0">
    <w:p w14:paraId="396E6332" w14:textId="77777777" w:rsidR="002C30FE" w:rsidRDefault="002C30FE" w:rsidP="00BA23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46742"/>
    <w:multiLevelType w:val="hybridMultilevel"/>
    <w:tmpl w:val="92BCA6E6"/>
    <w:lvl w:ilvl="0" w:tplc="558E7896">
      <w:start w:val="1"/>
      <w:numFmt w:val="decimal"/>
      <w:lvlText w:val="%1)"/>
      <w:lvlJc w:val="left"/>
      <w:pPr>
        <w:ind w:left="1020" w:hanging="360"/>
      </w:pPr>
    </w:lvl>
    <w:lvl w:ilvl="1" w:tplc="78B4F5FC">
      <w:start w:val="1"/>
      <w:numFmt w:val="decimal"/>
      <w:lvlText w:val="%2)"/>
      <w:lvlJc w:val="left"/>
      <w:pPr>
        <w:ind w:left="1020" w:hanging="360"/>
      </w:pPr>
    </w:lvl>
    <w:lvl w:ilvl="2" w:tplc="5B8682DA">
      <w:start w:val="1"/>
      <w:numFmt w:val="decimal"/>
      <w:lvlText w:val="%3)"/>
      <w:lvlJc w:val="left"/>
      <w:pPr>
        <w:ind w:left="1020" w:hanging="360"/>
      </w:pPr>
    </w:lvl>
    <w:lvl w:ilvl="3" w:tplc="8C426A40">
      <w:start w:val="1"/>
      <w:numFmt w:val="decimal"/>
      <w:lvlText w:val="%4)"/>
      <w:lvlJc w:val="left"/>
      <w:pPr>
        <w:ind w:left="1020" w:hanging="360"/>
      </w:pPr>
    </w:lvl>
    <w:lvl w:ilvl="4" w:tplc="72801CFC">
      <w:start w:val="1"/>
      <w:numFmt w:val="decimal"/>
      <w:lvlText w:val="%5)"/>
      <w:lvlJc w:val="left"/>
      <w:pPr>
        <w:ind w:left="1020" w:hanging="360"/>
      </w:pPr>
    </w:lvl>
    <w:lvl w:ilvl="5" w:tplc="70303FD0">
      <w:start w:val="1"/>
      <w:numFmt w:val="decimal"/>
      <w:lvlText w:val="%6)"/>
      <w:lvlJc w:val="left"/>
      <w:pPr>
        <w:ind w:left="1020" w:hanging="360"/>
      </w:pPr>
    </w:lvl>
    <w:lvl w:ilvl="6" w:tplc="99DAE4CE">
      <w:start w:val="1"/>
      <w:numFmt w:val="decimal"/>
      <w:lvlText w:val="%7)"/>
      <w:lvlJc w:val="left"/>
      <w:pPr>
        <w:ind w:left="1020" w:hanging="360"/>
      </w:pPr>
    </w:lvl>
    <w:lvl w:ilvl="7" w:tplc="6F1AD940">
      <w:start w:val="1"/>
      <w:numFmt w:val="decimal"/>
      <w:lvlText w:val="%8)"/>
      <w:lvlJc w:val="left"/>
      <w:pPr>
        <w:ind w:left="1020" w:hanging="360"/>
      </w:pPr>
    </w:lvl>
    <w:lvl w:ilvl="8" w:tplc="07A8FCB2">
      <w:start w:val="1"/>
      <w:numFmt w:val="decimal"/>
      <w:lvlText w:val="%9)"/>
      <w:lvlJc w:val="left"/>
      <w:pPr>
        <w:ind w:left="1020" w:hanging="360"/>
      </w:pPr>
    </w:lvl>
  </w:abstractNum>
  <w:abstractNum w:abstractNumId="1" w15:restartNumberingAfterBreak="0">
    <w:nsid w:val="51322511"/>
    <w:multiLevelType w:val="hybridMultilevel"/>
    <w:tmpl w:val="5DECB746"/>
    <w:lvl w:ilvl="0" w:tplc="9ABE0560">
      <w:start w:val="1"/>
      <w:numFmt w:val="decimal"/>
      <w:lvlText w:val="%1)"/>
      <w:lvlJc w:val="left"/>
      <w:pPr>
        <w:ind w:left="1020" w:hanging="360"/>
      </w:pPr>
    </w:lvl>
    <w:lvl w:ilvl="1" w:tplc="8E26BD5C">
      <w:start w:val="1"/>
      <w:numFmt w:val="decimal"/>
      <w:lvlText w:val="%2)"/>
      <w:lvlJc w:val="left"/>
      <w:pPr>
        <w:ind w:left="1020" w:hanging="360"/>
      </w:pPr>
    </w:lvl>
    <w:lvl w:ilvl="2" w:tplc="17EC0E80">
      <w:start w:val="1"/>
      <w:numFmt w:val="decimal"/>
      <w:lvlText w:val="%3)"/>
      <w:lvlJc w:val="left"/>
      <w:pPr>
        <w:ind w:left="1020" w:hanging="360"/>
      </w:pPr>
    </w:lvl>
    <w:lvl w:ilvl="3" w:tplc="C23287E2">
      <w:start w:val="1"/>
      <w:numFmt w:val="decimal"/>
      <w:lvlText w:val="%4)"/>
      <w:lvlJc w:val="left"/>
      <w:pPr>
        <w:ind w:left="1020" w:hanging="360"/>
      </w:pPr>
    </w:lvl>
    <w:lvl w:ilvl="4" w:tplc="84E82C58">
      <w:start w:val="1"/>
      <w:numFmt w:val="decimal"/>
      <w:lvlText w:val="%5)"/>
      <w:lvlJc w:val="left"/>
      <w:pPr>
        <w:ind w:left="1020" w:hanging="360"/>
      </w:pPr>
    </w:lvl>
    <w:lvl w:ilvl="5" w:tplc="98B0FF28">
      <w:start w:val="1"/>
      <w:numFmt w:val="decimal"/>
      <w:lvlText w:val="%6)"/>
      <w:lvlJc w:val="left"/>
      <w:pPr>
        <w:ind w:left="1020" w:hanging="360"/>
      </w:pPr>
    </w:lvl>
    <w:lvl w:ilvl="6" w:tplc="3D40390A">
      <w:start w:val="1"/>
      <w:numFmt w:val="decimal"/>
      <w:lvlText w:val="%7)"/>
      <w:lvlJc w:val="left"/>
      <w:pPr>
        <w:ind w:left="1020" w:hanging="360"/>
      </w:pPr>
    </w:lvl>
    <w:lvl w:ilvl="7" w:tplc="BE7E74C2">
      <w:start w:val="1"/>
      <w:numFmt w:val="decimal"/>
      <w:lvlText w:val="%8)"/>
      <w:lvlJc w:val="left"/>
      <w:pPr>
        <w:ind w:left="1020" w:hanging="360"/>
      </w:pPr>
    </w:lvl>
    <w:lvl w:ilvl="8" w:tplc="D7046B04">
      <w:start w:val="1"/>
      <w:numFmt w:val="decimal"/>
      <w:lvlText w:val="%9)"/>
      <w:lvlJc w:val="left"/>
      <w:pPr>
        <w:ind w:left="1020" w:hanging="360"/>
      </w:pPr>
    </w:lvl>
  </w:abstractNum>
  <w:abstractNum w:abstractNumId="2" w15:restartNumberingAfterBreak="0">
    <w:nsid w:val="648920CB"/>
    <w:multiLevelType w:val="hybridMultilevel"/>
    <w:tmpl w:val="8D405200"/>
    <w:lvl w:ilvl="0" w:tplc="6016B008">
      <w:start w:val="1"/>
      <w:numFmt w:val="decimal"/>
      <w:lvlText w:val="%1)"/>
      <w:lvlJc w:val="left"/>
      <w:pPr>
        <w:ind w:left="1020" w:hanging="360"/>
      </w:pPr>
    </w:lvl>
    <w:lvl w:ilvl="1" w:tplc="94EEE694">
      <w:start w:val="1"/>
      <w:numFmt w:val="decimal"/>
      <w:lvlText w:val="%2)"/>
      <w:lvlJc w:val="left"/>
      <w:pPr>
        <w:ind w:left="1020" w:hanging="360"/>
      </w:pPr>
    </w:lvl>
    <w:lvl w:ilvl="2" w:tplc="3E18AA2C">
      <w:start w:val="1"/>
      <w:numFmt w:val="decimal"/>
      <w:lvlText w:val="%3)"/>
      <w:lvlJc w:val="left"/>
      <w:pPr>
        <w:ind w:left="1020" w:hanging="360"/>
      </w:pPr>
    </w:lvl>
    <w:lvl w:ilvl="3" w:tplc="E8D27280">
      <w:start w:val="1"/>
      <w:numFmt w:val="decimal"/>
      <w:lvlText w:val="%4)"/>
      <w:lvlJc w:val="left"/>
      <w:pPr>
        <w:ind w:left="1020" w:hanging="360"/>
      </w:pPr>
    </w:lvl>
    <w:lvl w:ilvl="4" w:tplc="224E7F3C">
      <w:start w:val="1"/>
      <w:numFmt w:val="decimal"/>
      <w:lvlText w:val="%5)"/>
      <w:lvlJc w:val="left"/>
      <w:pPr>
        <w:ind w:left="1020" w:hanging="360"/>
      </w:pPr>
    </w:lvl>
    <w:lvl w:ilvl="5" w:tplc="87B6EDF6">
      <w:start w:val="1"/>
      <w:numFmt w:val="decimal"/>
      <w:lvlText w:val="%6)"/>
      <w:lvlJc w:val="left"/>
      <w:pPr>
        <w:ind w:left="1020" w:hanging="360"/>
      </w:pPr>
    </w:lvl>
    <w:lvl w:ilvl="6" w:tplc="B53C490A">
      <w:start w:val="1"/>
      <w:numFmt w:val="decimal"/>
      <w:lvlText w:val="%7)"/>
      <w:lvlJc w:val="left"/>
      <w:pPr>
        <w:ind w:left="1020" w:hanging="360"/>
      </w:pPr>
    </w:lvl>
    <w:lvl w:ilvl="7" w:tplc="7026F352">
      <w:start w:val="1"/>
      <w:numFmt w:val="decimal"/>
      <w:lvlText w:val="%8)"/>
      <w:lvlJc w:val="left"/>
      <w:pPr>
        <w:ind w:left="1020" w:hanging="360"/>
      </w:pPr>
    </w:lvl>
    <w:lvl w:ilvl="8" w:tplc="2ABAA40E">
      <w:start w:val="1"/>
      <w:numFmt w:val="decimal"/>
      <w:lvlText w:val="%9)"/>
      <w:lvlJc w:val="left"/>
      <w:pPr>
        <w:ind w:left="1020" w:hanging="360"/>
      </w:pPr>
    </w:lvl>
  </w:abstractNum>
  <w:abstractNum w:abstractNumId="3" w15:restartNumberingAfterBreak="0">
    <w:nsid w:val="69F238B7"/>
    <w:multiLevelType w:val="hybridMultilevel"/>
    <w:tmpl w:val="ECD44662"/>
    <w:lvl w:ilvl="0" w:tplc="8DF68F9A">
      <w:start w:val="1"/>
      <w:numFmt w:val="decimal"/>
      <w:lvlText w:val="%1)"/>
      <w:lvlJc w:val="left"/>
      <w:pPr>
        <w:ind w:left="1020" w:hanging="360"/>
      </w:pPr>
    </w:lvl>
    <w:lvl w:ilvl="1" w:tplc="A508C702">
      <w:start w:val="1"/>
      <w:numFmt w:val="decimal"/>
      <w:lvlText w:val="%2)"/>
      <w:lvlJc w:val="left"/>
      <w:pPr>
        <w:ind w:left="1020" w:hanging="360"/>
      </w:pPr>
    </w:lvl>
    <w:lvl w:ilvl="2" w:tplc="13E21428">
      <w:start w:val="1"/>
      <w:numFmt w:val="decimal"/>
      <w:lvlText w:val="%3)"/>
      <w:lvlJc w:val="left"/>
      <w:pPr>
        <w:ind w:left="1020" w:hanging="360"/>
      </w:pPr>
    </w:lvl>
    <w:lvl w:ilvl="3" w:tplc="A2F050B6">
      <w:start w:val="1"/>
      <w:numFmt w:val="decimal"/>
      <w:lvlText w:val="%4)"/>
      <w:lvlJc w:val="left"/>
      <w:pPr>
        <w:ind w:left="1020" w:hanging="360"/>
      </w:pPr>
    </w:lvl>
    <w:lvl w:ilvl="4" w:tplc="D4D44808">
      <w:start w:val="1"/>
      <w:numFmt w:val="decimal"/>
      <w:lvlText w:val="%5)"/>
      <w:lvlJc w:val="left"/>
      <w:pPr>
        <w:ind w:left="1020" w:hanging="360"/>
      </w:pPr>
    </w:lvl>
    <w:lvl w:ilvl="5" w:tplc="BCE422CA">
      <w:start w:val="1"/>
      <w:numFmt w:val="decimal"/>
      <w:lvlText w:val="%6)"/>
      <w:lvlJc w:val="left"/>
      <w:pPr>
        <w:ind w:left="1020" w:hanging="360"/>
      </w:pPr>
    </w:lvl>
    <w:lvl w:ilvl="6" w:tplc="128A8156">
      <w:start w:val="1"/>
      <w:numFmt w:val="decimal"/>
      <w:lvlText w:val="%7)"/>
      <w:lvlJc w:val="left"/>
      <w:pPr>
        <w:ind w:left="1020" w:hanging="360"/>
      </w:pPr>
    </w:lvl>
    <w:lvl w:ilvl="7" w:tplc="45566F90">
      <w:start w:val="1"/>
      <w:numFmt w:val="decimal"/>
      <w:lvlText w:val="%8)"/>
      <w:lvlJc w:val="left"/>
      <w:pPr>
        <w:ind w:left="1020" w:hanging="360"/>
      </w:pPr>
    </w:lvl>
    <w:lvl w:ilvl="8" w:tplc="584252F2">
      <w:start w:val="1"/>
      <w:numFmt w:val="decimal"/>
      <w:lvlText w:val="%9)"/>
      <w:lvlJc w:val="left"/>
      <w:pPr>
        <w:ind w:left="1020" w:hanging="360"/>
      </w:pPr>
    </w:lvl>
  </w:abstractNum>
  <w:num w:numId="1" w16cid:durableId="1849127217">
    <w:abstractNumId w:val="0"/>
  </w:num>
  <w:num w:numId="2" w16cid:durableId="1874725974">
    <w:abstractNumId w:val="1"/>
  </w:num>
  <w:num w:numId="3" w16cid:durableId="740296215">
    <w:abstractNumId w:val="2"/>
  </w:num>
  <w:num w:numId="4" w16cid:durableId="11863592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7B4"/>
    <w:rsid w:val="00000A1F"/>
    <w:rsid w:val="00000FDF"/>
    <w:rsid w:val="00002450"/>
    <w:rsid w:val="0000334E"/>
    <w:rsid w:val="000034B0"/>
    <w:rsid w:val="000034C9"/>
    <w:rsid w:val="00003A2F"/>
    <w:rsid w:val="000040A8"/>
    <w:rsid w:val="000041AC"/>
    <w:rsid w:val="00004F2A"/>
    <w:rsid w:val="0000644C"/>
    <w:rsid w:val="00007121"/>
    <w:rsid w:val="000073EB"/>
    <w:rsid w:val="00007B3F"/>
    <w:rsid w:val="000103A3"/>
    <w:rsid w:val="00010592"/>
    <w:rsid w:val="00011081"/>
    <w:rsid w:val="00012474"/>
    <w:rsid w:val="00012872"/>
    <w:rsid w:val="00012A3D"/>
    <w:rsid w:val="00012B28"/>
    <w:rsid w:val="0001340E"/>
    <w:rsid w:val="00014E6B"/>
    <w:rsid w:val="000150D7"/>
    <w:rsid w:val="0001535D"/>
    <w:rsid w:val="00015B17"/>
    <w:rsid w:val="00016314"/>
    <w:rsid w:val="00016A27"/>
    <w:rsid w:val="00016ACB"/>
    <w:rsid w:val="00017129"/>
    <w:rsid w:val="0001734F"/>
    <w:rsid w:val="00020C0B"/>
    <w:rsid w:val="00020D63"/>
    <w:rsid w:val="00021F12"/>
    <w:rsid w:val="00022051"/>
    <w:rsid w:val="000227DC"/>
    <w:rsid w:val="00022F10"/>
    <w:rsid w:val="00023448"/>
    <w:rsid w:val="00023F77"/>
    <w:rsid w:val="00024371"/>
    <w:rsid w:val="000250D6"/>
    <w:rsid w:val="00026911"/>
    <w:rsid w:val="000269C1"/>
    <w:rsid w:val="00026A19"/>
    <w:rsid w:val="00027072"/>
    <w:rsid w:val="00027108"/>
    <w:rsid w:val="000300C0"/>
    <w:rsid w:val="000302B3"/>
    <w:rsid w:val="00030ED4"/>
    <w:rsid w:val="0003143C"/>
    <w:rsid w:val="0003388D"/>
    <w:rsid w:val="00033C21"/>
    <w:rsid w:val="00035235"/>
    <w:rsid w:val="000352BF"/>
    <w:rsid w:val="000358BF"/>
    <w:rsid w:val="0003629B"/>
    <w:rsid w:val="00036AF2"/>
    <w:rsid w:val="00036ECA"/>
    <w:rsid w:val="00037646"/>
    <w:rsid w:val="00037FCE"/>
    <w:rsid w:val="00040D48"/>
    <w:rsid w:val="0004159C"/>
    <w:rsid w:val="00041C34"/>
    <w:rsid w:val="000421C7"/>
    <w:rsid w:val="00042904"/>
    <w:rsid w:val="000446A9"/>
    <w:rsid w:val="00044A60"/>
    <w:rsid w:val="0004533D"/>
    <w:rsid w:val="00045500"/>
    <w:rsid w:val="00045FC8"/>
    <w:rsid w:val="00046108"/>
    <w:rsid w:val="00046223"/>
    <w:rsid w:val="00046B49"/>
    <w:rsid w:val="00051705"/>
    <w:rsid w:val="000517D3"/>
    <w:rsid w:val="00051B10"/>
    <w:rsid w:val="000520D0"/>
    <w:rsid w:val="0005245D"/>
    <w:rsid w:val="000528B7"/>
    <w:rsid w:val="00052E68"/>
    <w:rsid w:val="00053111"/>
    <w:rsid w:val="00053560"/>
    <w:rsid w:val="00053609"/>
    <w:rsid w:val="0005385E"/>
    <w:rsid w:val="00054647"/>
    <w:rsid w:val="00054CE2"/>
    <w:rsid w:val="000552D0"/>
    <w:rsid w:val="0005550C"/>
    <w:rsid w:val="000558EB"/>
    <w:rsid w:val="00055B91"/>
    <w:rsid w:val="00055C41"/>
    <w:rsid w:val="000561AE"/>
    <w:rsid w:val="000569B2"/>
    <w:rsid w:val="000569F3"/>
    <w:rsid w:val="00057001"/>
    <w:rsid w:val="0005722A"/>
    <w:rsid w:val="0005789E"/>
    <w:rsid w:val="0005799C"/>
    <w:rsid w:val="00057B3A"/>
    <w:rsid w:val="0006195B"/>
    <w:rsid w:val="0006212B"/>
    <w:rsid w:val="000623F1"/>
    <w:rsid w:val="00062549"/>
    <w:rsid w:val="00062B5E"/>
    <w:rsid w:val="000632C0"/>
    <w:rsid w:val="00063AFE"/>
    <w:rsid w:val="00064386"/>
    <w:rsid w:val="00064F85"/>
    <w:rsid w:val="00065487"/>
    <w:rsid w:val="00066506"/>
    <w:rsid w:val="00067A23"/>
    <w:rsid w:val="000704FB"/>
    <w:rsid w:val="000707AD"/>
    <w:rsid w:val="000707CC"/>
    <w:rsid w:val="00070962"/>
    <w:rsid w:val="00070ACE"/>
    <w:rsid w:val="00071040"/>
    <w:rsid w:val="000715E1"/>
    <w:rsid w:val="00071E62"/>
    <w:rsid w:val="000726B3"/>
    <w:rsid w:val="000735A6"/>
    <w:rsid w:val="00073604"/>
    <w:rsid w:val="00073AF9"/>
    <w:rsid w:val="00073FB4"/>
    <w:rsid w:val="00074774"/>
    <w:rsid w:val="00074F0E"/>
    <w:rsid w:val="00074F1D"/>
    <w:rsid w:val="0007521D"/>
    <w:rsid w:val="00075AD7"/>
    <w:rsid w:val="00075EAF"/>
    <w:rsid w:val="00077707"/>
    <w:rsid w:val="00077ABD"/>
    <w:rsid w:val="00080205"/>
    <w:rsid w:val="00080498"/>
    <w:rsid w:val="000809DC"/>
    <w:rsid w:val="00080E7F"/>
    <w:rsid w:val="00082334"/>
    <w:rsid w:val="00082558"/>
    <w:rsid w:val="00082761"/>
    <w:rsid w:val="000827AF"/>
    <w:rsid w:val="000828DD"/>
    <w:rsid w:val="000830B8"/>
    <w:rsid w:val="00083FF5"/>
    <w:rsid w:val="000842A7"/>
    <w:rsid w:val="0008442F"/>
    <w:rsid w:val="00084F7A"/>
    <w:rsid w:val="0008511F"/>
    <w:rsid w:val="00085DC4"/>
    <w:rsid w:val="00085FB1"/>
    <w:rsid w:val="00086996"/>
    <w:rsid w:val="00087177"/>
    <w:rsid w:val="0008731E"/>
    <w:rsid w:val="0008759B"/>
    <w:rsid w:val="00087FFE"/>
    <w:rsid w:val="00090537"/>
    <w:rsid w:val="0009076A"/>
    <w:rsid w:val="00090DAC"/>
    <w:rsid w:val="000915FC"/>
    <w:rsid w:val="00091A95"/>
    <w:rsid w:val="00092996"/>
    <w:rsid w:val="00092C64"/>
    <w:rsid w:val="00093728"/>
    <w:rsid w:val="00094217"/>
    <w:rsid w:val="000942F0"/>
    <w:rsid w:val="00094D22"/>
    <w:rsid w:val="00094D49"/>
    <w:rsid w:val="00094ED9"/>
    <w:rsid w:val="0009529F"/>
    <w:rsid w:val="00095454"/>
    <w:rsid w:val="00095929"/>
    <w:rsid w:val="00097188"/>
    <w:rsid w:val="00097652"/>
    <w:rsid w:val="00097C57"/>
    <w:rsid w:val="000A0186"/>
    <w:rsid w:val="000A0451"/>
    <w:rsid w:val="000A1B8A"/>
    <w:rsid w:val="000A25B0"/>
    <w:rsid w:val="000A2E30"/>
    <w:rsid w:val="000A33C1"/>
    <w:rsid w:val="000A4D6A"/>
    <w:rsid w:val="000A4E49"/>
    <w:rsid w:val="000A4F50"/>
    <w:rsid w:val="000A50CD"/>
    <w:rsid w:val="000A5A4A"/>
    <w:rsid w:val="000A619C"/>
    <w:rsid w:val="000A75B6"/>
    <w:rsid w:val="000A7B90"/>
    <w:rsid w:val="000B011B"/>
    <w:rsid w:val="000B095A"/>
    <w:rsid w:val="000B1053"/>
    <w:rsid w:val="000B218D"/>
    <w:rsid w:val="000B24B2"/>
    <w:rsid w:val="000B2DF2"/>
    <w:rsid w:val="000B3117"/>
    <w:rsid w:val="000B367D"/>
    <w:rsid w:val="000B463E"/>
    <w:rsid w:val="000B4F2D"/>
    <w:rsid w:val="000B542C"/>
    <w:rsid w:val="000B639A"/>
    <w:rsid w:val="000B64AF"/>
    <w:rsid w:val="000B6837"/>
    <w:rsid w:val="000B6A5E"/>
    <w:rsid w:val="000B6A60"/>
    <w:rsid w:val="000B7072"/>
    <w:rsid w:val="000B798D"/>
    <w:rsid w:val="000B7F43"/>
    <w:rsid w:val="000C0337"/>
    <w:rsid w:val="000C0384"/>
    <w:rsid w:val="000C0411"/>
    <w:rsid w:val="000C0591"/>
    <w:rsid w:val="000C0DEB"/>
    <w:rsid w:val="000C11C8"/>
    <w:rsid w:val="000C1254"/>
    <w:rsid w:val="000C1D5C"/>
    <w:rsid w:val="000C273B"/>
    <w:rsid w:val="000C2D91"/>
    <w:rsid w:val="000C41FB"/>
    <w:rsid w:val="000C445E"/>
    <w:rsid w:val="000C4A44"/>
    <w:rsid w:val="000C53D7"/>
    <w:rsid w:val="000C5A9E"/>
    <w:rsid w:val="000C5CDE"/>
    <w:rsid w:val="000C62A2"/>
    <w:rsid w:val="000C63A7"/>
    <w:rsid w:val="000C6D2A"/>
    <w:rsid w:val="000C6E7C"/>
    <w:rsid w:val="000C75F4"/>
    <w:rsid w:val="000C7781"/>
    <w:rsid w:val="000C7960"/>
    <w:rsid w:val="000C7FE2"/>
    <w:rsid w:val="000D0271"/>
    <w:rsid w:val="000D111D"/>
    <w:rsid w:val="000D1473"/>
    <w:rsid w:val="000D1D54"/>
    <w:rsid w:val="000D281A"/>
    <w:rsid w:val="000D3041"/>
    <w:rsid w:val="000D3E52"/>
    <w:rsid w:val="000D4F01"/>
    <w:rsid w:val="000D5023"/>
    <w:rsid w:val="000D5218"/>
    <w:rsid w:val="000D5C20"/>
    <w:rsid w:val="000D6661"/>
    <w:rsid w:val="000E03CE"/>
    <w:rsid w:val="000E0B95"/>
    <w:rsid w:val="000E0CBB"/>
    <w:rsid w:val="000E0EA5"/>
    <w:rsid w:val="000E1AA1"/>
    <w:rsid w:val="000E21E0"/>
    <w:rsid w:val="000E2DAF"/>
    <w:rsid w:val="000E4739"/>
    <w:rsid w:val="000E6494"/>
    <w:rsid w:val="000E685C"/>
    <w:rsid w:val="000E6AB5"/>
    <w:rsid w:val="000E7D49"/>
    <w:rsid w:val="000E7FF9"/>
    <w:rsid w:val="000F0691"/>
    <w:rsid w:val="000F0E47"/>
    <w:rsid w:val="000F1576"/>
    <w:rsid w:val="000F173D"/>
    <w:rsid w:val="000F24C6"/>
    <w:rsid w:val="000F27E6"/>
    <w:rsid w:val="000F3155"/>
    <w:rsid w:val="000F3696"/>
    <w:rsid w:val="000F3788"/>
    <w:rsid w:val="000F3CA0"/>
    <w:rsid w:val="000F54BC"/>
    <w:rsid w:val="000F55FD"/>
    <w:rsid w:val="000F6D6C"/>
    <w:rsid w:val="000F7079"/>
    <w:rsid w:val="000F70C4"/>
    <w:rsid w:val="000F743D"/>
    <w:rsid w:val="000F7E57"/>
    <w:rsid w:val="0010041C"/>
    <w:rsid w:val="00100819"/>
    <w:rsid w:val="00100FD6"/>
    <w:rsid w:val="001010F8"/>
    <w:rsid w:val="001011B8"/>
    <w:rsid w:val="00101913"/>
    <w:rsid w:val="00101A72"/>
    <w:rsid w:val="00102F89"/>
    <w:rsid w:val="001032F6"/>
    <w:rsid w:val="001035C1"/>
    <w:rsid w:val="00103F76"/>
    <w:rsid w:val="0010479C"/>
    <w:rsid w:val="00104A4C"/>
    <w:rsid w:val="00104AD4"/>
    <w:rsid w:val="00106AFE"/>
    <w:rsid w:val="00106B09"/>
    <w:rsid w:val="00106C43"/>
    <w:rsid w:val="00107050"/>
    <w:rsid w:val="0010725B"/>
    <w:rsid w:val="0010776F"/>
    <w:rsid w:val="001108F5"/>
    <w:rsid w:val="0011117B"/>
    <w:rsid w:val="001112D3"/>
    <w:rsid w:val="00111C08"/>
    <w:rsid w:val="00111D5C"/>
    <w:rsid w:val="001132BB"/>
    <w:rsid w:val="0011351D"/>
    <w:rsid w:val="001135E8"/>
    <w:rsid w:val="0011381B"/>
    <w:rsid w:val="00113C09"/>
    <w:rsid w:val="00113C28"/>
    <w:rsid w:val="001140C4"/>
    <w:rsid w:val="001144EA"/>
    <w:rsid w:val="00116BD0"/>
    <w:rsid w:val="00120603"/>
    <w:rsid w:val="001207AD"/>
    <w:rsid w:val="001212EC"/>
    <w:rsid w:val="00121572"/>
    <w:rsid w:val="00121838"/>
    <w:rsid w:val="00121E53"/>
    <w:rsid w:val="00121ECD"/>
    <w:rsid w:val="0012200B"/>
    <w:rsid w:val="001231A3"/>
    <w:rsid w:val="0012385E"/>
    <w:rsid w:val="00124E10"/>
    <w:rsid w:val="00125454"/>
    <w:rsid w:val="00125FFD"/>
    <w:rsid w:val="00126021"/>
    <w:rsid w:val="00126E3A"/>
    <w:rsid w:val="00126FF6"/>
    <w:rsid w:val="00127C3E"/>
    <w:rsid w:val="001308F8"/>
    <w:rsid w:val="001311F6"/>
    <w:rsid w:val="00131407"/>
    <w:rsid w:val="0013147E"/>
    <w:rsid w:val="001315D2"/>
    <w:rsid w:val="0013170F"/>
    <w:rsid w:val="00131A1D"/>
    <w:rsid w:val="00132775"/>
    <w:rsid w:val="00132886"/>
    <w:rsid w:val="001349EA"/>
    <w:rsid w:val="00134A0E"/>
    <w:rsid w:val="001350DE"/>
    <w:rsid w:val="001357E3"/>
    <w:rsid w:val="00135EB1"/>
    <w:rsid w:val="0013635C"/>
    <w:rsid w:val="00136DCD"/>
    <w:rsid w:val="001404A4"/>
    <w:rsid w:val="001414D7"/>
    <w:rsid w:val="0014159F"/>
    <w:rsid w:val="0014173C"/>
    <w:rsid w:val="001421D4"/>
    <w:rsid w:val="001429A7"/>
    <w:rsid w:val="00142F76"/>
    <w:rsid w:val="00143161"/>
    <w:rsid w:val="001431B5"/>
    <w:rsid w:val="00143F1B"/>
    <w:rsid w:val="0014407B"/>
    <w:rsid w:val="00144474"/>
    <w:rsid w:val="00144946"/>
    <w:rsid w:val="00144A80"/>
    <w:rsid w:val="00144D05"/>
    <w:rsid w:val="00144E17"/>
    <w:rsid w:val="00144E19"/>
    <w:rsid w:val="00144E4B"/>
    <w:rsid w:val="00145838"/>
    <w:rsid w:val="001459BD"/>
    <w:rsid w:val="00145ADE"/>
    <w:rsid w:val="00146082"/>
    <w:rsid w:val="00146219"/>
    <w:rsid w:val="00146D6F"/>
    <w:rsid w:val="001472D1"/>
    <w:rsid w:val="00147BA7"/>
    <w:rsid w:val="00147F3C"/>
    <w:rsid w:val="0015036B"/>
    <w:rsid w:val="00150B9B"/>
    <w:rsid w:val="00150E86"/>
    <w:rsid w:val="001513B9"/>
    <w:rsid w:val="001514A5"/>
    <w:rsid w:val="0015190C"/>
    <w:rsid w:val="00153A88"/>
    <w:rsid w:val="0015497F"/>
    <w:rsid w:val="00155117"/>
    <w:rsid w:val="0015712A"/>
    <w:rsid w:val="0015739E"/>
    <w:rsid w:val="00157D77"/>
    <w:rsid w:val="00157F95"/>
    <w:rsid w:val="0016060B"/>
    <w:rsid w:val="00160664"/>
    <w:rsid w:val="00160964"/>
    <w:rsid w:val="00161C30"/>
    <w:rsid w:val="00161D4E"/>
    <w:rsid w:val="001620D2"/>
    <w:rsid w:val="0016226D"/>
    <w:rsid w:val="00162516"/>
    <w:rsid w:val="001628D0"/>
    <w:rsid w:val="00162B1D"/>
    <w:rsid w:val="00162BFE"/>
    <w:rsid w:val="00162DE9"/>
    <w:rsid w:val="001630B5"/>
    <w:rsid w:val="0016377D"/>
    <w:rsid w:val="00163A5E"/>
    <w:rsid w:val="001649FC"/>
    <w:rsid w:val="0016533D"/>
    <w:rsid w:val="00165ADE"/>
    <w:rsid w:val="00165D38"/>
    <w:rsid w:val="00165DCB"/>
    <w:rsid w:val="0016732E"/>
    <w:rsid w:val="00167AE3"/>
    <w:rsid w:val="00170867"/>
    <w:rsid w:val="00170C95"/>
    <w:rsid w:val="00171CCF"/>
    <w:rsid w:val="001722A0"/>
    <w:rsid w:val="001734C3"/>
    <w:rsid w:val="0017488C"/>
    <w:rsid w:val="001770D4"/>
    <w:rsid w:val="001776BB"/>
    <w:rsid w:val="0017787E"/>
    <w:rsid w:val="00177F08"/>
    <w:rsid w:val="00177F95"/>
    <w:rsid w:val="00180873"/>
    <w:rsid w:val="00180A76"/>
    <w:rsid w:val="00181020"/>
    <w:rsid w:val="0018114D"/>
    <w:rsid w:val="00181AD7"/>
    <w:rsid w:val="0018286A"/>
    <w:rsid w:val="00182D7A"/>
    <w:rsid w:val="00182E12"/>
    <w:rsid w:val="001838CC"/>
    <w:rsid w:val="00183BE8"/>
    <w:rsid w:val="00183CDF"/>
    <w:rsid w:val="00183EC1"/>
    <w:rsid w:val="0018427E"/>
    <w:rsid w:val="001855A2"/>
    <w:rsid w:val="00185AE9"/>
    <w:rsid w:val="00186626"/>
    <w:rsid w:val="00186FBF"/>
    <w:rsid w:val="001876FC"/>
    <w:rsid w:val="00187D4B"/>
    <w:rsid w:val="00190806"/>
    <w:rsid w:val="00190B58"/>
    <w:rsid w:val="00191069"/>
    <w:rsid w:val="0019173B"/>
    <w:rsid w:val="00192C31"/>
    <w:rsid w:val="0019372D"/>
    <w:rsid w:val="00194152"/>
    <w:rsid w:val="0019551D"/>
    <w:rsid w:val="00196183"/>
    <w:rsid w:val="00196457"/>
    <w:rsid w:val="00196D37"/>
    <w:rsid w:val="00197574"/>
    <w:rsid w:val="00197EA5"/>
    <w:rsid w:val="001A01FB"/>
    <w:rsid w:val="001A03A9"/>
    <w:rsid w:val="001A07C4"/>
    <w:rsid w:val="001A07F8"/>
    <w:rsid w:val="001A1189"/>
    <w:rsid w:val="001A14EB"/>
    <w:rsid w:val="001A1823"/>
    <w:rsid w:val="001A1AC6"/>
    <w:rsid w:val="001A20A4"/>
    <w:rsid w:val="001A21C3"/>
    <w:rsid w:val="001A2873"/>
    <w:rsid w:val="001A2910"/>
    <w:rsid w:val="001A2B77"/>
    <w:rsid w:val="001A2BD1"/>
    <w:rsid w:val="001A2EF5"/>
    <w:rsid w:val="001A350C"/>
    <w:rsid w:val="001A3BE9"/>
    <w:rsid w:val="001A4B95"/>
    <w:rsid w:val="001A527E"/>
    <w:rsid w:val="001A56CD"/>
    <w:rsid w:val="001A6844"/>
    <w:rsid w:val="001A6938"/>
    <w:rsid w:val="001A6B01"/>
    <w:rsid w:val="001A6C6D"/>
    <w:rsid w:val="001A72D5"/>
    <w:rsid w:val="001B0A06"/>
    <w:rsid w:val="001B0E81"/>
    <w:rsid w:val="001B0ED3"/>
    <w:rsid w:val="001B168C"/>
    <w:rsid w:val="001B25D7"/>
    <w:rsid w:val="001B2C0B"/>
    <w:rsid w:val="001B2D93"/>
    <w:rsid w:val="001B2E21"/>
    <w:rsid w:val="001B2F6C"/>
    <w:rsid w:val="001B3352"/>
    <w:rsid w:val="001B33BA"/>
    <w:rsid w:val="001B33D9"/>
    <w:rsid w:val="001B36ED"/>
    <w:rsid w:val="001B3A95"/>
    <w:rsid w:val="001B3B79"/>
    <w:rsid w:val="001B4679"/>
    <w:rsid w:val="001B58AF"/>
    <w:rsid w:val="001B5AD0"/>
    <w:rsid w:val="001B5D7F"/>
    <w:rsid w:val="001B6E1B"/>
    <w:rsid w:val="001B6F4F"/>
    <w:rsid w:val="001B7651"/>
    <w:rsid w:val="001B76B8"/>
    <w:rsid w:val="001B7C4A"/>
    <w:rsid w:val="001C0553"/>
    <w:rsid w:val="001C06AC"/>
    <w:rsid w:val="001C07F6"/>
    <w:rsid w:val="001C0F15"/>
    <w:rsid w:val="001C1041"/>
    <w:rsid w:val="001C15EC"/>
    <w:rsid w:val="001C193E"/>
    <w:rsid w:val="001C2671"/>
    <w:rsid w:val="001C2902"/>
    <w:rsid w:val="001C385E"/>
    <w:rsid w:val="001C38B8"/>
    <w:rsid w:val="001C3A52"/>
    <w:rsid w:val="001C3BD6"/>
    <w:rsid w:val="001C4049"/>
    <w:rsid w:val="001C4574"/>
    <w:rsid w:val="001C458D"/>
    <w:rsid w:val="001C45B4"/>
    <w:rsid w:val="001C471D"/>
    <w:rsid w:val="001C5184"/>
    <w:rsid w:val="001C52E7"/>
    <w:rsid w:val="001C6BBD"/>
    <w:rsid w:val="001C72A6"/>
    <w:rsid w:val="001C79A0"/>
    <w:rsid w:val="001D0418"/>
    <w:rsid w:val="001D04AB"/>
    <w:rsid w:val="001D1172"/>
    <w:rsid w:val="001D20A2"/>
    <w:rsid w:val="001D24F3"/>
    <w:rsid w:val="001D2D72"/>
    <w:rsid w:val="001D2F2C"/>
    <w:rsid w:val="001D3540"/>
    <w:rsid w:val="001D4FEA"/>
    <w:rsid w:val="001D5157"/>
    <w:rsid w:val="001D51BB"/>
    <w:rsid w:val="001D5611"/>
    <w:rsid w:val="001D5844"/>
    <w:rsid w:val="001D6353"/>
    <w:rsid w:val="001D64C3"/>
    <w:rsid w:val="001D6783"/>
    <w:rsid w:val="001D6983"/>
    <w:rsid w:val="001D6B4E"/>
    <w:rsid w:val="001D7A3F"/>
    <w:rsid w:val="001E109C"/>
    <w:rsid w:val="001E120D"/>
    <w:rsid w:val="001E121C"/>
    <w:rsid w:val="001E133D"/>
    <w:rsid w:val="001E1C1A"/>
    <w:rsid w:val="001E1E20"/>
    <w:rsid w:val="001E3AA1"/>
    <w:rsid w:val="001E3CFF"/>
    <w:rsid w:val="001E424B"/>
    <w:rsid w:val="001E4AB3"/>
    <w:rsid w:val="001E4E26"/>
    <w:rsid w:val="001E6379"/>
    <w:rsid w:val="001E640A"/>
    <w:rsid w:val="001E65FE"/>
    <w:rsid w:val="001E66B5"/>
    <w:rsid w:val="001E7D0D"/>
    <w:rsid w:val="001F0ABE"/>
    <w:rsid w:val="001F133A"/>
    <w:rsid w:val="001F1600"/>
    <w:rsid w:val="001F1C66"/>
    <w:rsid w:val="001F1F31"/>
    <w:rsid w:val="001F204D"/>
    <w:rsid w:val="001F2811"/>
    <w:rsid w:val="001F346A"/>
    <w:rsid w:val="001F34DC"/>
    <w:rsid w:val="001F357E"/>
    <w:rsid w:val="001F43BF"/>
    <w:rsid w:val="001F4AA0"/>
    <w:rsid w:val="001F501C"/>
    <w:rsid w:val="001F503B"/>
    <w:rsid w:val="001F5E11"/>
    <w:rsid w:val="001F6D59"/>
    <w:rsid w:val="001F7370"/>
    <w:rsid w:val="001F77C0"/>
    <w:rsid w:val="001F7ED2"/>
    <w:rsid w:val="002003EF"/>
    <w:rsid w:val="00202BFC"/>
    <w:rsid w:val="00202D76"/>
    <w:rsid w:val="00202FF4"/>
    <w:rsid w:val="00203128"/>
    <w:rsid w:val="00204A64"/>
    <w:rsid w:val="0020534C"/>
    <w:rsid w:val="002053D4"/>
    <w:rsid w:val="00206233"/>
    <w:rsid w:val="00206B23"/>
    <w:rsid w:val="002070D0"/>
    <w:rsid w:val="00207F69"/>
    <w:rsid w:val="0021103F"/>
    <w:rsid w:val="002115DF"/>
    <w:rsid w:val="002130D5"/>
    <w:rsid w:val="002134F5"/>
    <w:rsid w:val="00213D4A"/>
    <w:rsid w:val="002142A9"/>
    <w:rsid w:val="002147C0"/>
    <w:rsid w:val="00214FB8"/>
    <w:rsid w:val="00215B4E"/>
    <w:rsid w:val="002162E7"/>
    <w:rsid w:val="0021709C"/>
    <w:rsid w:val="002175BF"/>
    <w:rsid w:val="00217F51"/>
    <w:rsid w:val="002206A3"/>
    <w:rsid w:val="0022127E"/>
    <w:rsid w:val="002215D4"/>
    <w:rsid w:val="0022164F"/>
    <w:rsid w:val="00221885"/>
    <w:rsid w:val="00222966"/>
    <w:rsid w:val="0022598C"/>
    <w:rsid w:val="00225D03"/>
    <w:rsid w:val="00226151"/>
    <w:rsid w:val="0022706E"/>
    <w:rsid w:val="002303F1"/>
    <w:rsid w:val="00230485"/>
    <w:rsid w:val="002304B3"/>
    <w:rsid w:val="00230ACB"/>
    <w:rsid w:val="00231C40"/>
    <w:rsid w:val="00231DC8"/>
    <w:rsid w:val="002326E3"/>
    <w:rsid w:val="0023350D"/>
    <w:rsid w:val="00233CF0"/>
    <w:rsid w:val="00233D51"/>
    <w:rsid w:val="00233DCE"/>
    <w:rsid w:val="00236602"/>
    <w:rsid w:val="002379DD"/>
    <w:rsid w:val="00240CE0"/>
    <w:rsid w:val="00240E63"/>
    <w:rsid w:val="00241415"/>
    <w:rsid w:val="00241B9F"/>
    <w:rsid w:val="00242B8A"/>
    <w:rsid w:val="002432CD"/>
    <w:rsid w:val="00243496"/>
    <w:rsid w:val="00244A4A"/>
    <w:rsid w:val="00244C3D"/>
    <w:rsid w:val="00244E1E"/>
    <w:rsid w:val="00244EEF"/>
    <w:rsid w:val="00246B9F"/>
    <w:rsid w:val="00246E79"/>
    <w:rsid w:val="0025041D"/>
    <w:rsid w:val="002506CE"/>
    <w:rsid w:val="002506DD"/>
    <w:rsid w:val="00250D88"/>
    <w:rsid w:val="0025211A"/>
    <w:rsid w:val="002521E9"/>
    <w:rsid w:val="002529E0"/>
    <w:rsid w:val="0025342A"/>
    <w:rsid w:val="0025431C"/>
    <w:rsid w:val="00254C38"/>
    <w:rsid w:val="0025531B"/>
    <w:rsid w:val="00255808"/>
    <w:rsid w:val="00256733"/>
    <w:rsid w:val="0025785A"/>
    <w:rsid w:val="002611B1"/>
    <w:rsid w:val="002611C9"/>
    <w:rsid w:val="0026137A"/>
    <w:rsid w:val="00261C9F"/>
    <w:rsid w:val="00261EC4"/>
    <w:rsid w:val="002621D9"/>
    <w:rsid w:val="00262C78"/>
    <w:rsid w:val="00263A8D"/>
    <w:rsid w:val="0026402A"/>
    <w:rsid w:val="00264F1C"/>
    <w:rsid w:val="00266A4E"/>
    <w:rsid w:val="00267123"/>
    <w:rsid w:val="00267990"/>
    <w:rsid w:val="00267DC0"/>
    <w:rsid w:val="0027031B"/>
    <w:rsid w:val="00270543"/>
    <w:rsid w:val="0027054E"/>
    <w:rsid w:val="00270689"/>
    <w:rsid w:val="0027078A"/>
    <w:rsid w:val="00270CF7"/>
    <w:rsid w:val="002716CB"/>
    <w:rsid w:val="00271849"/>
    <w:rsid w:val="00272A00"/>
    <w:rsid w:val="00272AE3"/>
    <w:rsid w:val="00273A8C"/>
    <w:rsid w:val="00273C68"/>
    <w:rsid w:val="00273FF5"/>
    <w:rsid w:val="002747AD"/>
    <w:rsid w:val="00274963"/>
    <w:rsid w:val="00274C4A"/>
    <w:rsid w:val="0027509D"/>
    <w:rsid w:val="002754A6"/>
    <w:rsid w:val="002758EE"/>
    <w:rsid w:val="00276392"/>
    <w:rsid w:val="00277717"/>
    <w:rsid w:val="00277E86"/>
    <w:rsid w:val="00277F8C"/>
    <w:rsid w:val="0028054E"/>
    <w:rsid w:val="002807A6"/>
    <w:rsid w:val="00280B5C"/>
    <w:rsid w:val="00281536"/>
    <w:rsid w:val="0028169A"/>
    <w:rsid w:val="00282704"/>
    <w:rsid w:val="00284C14"/>
    <w:rsid w:val="00284C79"/>
    <w:rsid w:val="00284C97"/>
    <w:rsid w:val="00286E25"/>
    <w:rsid w:val="0029132A"/>
    <w:rsid w:val="00291639"/>
    <w:rsid w:val="002916D2"/>
    <w:rsid w:val="00291D8E"/>
    <w:rsid w:val="00292B3A"/>
    <w:rsid w:val="00292BD9"/>
    <w:rsid w:val="00292EA0"/>
    <w:rsid w:val="00294057"/>
    <w:rsid w:val="00294077"/>
    <w:rsid w:val="00294A0F"/>
    <w:rsid w:val="00294AA8"/>
    <w:rsid w:val="00294B72"/>
    <w:rsid w:val="002953F8"/>
    <w:rsid w:val="00295657"/>
    <w:rsid w:val="002958DE"/>
    <w:rsid w:val="00295972"/>
    <w:rsid w:val="00296549"/>
    <w:rsid w:val="002969F5"/>
    <w:rsid w:val="002971BC"/>
    <w:rsid w:val="00297A33"/>
    <w:rsid w:val="002A0AC6"/>
    <w:rsid w:val="002A13B0"/>
    <w:rsid w:val="002A2A46"/>
    <w:rsid w:val="002A33FD"/>
    <w:rsid w:val="002A4429"/>
    <w:rsid w:val="002A5351"/>
    <w:rsid w:val="002A5E8B"/>
    <w:rsid w:val="002A649D"/>
    <w:rsid w:val="002A699B"/>
    <w:rsid w:val="002A710E"/>
    <w:rsid w:val="002A7A2A"/>
    <w:rsid w:val="002A7CB2"/>
    <w:rsid w:val="002B0CDC"/>
    <w:rsid w:val="002B0E03"/>
    <w:rsid w:val="002B0FC8"/>
    <w:rsid w:val="002B1C20"/>
    <w:rsid w:val="002B2278"/>
    <w:rsid w:val="002B2357"/>
    <w:rsid w:val="002B2883"/>
    <w:rsid w:val="002B2ACA"/>
    <w:rsid w:val="002B2BC8"/>
    <w:rsid w:val="002B3322"/>
    <w:rsid w:val="002B378A"/>
    <w:rsid w:val="002B3FEE"/>
    <w:rsid w:val="002B4762"/>
    <w:rsid w:val="002B542B"/>
    <w:rsid w:val="002B5669"/>
    <w:rsid w:val="002B57BA"/>
    <w:rsid w:val="002B5BBD"/>
    <w:rsid w:val="002B5EAC"/>
    <w:rsid w:val="002B6052"/>
    <w:rsid w:val="002B61E6"/>
    <w:rsid w:val="002B68A4"/>
    <w:rsid w:val="002B6F14"/>
    <w:rsid w:val="002B70CC"/>
    <w:rsid w:val="002B7E98"/>
    <w:rsid w:val="002C0BF1"/>
    <w:rsid w:val="002C174A"/>
    <w:rsid w:val="002C1B4B"/>
    <w:rsid w:val="002C2124"/>
    <w:rsid w:val="002C3033"/>
    <w:rsid w:val="002C30FE"/>
    <w:rsid w:val="002C3345"/>
    <w:rsid w:val="002C3454"/>
    <w:rsid w:val="002C35C4"/>
    <w:rsid w:val="002C40D4"/>
    <w:rsid w:val="002C49DE"/>
    <w:rsid w:val="002C4FE2"/>
    <w:rsid w:val="002C50C1"/>
    <w:rsid w:val="002C53A5"/>
    <w:rsid w:val="002C58D8"/>
    <w:rsid w:val="002C6844"/>
    <w:rsid w:val="002C6D40"/>
    <w:rsid w:val="002C71DF"/>
    <w:rsid w:val="002C75BA"/>
    <w:rsid w:val="002C7B39"/>
    <w:rsid w:val="002D0A2F"/>
    <w:rsid w:val="002D0BE8"/>
    <w:rsid w:val="002D0EEC"/>
    <w:rsid w:val="002D1811"/>
    <w:rsid w:val="002D191F"/>
    <w:rsid w:val="002D2F2F"/>
    <w:rsid w:val="002D3099"/>
    <w:rsid w:val="002D45FF"/>
    <w:rsid w:val="002D4FFD"/>
    <w:rsid w:val="002D506C"/>
    <w:rsid w:val="002D6B92"/>
    <w:rsid w:val="002D7E1C"/>
    <w:rsid w:val="002E12B0"/>
    <w:rsid w:val="002E179E"/>
    <w:rsid w:val="002E1CAC"/>
    <w:rsid w:val="002E35CF"/>
    <w:rsid w:val="002E3EF2"/>
    <w:rsid w:val="002E4081"/>
    <w:rsid w:val="002E4111"/>
    <w:rsid w:val="002E49E2"/>
    <w:rsid w:val="002E70C1"/>
    <w:rsid w:val="002E731E"/>
    <w:rsid w:val="002E7691"/>
    <w:rsid w:val="002E7E91"/>
    <w:rsid w:val="002F011B"/>
    <w:rsid w:val="002F0A37"/>
    <w:rsid w:val="002F19B7"/>
    <w:rsid w:val="002F2243"/>
    <w:rsid w:val="002F2A36"/>
    <w:rsid w:val="002F2A4C"/>
    <w:rsid w:val="002F497A"/>
    <w:rsid w:val="002F4ADB"/>
    <w:rsid w:val="002F5702"/>
    <w:rsid w:val="002F695E"/>
    <w:rsid w:val="002F6B40"/>
    <w:rsid w:val="002F7550"/>
    <w:rsid w:val="002F7E01"/>
    <w:rsid w:val="00300F4B"/>
    <w:rsid w:val="00301018"/>
    <w:rsid w:val="003010AA"/>
    <w:rsid w:val="00301A3F"/>
    <w:rsid w:val="00301CF6"/>
    <w:rsid w:val="00303261"/>
    <w:rsid w:val="00303999"/>
    <w:rsid w:val="00304629"/>
    <w:rsid w:val="003049DD"/>
    <w:rsid w:val="0030536A"/>
    <w:rsid w:val="003058FD"/>
    <w:rsid w:val="00305A23"/>
    <w:rsid w:val="00305C7C"/>
    <w:rsid w:val="00305F58"/>
    <w:rsid w:val="00306D1E"/>
    <w:rsid w:val="00307D3F"/>
    <w:rsid w:val="003102F4"/>
    <w:rsid w:val="00310A25"/>
    <w:rsid w:val="00311B77"/>
    <w:rsid w:val="00311D74"/>
    <w:rsid w:val="0031260B"/>
    <w:rsid w:val="00313748"/>
    <w:rsid w:val="003139B6"/>
    <w:rsid w:val="00313BC3"/>
    <w:rsid w:val="00313D98"/>
    <w:rsid w:val="003142F5"/>
    <w:rsid w:val="00314E0B"/>
    <w:rsid w:val="0031606F"/>
    <w:rsid w:val="0031687B"/>
    <w:rsid w:val="0031702B"/>
    <w:rsid w:val="0031722C"/>
    <w:rsid w:val="00317F03"/>
    <w:rsid w:val="00320BE5"/>
    <w:rsid w:val="003213EC"/>
    <w:rsid w:val="0032198A"/>
    <w:rsid w:val="00321F21"/>
    <w:rsid w:val="0032258D"/>
    <w:rsid w:val="00322C9D"/>
    <w:rsid w:val="0032352A"/>
    <w:rsid w:val="00325198"/>
    <w:rsid w:val="0032564A"/>
    <w:rsid w:val="00327446"/>
    <w:rsid w:val="00327F03"/>
    <w:rsid w:val="003308AB"/>
    <w:rsid w:val="003328A1"/>
    <w:rsid w:val="00332F83"/>
    <w:rsid w:val="0033357C"/>
    <w:rsid w:val="0033397E"/>
    <w:rsid w:val="003349FC"/>
    <w:rsid w:val="00335435"/>
    <w:rsid w:val="00335868"/>
    <w:rsid w:val="00335D4A"/>
    <w:rsid w:val="00335D66"/>
    <w:rsid w:val="00337388"/>
    <w:rsid w:val="00337C37"/>
    <w:rsid w:val="00337CAB"/>
    <w:rsid w:val="00337D84"/>
    <w:rsid w:val="00337FFA"/>
    <w:rsid w:val="00341E15"/>
    <w:rsid w:val="003426AF"/>
    <w:rsid w:val="003433E5"/>
    <w:rsid w:val="003437E5"/>
    <w:rsid w:val="003443B8"/>
    <w:rsid w:val="00344585"/>
    <w:rsid w:val="00344D0B"/>
    <w:rsid w:val="003450CB"/>
    <w:rsid w:val="00345628"/>
    <w:rsid w:val="00345784"/>
    <w:rsid w:val="00345C20"/>
    <w:rsid w:val="003472CD"/>
    <w:rsid w:val="00347392"/>
    <w:rsid w:val="00347B9A"/>
    <w:rsid w:val="00347F19"/>
    <w:rsid w:val="003504CD"/>
    <w:rsid w:val="00351408"/>
    <w:rsid w:val="0035167D"/>
    <w:rsid w:val="0035177F"/>
    <w:rsid w:val="00351F5F"/>
    <w:rsid w:val="00352116"/>
    <w:rsid w:val="00353268"/>
    <w:rsid w:val="00353457"/>
    <w:rsid w:val="003534E6"/>
    <w:rsid w:val="003537B9"/>
    <w:rsid w:val="00353841"/>
    <w:rsid w:val="003538A1"/>
    <w:rsid w:val="003541C7"/>
    <w:rsid w:val="00354296"/>
    <w:rsid w:val="00354C46"/>
    <w:rsid w:val="003556EF"/>
    <w:rsid w:val="00355E7E"/>
    <w:rsid w:val="00356B0C"/>
    <w:rsid w:val="003570B0"/>
    <w:rsid w:val="00357616"/>
    <w:rsid w:val="00357D97"/>
    <w:rsid w:val="0036016F"/>
    <w:rsid w:val="00360B6A"/>
    <w:rsid w:val="00360C15"/>
    <w:rsid w:val="00360CF6"/>
    <w:rsid w:val="00361377"/>
    <w:rsid w:val="00361F34"/>
    <w:rsid w:val="00362612"/>
    <w:rsid w:val="00362B7D"/>
    <w:rsid w:val="0036334B"/>
    <w:rsid w:val="00363552"/>
    <w:rsid w:val="00363732"/>
    <w:rsid w:val="00363F74"/>
    <w:rsid w:val="00365B58"/>
    <w:rsid w:val="00366447"/>
    <w:rsid w:val="00366FDC"/>
    <w:rsid w:val="00367D54"/>
    <w:rsid w:val="00370005"/>
    <w:rsid w:val="003700A2"/>
    <w:rsid w:val="00370CAD"/>
    <w:rsid w:val="003715F8"/>
    <w:rsid w:val="0037251B"/>
    <w:rsid w:val="00372BFE"/>
    <w:rsid w:val="00373A28"/>
    <w:rsid w:val="00373EAD"/>
    <w:rsid w:val="00374081"/>
    <w:rsid w:val="003741AA"/>
    <w:rsid w:val="003743A4"/>
    <w:rsid w:val="0037472B"/>
    <w:rsid w:val="00374757"/>
    <w:rsid w:val="00374849"/>
    <w:rsid w:val="00375B10"/>
    <w:rsid w:val="003766C8"/>
    <w:rsid w:val="00377431"/>
    <w:rsid w:val="00377816"/>
    <w:rsid w:val="003808FE"/>
    <w:rsid w:val="00380BCD"/>
    <w:rsid w:val="003817D4"/>
    <w:rsid w:val="00381EBA"/>
    <w:rsid w:val="0038205F"/>
    <w:rsid w:val="003834CB"/>
    <w:rsid w:val="00383B21"/>
    <w:rsid w:val="00383ED8"/>
    <w:rsid w:val="00384E12"/>
    <w:rsid w:val="00384FDE"/>
    <w:rsid w:val="003866A6"/>
    <w:rsid w:val="003868A6"/>
    <w:rsid w:val="00386F05"/>
    <w:rsid w:val="00387D0A"/>
    <w:rsid w:val="003900EC"/>
    <w:rsid w:val="0039011D"/>
    <w:rsid w:val="00390220"/>
    <w:rsid w:val="00390404"/>
    <w:rsid w:val="003907FF"/>
    <w:rsid w:val="00391101"/>
    <w:rsid w:val="00391153"/>
    <w:rsid w:val="00391649"/>
    <w:rsid w:val="00391F6D"/>
    <w:rsid w:val="003922E2"/>
    <w:rsid w:val="00392DD4"/>
    <w:rsid w:val="00393242"/>
    <w:rsid w:val="00393BEE"/>
    <w:rsid w:val="00393DA5"/>
    <w:rsid w:val="00394908"/>
    <w:rsid w:val="00394AAD"/>
    <w:rsid w:val="0039516C"/>
    <w:rsid w:val="00396EA7"/>
    <w:rsid w:val="00397AF7"/>
    <w:rsid w:val="003A0556"/>
    <w:rsid w:val="003A0E31"/>
    <w:rsid w:val="003A12DD"/>
    <w:rsid w:val="003A1E15"/>
    <w:rsid w:val="003A29CA"/>
    <w:rsid w:val="003A2CA8"/>
    <w:rsid w:val="003A30F9"/>
    <w:rsid w:val="003A3144"/>
    <w:rsid w:val="003A3282"/>
    <w:rsid w:val="003A3368"/>
    <w:rsid w:val="003A38FA"/>
    <w:rsid w:val="003A3A8A"/>
    <w:rsid w:val="003A41A1"/>
    <w:rsid w:val="003A51FF"/>
    <w:rsid w:val="003A5640"/>
    <w:rsid w:val="003A5CD2"/>
    <w:rsid w:val="003A5EA1"/>
    <w:rsid w:val="003A6073"/>
    <w:rsid w:val="003A6B42"/>
    <w:rsid w:val="003A6BF2"/>
    <w:rsid w:val="003A6E7E"/>
    <w:rsid w:val="003B0379"/>
    <w:rsid w:val="003B1E2F"/>
    <w:rsid w:val="003B350C"/>
    <w:rsid w:val="003B367A"/>
    <w:rsid w:val="003B5511"/>
    <w:rsid w:val="003B5BE5"/>
    <w:rsid w:val="003B5ED3"/>
    <w:rsid w:val="003B604E"/>
    <w:rsid w:val="003B61B1"/>
    <w:rsid w:val="003B6369"/>
    <w:rsid w:val="003B6D1A"/>
    <w:rsid w:val="003B7053"/>
    <w:rsid w:val="003B7AD6"/>
    <w:rsid w:val="003B7B84"/>
    <w:rsid w:val="003C023E"/>
    <w:rsid w:val="003C0461"/>
    <w:rsid w:val="003C07CD"/>
    <w:rsid w:val="003C085D"/>
    <w:rsid w:val="003C140D"/>
    <w:rsid w:val="003C1F8F"/>
    <w:rsid w:val="003C328A"/>
    <w:rsid w:val="003C32BF"/>
    <w:rsid w:val="003C3635"/>
    <w:rsid w:val="003C4859"/>
    <w:rsid w:val="003C614E"/>
    <w:rsid w:val="003C68D4"/>
    <w:rsid w:val="003C6DEA"/>
    <w:rsid w:val="003C70B3"/>
    <w:rsid w:val="003C7364"/>
    <w:rsid w:val="003C7E21"/>
    <w:rsid w:val="003D0334"/>
    <w:rsid w:val="003D086F"/>
    <w:rsid w:val="003D0EA9"/>
    <w:rsid w:val="003D123A"/>
    <w:rsid w:val="003D1CEC"/>
    <w:rsid w:val="003D25BE"/>
    <w:rsid w:val="003D2D6D"/>
    <w:rsid w:val="003D30E6"/>
    <w:rsid w:val="003D365E"/>
    <w:rsid w:val="003D37BE"/>
    <w:rsid w:val="003D37D5"/>
    <w:rsid w:val="003D3A3F"/>
    <w:rsid w:val="003D3D3A"/>
    <w:rsid w:val="003D467D"/>
    <w:rsid w:val="003D468E"/>
    <w:rsid w:val="003D49A7"/>
    <w:rsid w:val="003D4FE2"/>
    <w:rsid w:val="003D514D"/>
    <w:rsid w:val="003D53D7"/>
    <w:rsid w:val="003D5CDF"/>
    <w:rsid w:val="003D6375"/>
    <w:rsid w:val="003D6A53"/>
    <w:rsid w:val="003D6DEC"/>
    <w:rsid w:val="003D710A"/>
    <w:rsid w:val="003D76C3"/>
    <w:rsid w:val="003D7ABE"/>
    <w:rsid w:val="003D7D46"/>
    <w:rsid w:val="003E019C"/>
    <w:rsid w:val="003E125A"/>
    <w:rsid w:val="003E1B3B"/>
    <w:rsid w:val="003E1B98"/>
    <w:rsid w:val="003E264D"/>
    <w:rsid w:val="003E274B"/>
    <w:rsid w:val="003E2DAF"/>
    <w:rsid w:val="003E3F19"/>
    <w:rsid w:val="003E44B3"/>
    <w:rsid w:val="003E44E9"/>
    <w:rsid w:val="003E4904"/>
    <w:rsid w:val="003E6E45"/>
    <w:rsid w:val="003E7CF6"/>
    <w:rsid w:val="003F03B3"/>
    <w:rsid w:val="003F23CB"/>
    <w:rsid w:val="003F2494"/>
    <w:rsid w:val="003F269C"/>
    <w:rsid w:val="003F306D"/>
    <w:rsid w:val="003F42F5"/>
    <w:rsid w:val="003F4F55"/>
    <w:rsid w:val="003F511E"/>
    <w:rsid w:val="003F599E"/>
    <w:rsid w:val="003F5F3E"/>
    <w:rsid w:val="003F76C1"/>
    <w:rsid w:val="003F7967"/>
    <w:rsid w:val="003F7C2D"/>
    <w:rsid w:val="003F7F24"/>
    <w:rsid w:val="00400495"/>
    <w:rsid w:val="00400B20"/>
    <w:rsid w:val="00400BD0"/>
    <w:rsid w:val="00400D75"/>
    <w:rsid w:val="0040123F"/>
    <w:rsid w:val="00402015"/>
    <w:rsid w:val="0040277E"/>
    <w:rsid w:val="004027F2"/>
    <w:rsid w:val="00403D7D"/>
    <w:rsid w:val="0040408F"/>
    <w:rsid w:val="00404269"/>
    <w:rsid w:val="004042C8"/>
    <w:rsid w:val="00404B92"/>
    <w:rsid w:val="00404F9A"/>
    <w:rsid w:val="00406258"/>
    <w:rsid w:val="00406AFA"/>
    <w:rsid w:val="0041000C"/>
    <w:rsid w:val="00410D97"/>
    <w:rsid w:val="00410F43"/>
    <w:rsid w:val="0041130F"/>
    <w:rsid w:val="00411AC0"/>
    <w:rsid w:val="004125F0"/>
    <w:rsid w:val="004127A3"/>
    <w:rsid w:val="004127C1"/>
    <w:rsid w:val="004128B9"/>
    <w:rsid w:val="00412AFF"/>
    <w:rsid w:val="0041320A"/>
    <w:rsid w:val="00413450"/>
    <w:rsid w:val="00413C8D"/>
    <w:rsid w:val="00413F67"/>
    <w:rsid w:val="00414123"/>
    <w:rsid w:val="00414821"/>
    <w:rsid w:val="00415099"/>
    <w:rsid w:val="00415347"/>
    <w:rsid w:val="0041578C"/>
    <w:rsid w:val="00415B0E"/>
    <w:rsid w:val="00415D28"/>
    <w:rsid w:val="00416070"/>
    <w:rsid w:val="00416273"/>
    <w:rsid w:val="00416990"/>
    <w:rsid w:val="00416FC9"/>
    <w:rsid w:val="0041701B"/>
    <w:rsid w:val="00417544"/>
    <w:rsid w:val="00417A43"/>
    <w:rsid w:val="00417B00"/>
    <w:rsid w:val="00420389"/>
    <w:rsid w:val="00420413"/>
    <w:rsid w:val="0042127F"/>
    <w:rsid w:val="00421808"/>
    <w:rsid w:val="00421A25"/>
    <w:rsid w:val="00421EA3"/>
    <w:rsid w:val="00422639"/>
    <w:rsid w:val="00422AF4"/>
    <w:rsid w:val="00422D2A"/>
    <w:rsid w:val="00423396"/>
    <w:rsid w:val="00423399"/>
    <w:rsid w:val="004236D7"/>
    <w:rsid w:val="004239B6"/>
    <w:rsid w:val="00423BE2"/>
    <w:rsid w:val="00423FA6"/>
    <w:rsid w:val="00424421"/>
    <w:rsid w:val="004244B2"/>
    <w:rsid w:val="0042491E"/>
    <w:rsid w:val="00424B25"/>
    <w:rsid w:val="00424BAA"/>
    <w:rsid w:val="0042595B"/>
    <w:rsid w:val="00425CB6"/>
    <w:rsid w:val="00425E8C"/>
    <w:rsid w:val="00425F5A"/>
    <w:rsid w:val="00427649"/>
    <w:rsid w:val="0042782A"/>
    <w:rsid w:val="00427B8B"/>
    <w:rsid w:val="00430F14"/>
    <w:rsid w:val="0043187D"/>
    <w:rsid w:val="00432463"/>
    <w:rsid w:val="0043246F"/>
    <w:rsid w:val="00432657"/>
    <w:rsid w:val="00432D88"/>
    <w:rsid w:val="00433512"/>
    <w:rsid w:val="0043356E"/>
    <w:rsid w:val="004336CC"/>
    <w:rsid w:val="00434885"/>
    <w:rsid w:val="00434F63"/>
    <w:rsid w:val="00435158"/>
    <w:rsid w:val="0043574A"/>
    <w:rsid w:val="00435976"/>
    <w:rsid w:val="004366FC"/>
    <w:rsid w:val="00436780"/>
    <w:rsid w:val="00436ECE"/>
    <w:rsid w:val="004400FC"/>
    <w:rsid w:val="00440104"/>
    <w:rsid w:val="00440271"/>
    <w:rsid w:val="00440CE1"/>
    <w:rsid w:val="00440E74"/>
    <w:rsid w:val="004411CD"/>
    <w:rsid w:val="004429BC"/>
    <w:rsid w:val="00442F6E"/>
    <w:rsid w:val="004431D4"/>
    <w:rsid w:val="00443322"/>
    <w:rsid w:val="00444EA9"/>
    <w:rsid w:val="00446619"/>
    <w:rsid w:val="004467C6"/>
    <w:rsid w:val="00450DA6"/>
    <w:rsid w:val="00451774"/>
    <w:rsid w:val="00451CED"/>
    <w:rsid w:val="00451FF6"/>
    <w:rsid w:val="0045266F"/>
    <w:rsid w:val="00452C37"/>
    <w:rsid w:val="00452C78"/>
    <w:rsid w:val="00452DDF"/>
    <w:rsid w:val="00453CED"/>
    <w:rsid w:val="00454F0A"/>
    <w:rsid w:val="004559E3"/>
    <w:rsid w:val="00455AA1"/>
    <w:rsid w:val="00455ACC"/>
    <w:rsid w:val="004566D2"/>
    <w:rsid w:val="00456A89"/>
    <w:rsid w:val="00456CF3"/>
    <w:rsid w:val="00457AA4"/>
    <w:rsid w:val="00457FA9"/>
    <w:rsid w:val="00460385"/>
    <w:rsid w:val="004604AA"/>
    <w:rsid w:val="00460CF3"/>
    <w:rsid w:val="0046279A"/>
    <w:rsid w:val="00462D44"/>
    <w:rsid w:val="00462D65"/>
    <w:rsid w:val="00462EAD"/>
    <w:rsid w:val="00463F4C"/>
    <w:rsid w:val="00464A85"/>
    <w:rsid w:val="00464BF1"/>
    <w:rsid w:val="004652DD"/>
    <w:rsid w:val="004653D0"/>
    <w:rsid w:val="00465C80"/>
    <w:rsid w:val="00466295"/>
    <w:rsid w:val="00466A93"/>
    <w:rsid w:val="00467288"/>
    <w:rsid w:val="004706D7"/>
    <w:rsid w:val="00471331"/>
    <w:rsid w:val="00471D2E"/>
    <w:rsid w:val="00472C10"/>
    <w:rsid w:val="00473198"/>
    <w:rsid w:val="00474399"/>
    <w:rsid w:val="00474BD3"/>
    <w:rsid w:val="00474E5D"/>
    <w:rsid w:val="00474F81"/>
    <w:rsid w:val="00475638"/>
    <w:rsid w:val="00475B10"/>
    <w:rsid w:val="00475D5E"/>
    <w:rsid w:val="00475E75"/>
    <w:rsid w:val="00475ED5"/>
    <w:rsid w:val="0047626C"/>
    <w:rsid w:val="00476AA9"/>
    <w:rsid w:val="00476C41"/>
    <w:rsid w:val="00477D94"/>
    <w:rsid w:val="00480BA6"/>
    <w:rsid w:val="0048142F"/>
    <w:rsid w:val="00481BF5"/>
    <w:rsid w:val="0048303F"/>
    <w:rsid w:val="0048362B"/>
    <w:rsid w:val="0048385F"/>
    <w:rsid w:val="00484BC0"/>
    <w:rsid w:val="004854CC"/>
    <w:rsid w:val="004856FF"/>
    <w:rsid w:val="00486317"/>
    <w:rsid w:val="004864A2"/>
    <w:rsid w:val="004878BC"/>
    <w:rsid w:val="004879FD"/>
    <w:rsid w:val="00487AE3"/>
    <w:rsid w:val="00487E23"/>
    <w:rsid w:val="00487FB1"/>
    <w:rsid w:val="004900DE"/>
    <w:rsid w:val="004905B5"/>
    <w:rsid w:val="00491AED"/>
    <w:rsid w:val="00492932"/>
    <w:rsid w:val="00492CED"/>
    <w:rsid w:val="004935ED"/>
    <w:rsid w:val="00493802"/>
    <w:rsid w:val="004943A1"/>
    <w:rsid w:val="00494D93"/>
    <w:rsid w:val="004958ED"/>
    <w:rsid w:val="0049599C"/>
    <w:rsid w:val="004959C4"/>
    <w:rsid w:val="00495D71"/>
    <w:rsid w:val="004964A4"/>
    <w:rsid w:val="0049695A"/>
    <w:rsid w:val="00496E5B"/>
    <w:rsid w:val="00497021"/>
    <w:rsid w:val="0049707A"/>
    <w:rsid w:val="00497685"/>
    <w:rsid w:val="00497B9D"/>
    <w:rsid w:val="00497C2B"/>
    <w:rsid w:val="004A023A"/>
    <w:rsid w:val="004A05ED"/>
    <w:rsid w:val="004A11E9"/>
    <w:rsid w:val="004A146C"/>
    <w:rsid w:val="004A2099"/>
    <w:rsid w:val="004A28F4"/>
    <w:rsid w:val="004A2C4E"/>
    <w:rsid w:val="004A2DB0"/>
    <w:rsid w:val="004A3445"/>
    <w:rsid w:val="004A41CB"/>
    <w:rsid w:val="004A41CC"/>
    <w:rsid w:val="004A441A"/>
    <w:rsid w:val="004A4A32"/>
    <w:rsid w:val="004A51A4"/>
    <w:rsid w:val="004A5315"/>
    <w:rsid w:val="004A5758"/>
    <w:rsid w:val="004A7121"/>
    <w:rsid w:val="004A773C"/>
    <w:rsid w:val="004A7B4C"/>
    <w:rsid w:val="004B0D20"/>
    <w:rsid w:val="004B0FED"/>
    <w:rsid w:val="004B103E"/>
    <w:rsid w:val="004B161B"/>
    <w:rsid w:val="004B1668"/>
    <w:rsid w:val="004B1DAE"/>
    <w:rsid w:val="004B201E"/>
    <w:rsid w:val="004B2039"/>
    <w:rsid w:val="004B2F0D"/>
    <w:rsid w:val="004B3489"/>
    <w:rsid w:val="004B3E90"/>
    <w:rsid w:val="004B4024"/>
    <w:rsid w:val="004B4512"/>
    <w:rsid w:val="004B4AF2"/>
    <w:rsid w:val="004B4D3D"/>
    <w:rsid w:val="004B5241"/>
    <w:rsid w:val="004B60FC"/>
    <w:rsid w:val="004B717D"/>
    <w:rsid w:val="004C13FE"/>
    <w:rsid w:val="004C2118"/>
    <w:rsid w:val="004C2197"/>
    <w:rsid w:val="004C2D96"/>
    <w:rsid w:val="004C30AB"/>
    <w:rsid w:val="004C3A6E"/>
    <w:rsid w:val="004C3B4C"/>
    <w:rsid w:val="004C44A3"/>
    <w:rsid w:val="004C61E0"/>
    <w:rsid w:val="004C6E31"/>
    <w:rsid w:val="004C781F"/>
    <w:rsid w:val="004C7CF2"/>
    <w:rsid w:val="004D0A68"/>
    <w:rsid w:val="004D0F68"/>
    <w:rsid w:val="004D13A9"/>
    <w:rsid w:val="004D2162"/>
    <w:rsid w:val="004D2996"/>
    <w:rsid w:val="004D42C9"/>
    <w:rsid w:val="004D4ACA"/>
    <w:rsid w:val="004D53D6"/>
    <w:rsid w:val="004D554D"/>
    <w:rsid w:val="004D5AC9"/>
    <w:rsid w:val="004D6FAF"/>
    <w:rsid w:val="004D7399"/>
    <w:rsid w:val="004E0572"/>
    <w:rsid w:val="004E0AFB"/>
    <w:rsid w:val="004E0B49"/>
    <w:rsid w:val="004E0D7A"/>
    <w:rsid w:val="004E0F8C"/>
    <w:rsid w:val="004E2294"/>
    <w:rsid w:val="004E23AC"/>
    <w:rsid w:val="004E23E6"/>
    <w:rsid w:val="004E2A2B"/>
    <w:rsid w:val="004E36AC"/>
    <w:rsid w:val="004E3C60"/>
    <w:rsid w:val="004E3D58"/>
    <w:rsid w:val="004E46CA"/>
    <w:rsid w:val="004E4AC4"/>
    <w:rsid w:val="004E4C33"/>
    <w:rsid w:val="004E4EF2"/>
    <w:rsid w:val="004E5BAD"/>
    <w:rsid w:val="004E6145"/>
    <w:rsid w:val="004E6467"/>
    <w:rsid w:val="004E658D"/>
    <w:rsid w:val="004E681C"/>
    <w:rsid w:val="004E6C0A"/>
    <w:rsid w:val="004E74AF"/>
    <w:rsid w:val="004E77FA"/>
    <w:rsid w:val="004E7814"/>
    <w:rsid w:val="004E782D"/>
    <w:rsid w:val="004F0715"/>
    <w:rsid w:val="004F14E7"/>
    <w:rsid w:val="004F24AC"/>
    <w:rsid w:val="004F24D9"/>
    <w:rsid w:val="004F25BA"/>
    <w:rsid w:val="004F33C7"/>
    <w:rsid w:val="004F4256"/>
    <w:rsid w:val="004F48A8"/>
    <w:rsid w:val="004F4DD5"/>
    <w:rsid w:val="004F56A8"/>
    <w:rsid w:val="004F5EA0"/>
    <w:rsid w:val="004F604A"/>
    <w:rsid w:val="004F6577"/>
    <w:rsid w:val="004F69C2"/>
    <w:rsid w:val="004F6BBA"/>
    <w:rsid w:val="004F6CC2"/>
    <w:rsid w:val="004F6DE3"/>
    <w:rsid w:val="004F6EA5"/>
    <w:rsid w:val="004F6F89"/>
    <w:rsid w:val="004F706B"/>
    <w:rsid w:val="004F7791"/>
    <w:rsid w:val="004F7DA0"/>
    <w:rsid w:val="00500E71"/>
    <w:rsid w:val="0050194E"/>
    <w:rsid w:val="00501C3F"/>
    <w:rsid w:val="0050225F"/>
    <w:rsid w:val="00502B9D"/>
    <w:rsid w:val="005034E7"/>
    <w:rsid w:val="00503D06"/>
    <w:rsid w:val="00504032"/>
    <w:rsid w:val="005044D3"/>
    <w:rsid w:val="005051B5"/>
    <w:rsid w:val="0050567D"/>
    <w:rsid w:val="00505757"/>
    <w:rsid w:val="00505786"/>
    <w:rsid w:val="00505F44"/>
    <w:rsid w:val="00506C1F"/>
    <w:rsid w:val="00506CA1"/>
    <w:rsid w:val="00506CD7"/>
    <w:rsid w:val="00507101"/>
    <w:rsid w:val="0050723D"/>
    <w:rsid w:val="005076E7"/>
    <w:rsid w:val="00507711"/>
    <w:rsid w:val="00510085"/>
    <w:rsid w:val="00510156"/>
    <w:rsid w:val="00510CB3"/>
    <w:rsid w:val="0051175F"/>
    <w:rsid w:val="005127C5"/>
    <w:rsid w:val="00512B67"/>
    <w:rsid w:val="00512BF6"/>
    <w:rsid w:val="005130CA"/>
    <w:rsid w:val="005136F2"/>
    <w:rsid w:val="005138EE"/>
    <w:rsid w:val="005140C7"/>
    <w:rsid w:val="0051430B"/>
    <w:rsid w:val="00514990"/>
    <w:rsid w:val="00514DD8"/>
    <w:rsid w:val="005157AB"/>
    <w:rsid w:val="00515B9D"/>
    <w:rsid w:val="00515DF2"/>
    <w:rsid w:val="00515E00"/>
    <w:rsid w:val="0051632F"/>
    <w:rsid w:val="0051729E"/>
    <w:rsid w:val="00517C83"/>
    <w:rsid w:val="0052019B"/>
    <w:rsid w:val="005201A1"/>
    <w:rsid w:val="00520E92"/>
    <w:rsid w:val="005215AA"/>
    <w:rsid w:val="00521B97"/>
    <w:rsid w:val="00522520"/>
    <w:rsid w:val="0052316B"/>
    <w:rsid w:val="0052569F"/>
    <w:rsid w:val="00526195"/>
    <w:rsid w:val="005261F4"/>
    <w:rsid w:val="00527257"/>
    <w:rsid w:val="0052737F"/>
    <w:rsid w:val="005276AC"/>
    <w:rsid w:val="0052776B"/>
    <w:rsid w:val="00527E79"/>
    <w:rsid w:val="00530498"/>
    <w:rsid w:val="0053088D"/>
    <w:rsid w:val="0053205E"/>
    <w:rsid w:val="005327B1"/>
    <w:rsid w:val="00533946"/>
    <w:rsid w:val="00533F8E"/>
    <w:rsid w:val="005347BE"/>
    <w:rsid w:val="005356EA"/>
    <w:rsid w:val="005364C9"/>
    <w:rsid w:val="005379B8"/>
    <w:rsid w:val="00537A67"/>
    <w:rsid w:val="00537B14"/>
    <w:rsid w:val="005401EB"/>
    <w:rsid w:val="00540529"/>
    <w:rsid w:val="00540EB7"/>
    <w:rsid w:val="00542D47"/>
    <w:rsid w:val="00542EF2"/>
    <w:rsid w:val="00543A4D"/>
    <w:rsid w:val="00543FDB"/>
    <w:rsid w:val="00544E5A"/>
    <w:rsid w:val="005450B2"/>
    <w:rsid w:val="00546F0A"/>
    <w:rsid w:val="00546F4A"/>
    <w:rsid w:val="005471A5"/>
    <w:rsid w:val="005474D0"/>
    <w:rsid w:val="00547889"/>
    <w:rsid w:val="00550762"/>
    <w:rsid w:val="00550B36"/>
    <w:rsid w:val="005512E2"/>
    <w:rsid w:val="005523D1"/>
    <w:rsid w:val="00552960"/>
    <w:rsid w:val="0055346A"/>
    <w:rsid w:val="00553EA4"/>
    <w:rsid w:val="005540E2"/>
    <w:rsid w:val="00554767"/>
    <w:rsid w:val="00554AF1"/>
    <w:rsid w:val="00555838"/>
    <w:rsid w:val="00557B13"/>
    <w:rsid w:val="005604B7"/>
    <w:rsid w:val="00560C8E"/>
    <w:rsid w:val="005616B0"/>
    <w:rsid w:val="005629FF"/>
    <w:rsid w:val="00562DEA"/>
    <w:rsid w:val="00562F1A"/>
    <w:rsid w:val="0056330C"/>
    <w:rsid w:val="00563C26"/>
    <w:rsid w:val="00563D15"/>
    <w:rsid w:val="00564939"/>
    <w:rsid w:val="00566036"/>
    <w:rsid w:val="00566496"/>
    <w:rsid w:val="005668AD"/>
    <w:rsid w:val="00566B6A"/>
    <w:rsid w:val="005671F9"/>
    <w:rsid w:val="00567F11"/>
    <w:rsid w:val="00570DEC"/>
    <w:rsid w:val="005718E8"/>
    <w:rsid w:val="00571D35"/>
    <w:rsid w:val="00572429"/>
    <w:rsid w:val="00572B3A"/>
    <w:rsid w:val="00573BE6"/>
    <w:rsid w:val="00573C39"/>
    <w:rsid w:val="00573C8F"/>
    <w:rsid w:val="00573DC0"/>
    <w:rsid w:val="005758EA"/>
    <w:rsid w:val="005763A0"/>
    <w:rsid w:val="00576552"/>
    <w:rsid w:val="00576A51"/>
    <w:rsid w:val="00576CAB"/>
    <w:rsid w:val="00576F85"/>
    <w:rsid w:val="0057792C"/>
    <w:rsid w:val="00580D5E"/>
    <w:rsid w:val="00580DD1"/>
    <w:rsid w:val="005812F8"/>
    <w:rsid w:val="005819FA"/>
    <w:rsid w:val="00581E3C"/>
    <w:rsid w:val="00581F90"/>
    <w:rsid w:val="0058221B"/>
    <w:rsid w:val="00583330"/>
    <w:rsid w:val="0058348A"/>
    <w:rsid w:val="00583732"/>
    <w:rsid w:val="005854CA"/>
    <w:rsid w:val="00585506"/>
    <w:rsid w:val="005863AE"/>
    <w:rsid w:val="00586713"/>
    <w:rsid w:val="005870EA"/>
    <w:rsid w:val="0058715D"/>
    <w:rsid w:val="0058751A"/>
    <w:rsid w:val="005875A7"/>
    <w:rsid w:val="00587622"/>
    <w:rsid w:val="0059034C"/>
    <w:rsid w:val="00590C17"/>
    <w:rsid w:val="00591FAF"/>
    <w:rsid w:val="00592C5D"/>
    <w:rsid w:val="0059336B"/>
    <w:rsid w:val="005934A2"/>
    <w:rsid w:val="005939E8"/>
    <w:rsid w:val="0059412F"/>
    <w:rsid w:val="00594B30"/>
    <w:rsid w:val="00595521"/>
    <w:rsid w:val="00595569"/>
    <w:rsid w:val="00595813"/>
    <w:rsid w:val="00596451"/>
    <w:rsid w:val="00596B87"/>
    <w:rsid w:val="00596D6A"/>
    <w:rsid w:val="00597692"/>
    <w:rsid w:val="005A0455"/>
    <w:rsid w:val="005A0603"/>
    <w:rsid w:val="005A122C"/>
    <w:rsid w:val="005A13AB"/>
    <w:rsid w:val="005A1A4A"/>
    <w:rsid w:val="005A2306"/>
    <w:rsid w:val="005A3783"/>
    <w:rsid w:val="005A4107"/>
    <w:rsid w:val="005A467A"/>
    <w:rsid w:val="005A46A0"/>
    <w:rsid w:val="005A584D"/>
    <w:rsid w:val="005A6111"/>
    <w:rsid w:val="005A634A"/>
    <w:rsid w:val="005A664C"/>
    <w:rsid w:val="005A6714"/>
    <w:rsid w:val="005A6732"/>
    <w:rsid w:val="005A6C40"/>
    <w:rsid w:val="005B1951"/>
    <w:rsid w:val="005B1F37"/>
    <w:rsid w:val="005B2814"/>
    <w:rsid w:val="005B347E"/>
    <w:rsid w:val="005B36B9"/>
    <w:rsid w:val="005B37D5"/>
    <w:rsid w:val="005B438B"/>
    <w:rsid w:val="005B4409"/>
    <w:rsid w:val="005B473E"/>
    <w:rsid w:val="005B4D85"/>
    <w:rsid w:val="005B55E7"/>
    <w:rsid w:val="005B5609"/>
    <w:rsid w:val="005B5785"/>
    <w:rsid w:val="005B57C6"/>
    <w:rsid w:val="005B592E"/>
    <w:rsid w:val="005B5EF1"/>
    <w:rsid w:val="005B6D36"/>
    <w:rsid w:val="005B7AE6"/>
    <w:rsid w:val="005B7D30"/>
    <w:rsid w:val="005C06EA"/>
    <w:rsid w:val="005C0B04"/>
    <w:rsid w:val="005C1209"/>
    <w:rsid w:val="005C140E"/>
    <w:rsid w:val="005C14B6"/>
    <w:rsid w:val="005C1B3B"/>
    <w:rsid w:val="005C1B5B"/>
    <w:rsid w:val="005C1C80"/>
    <w:rsid w:val="005C1D56"/>
    <w:rsid w:val="005C233A"/>
    <w:rsid w:val="005C23E9"/>
    <w:rsid w:val="005C25BA"/>
    <w:rsid w:val="005C2694"/>
    <w:rsid w:val="005C2E09"/>
    <w:rsid w:val="005C3D37"/>
    <w:rsid w:val="005C4693"/>
    <w:rsid w:val="005C558C"/>
    <w:rsid w:val="005C5A18"/>
    <w:rsid w:val="005C609F"/>
    <w:rsid w:val="005C6716"/>
    <w:rsid w:val="005C6D04"/>
    <w:rsid w:val="005C6F39"/>
    <w:rsid w:val="005D0285"/>
    <w:rsid w:val="005D1898"/>
    <w:rsid w:val="005D1AE6"/>
    <w:rsid w:val="005D1AFD"/>
    <w:rsid w:val="005D35E5"/>
    <w:rsid w:val="005D3BF8"/>
    <w:rsid w:val="005D3FE4"/>
    <w:rsid w:val="005D3FF5"/>
    <w:rsid w:val="005D4110"/>
    <w:rsid w:val="005D4D41"/>
    <w:rsid w:val="005D553C"/>
    <w:rsid w:val="005D557B"/>
    <w:rsid w:val="005D5AFB"/>
    <w:rsid w:val="005D5F95"/>
    <w:rsid w:val="005D6347"/>
    <w:rsid w:val="005D7B4D"/>
    <w:rsid w:val="005D7B7E"/>
    <w:rsid w:val="005E05F0"/>
    <w:rsid w:val="005E0665"/>
    <w:rsid w:val="005E0871"/>
    <w:rsid w:val="005E1D09"/>
    <w:rsid w:val="005E1E78"/>
    <w:rsid w:val="005E24E8"/>
    <w:rsid w:val="005E2BB2"/>
    <w:rsid w:val="005E31F6"/>
    <w:rsid w:val="005E3422"/>
    <w:rsid w:val="005E4436"/>
    <w:rsid w:val="005E458B"/>
    <w:rsid w:val="005E4BC9"/>
    <w:rsid w:val="005E4CF2"/>
    <w:rsid w:val="005E5137"/>
    <w:rsid w:val="005E688E"/>
    <w:rsid w:val="005E6ABB"/>
    <w:rsid w:val="005E6CB9"/>
    <w:rsid w:val="005F0643"/>
    <w:rsid w:val="005F1253"/>
    <w:rsid w:val="005F14A8"/>
    <w:rsid w:val="005F16BB"/>
    <w:rsid w:val="005F1D4A"/>
    <w:rsid w:val="005F1D89"/>
    <w:rsid w:val="005F21AE"/>
    <w:rsid w:val="005F21CD"/>
    <w:rsid w:val="005F227C"/>
    <w:rsid w:val="005F23CE"/>
    <w:rsid w:val="005F2616"/>
    <w:rsid w:val="005F2877"/>
    <w:rsid w:val="005F292D"/>
    <w:rsid w:val="005F3058"/>
    <w:rsid w:val="005F390A"/>
    <w:rsid w:val="005F408E"/>
    <w:rsid w:val="005F4B28"/>
    <w:rsid w:val="005F4CBE"/>
    <w:rsid w:val="005F5378"/>
    <w:rsid w:val="005F58B9"/>
    <w:rsid w:val="005F5ACD"/>
    <w:rsid w:val="005F68A5"/>
    <w:rsid w:val="005F7A32"/>
    <w:rsid w:val="005F7B03"/>
    <w:rsid w:val="006003DB"/>
    <w:rsid w:val="00600F66"/>
    <w:rsid w:val="00601105"/>
    <w:rsid w:val="0060112F"/>
    <w:rsid w:val="0060161D"/>
    <w:rsid w:val="00601A6D"/>
    <w:rsid w:val="006026A7"/>
    <w:rsid w:val="00602C81"/>
    <w:rsid w:val="00602F5F"/>
    <w:rsid w:val="00603931"/>
    <w:rsid w:val="00603EB1"/>
    <w:rsid w:val="006049E9"/>
    <w:rsid w:val="006053CC"/>
    <w:rsid w:val="00605BB6"/>
    <w:rsid w:val="00606061"/>
    <w:rsid w:val="0060655C"/>
    <w:rsid w:val="0060676D"/>
    <w:rsid w:val="00606F99"/>
    <w:rsid w:val="006101C9"/>
    <w:rsid w:val="00610750"/>
    <w:rsid w:val="00610B30"/>
    <w:rsid w:val="00611383"/>
    <w:rsid w:val="00611AE0"/>
    <w:rsid w:val="006122E2"/>
    <w:rsid w:val="00613081"/>
    <w:rsid w:val="00613597"/>
    <w:rsid w:val="006147A5"/>
    <w:rsid w:val="00614F7D"/>
    <w:rsid w:val="006159F3"/>
    <w:rsid w:val="0061743C"/>
    <w:rsid w:val="0062208B"/>
    <w:rsid w:val="00622846"/>
    <w:rsid w:val="00622A7C"/>
    <w:rsid w:val="00622E65"/>
    <w:rsid w:val="00622F6D"/>
    <w:rsid w:val="00623051"/>
    <w:rsid w:val="0062348A"/>
    <w:rsid w:val="006237C9"/>
    <w:rsid w:val="006246B6"/>
    <w:rsid w:val="00624E4C"/>
    <w:rsid w:val="006252CD"/>
    <w:rsid w:val="00625CBA"/>
    <w:rsid w:val="00625E14"/>
    <w:rsid w:val="00626D68"/>
    <w:rsid w:val="00627366"/>
    <w:rsid w:val="006278E4"/>
    <w:rsid w:val="006278F1"/>
    <w:rsid w:val="00627984"/>
    <w:rsid w:val="00627DD3"/>
    <w:rsid w:val="0063041B"/>
    <w:rsid w:val="00630578"/>
    <w:rsid w:val="0063124B"/>
    <w:rsid w:val="00631776"/>
    <w:rsid w:val="00631831"/>
    <w:rsid w:val="006320D5"/>
    <w:rsid w:val="006321AE"/>
    <w:rsid w:val="0063285E"/>
    <w:rsid w:val="00632F18"/>
    <w:rsid w:val="00633E9F"/>
    <w:rsid w:val="00634065"/>
    <w:rsid w:val="006346E7"/>
    <w:rsid w:val="006352B3"/>
    <w:rsid w:val="0063557D"/>
    <w:rsid w:val="0063560D"/>
    <w:rsid w:val="00635804"/>
    <w:rsid w:val="00635BCD"/>
    <w:rsid w:val="00635F48"/>
    <w:rsid w:val="00637C8F"/>
    <w:rsid w:val="00637D2E"/>
    <w:rsid w:val="00640A18"/>
    <w:rsid w:val="00640DEF"/>
    <w:rsid w:val="00640E62"/>
    <w:rsid w:val="00640FDF"/>
    <w:rsid w:val="006410A4"/>
    <w:rsid w:val="0064118B"/>
    <w:rsid w:val="0064196F"/>
    <w:rsid w:val="00641CB2"/>
    <w:rsid w:val="00641F4C"/>
    <w:rsid w:val="0064245A"/>
    <w:rsid w:val="0064262C"/>
    <w:rsid w:val="006427C4"/>
    <w:rsid w:val="006429CE"/>
    <w:rsid w:val="00642BCE"/>
    <w:rsid w:val="00642E12"/>
    <w:rsid w:val="006439F6"/>
    <w:rsid w:val="006469FD"/>
    <w:rsid w:val="00646B10"/>
    <w:rsid w:val="00646B55"/>
    <w:rsid w:val="00647F78"/>
    <w:rsid w:val="00647FB3"/>
    <w:rsid w:val="00650117"/>
    <w:rsid w:val="00650CA1"/>
    <w:rsid w:val="00650D4F"/>
    <w:rsid w:val="00651A19"/>
    <w:rsid w:val="006523C5"/>
    <w:rsid w:val="0065254C"/>
    <w:rsid w:val="0065338D"/>
    <w:rsid w:val="00653B04"/>
    <w:rsid w:val="00653F53"/>
    <w:rsid w:val="00654B67"/>
    <w:rsid w:val="00654EAE"/>
    <w:rsid w:val="00655081"/>
    <w:rsid w:val="00655138"/>
    <w:rsid w:val="006551A8"/>
    <w:rsid w:val="006553FD"/>
    <w:rsid w:val="0065569A"/>
    <w:rsid w:val="006569DD"/>
    <w:rsid w:val="006573D3"/>
    <w:rsid w:val="00657663"/>
    <w:rsid w:val="006578CB"/>
    <w:rsid w:val="00657AA0"/>
    <w:rsid w:val="00657CEA"/>
    <w:rsid w:val="00660330"/>
    <w:rsid w:val="0066091B"/>
    <w:rsid w:val="00660E14"/>
    <w:rsid w:val="0066105E"/>
    <w:rsid w:val="0066110A"/>
    <w:rsid w:val="006612DF"/>
    <w:rsid w:val="0066172A"/>
    <w:rsid w:val="00661B19"/>
    <w:rsid w:val="00661CD8"/>
    <w:rsid w:val="00662144"/>
    <w:rsid w:val="0066240F"/>
    <w:rsid w:val="0066241A"/>
    <w:rsid w:val="00662D92"/>
    <w:rsid w:val="006638E1"/>
    <w:rsid w:val="00663FD1"/>
    <w:rsid w:val="006646D2"/>
    <w:rsid w:val="006650AD"/>
    <w:rsid w:val="00665815"/>
    <w:rsid w:val="006666E2"/>
    <w:rsid w:val="006669AD"/>
    <w:rsid w:val="0066759E"/>
    <w:rsid w:val="0067064C"/>
    <w:rsid w:val="006706E2"/>
    <w:rsid w:val="00670A41"/>
    <w:rsid w:val="00671112"/>
    <w:rsid w:val="006719EE"/>
    <w:rsid w:val="00671B4B"/>
    <w:rsid w:val="0067259C"/>
    <w:rsid w:val="006727DF"/>
    <w:rsid w:val="00673B56"/>
    <w:rsid w:val="00673CCB"/>
    <w:rsid w:val="0067490A"/>
    <w:rsid w:val="00674CAE"/>
    <w:rsid w:val="006754EC"/>
    <w:rsid w:val="006759F0"/>
    <w:rsid w:val="00675E1E"/>
    <w:rsid w:val="006764AC"/>
    <w:rsid w:val="00676563"/>
    <w:rsid w:val="00676D13"/>
    <w:rsid w:val="0067725E"/>
    <w:rsid w:val="00680FBB"/>
    <w:rsid w:val="00681076"/>
    <w:rsid w:val="006816B3"/>
    <w:rsid w:val="00681935"/>
    <w:rsid w:val="00683662"/>
    <w:rsid w:val="00683FF8"/>
    <w:rsid w:val="0068425E"/>
    <w:rsid w:val="006846DA"/>
    <w:rsid w:val="00686489"/>
    <w:rsid w:val="00686AF3"/>
    <w:rsid w:val="00686D82"/>
    <w:rsid w:val="0068761D"/>
    <w:rsid w:val="006879AC"/>
    <w:rsid w:val="00687C13"/>
    <w:rsid w:val="00687F00"/>
    <w:rsid w:val="00690590"/>
    <w:rsid w:val="00690BB5"/>
    <w:rsid w:val="00691B71"/>
    <w:rsid w:val="0069238D"/>
    <w:rsid w:val="00692470"/>
    <w:rsid w:val="006925A1"/>
    <w:rsid w:val="00692BCC"/>
    <w:rsid w:val="006935CB"/>
    <w:rsid w:val="0069451A"/>
    <w:rsid w:val="006947AA"/>
    <w:rsid w:val="0069488C"/>
    <w:rsid w:val="00694BFC"/>
    <w:rsid w:val="00695588"/>
    <w:rsid w:val="00695918"/>
    <w:rsid w:val="00697B23"/>
    <w:rsid w:val="006A0673"/>
    <w:rsid w:val="006A0F95"/>
    <w:rsid w:val="006A14F6"/>
    <w:rsid w:val="006A1500"/>
    <w:rsid w:val="006A23C2"/>
    <w:rsid w:val="006A436C"/>
    <w:rsid w:val="006A4FC4"/>
    <w:rsid w:val="006A532B"/>
    <w:rsid w:val="006A53C8"/>
    <w:rsid w:val="006A54B0"/>
    <w:rsid w:val="006A555D"/>
    <w:rsid w:val="006A595F"/>
    <w:rsid w:val="006A5A81"/>
    <w:rsid w:val="006A67ED"/>
    <w:rsid w:val="006A69B5"/>
    <w:rsid w:val="006B03B0"/>
    <w:rsid w:val="006B0483"/>
    <w:rsid w:val="006B062B"/>
    <w:rsid w:val="006B0A16"/>
    <w:rsid w:val="006B0DB4"/>
    <w:rsid w:val="006B151A"/>
    <w:rsid w:val="006B3452"/>
    <w:rsid w:val="006B3E80"/>
    <w:rsid w:val="006B3FAF"/>
    <w:rsid w:val="006B6411"/>
    <w:rsid w:val="006B69E1"/>
    <w:rsid w:val="006B73E7"/>
    <w:rsid w:val="006B73F5"/>
    <w:rsid w:val="006B7617"/>
    <w:rsid w:val="006B7EE9"/>
    <w:rsid w:val="006B7FD1"/>
    <w:rsid w:val="006C068D"/>
    <w:rsid w:val="006C1E3B"/>
    <w:rsid w:val="006C2797"/>
    <w:rsid w:val="006C333A"/>
    <w:rsid w:val="006C3609"/>
    <w:rsid w:val="006C3CB0"/>
    <w:rsid w:val="006C4F81"/>
    <w:rsid w:val="006C5181"/>
    <w:rsid w:val="006C6BD1"/>
    <w:rsid w:val="006C6C66"/>
    <w:rsid w:val="006C7019"/>
    <w:rsid w:val="006C72EB"/>
    <w:rsid w:val="006C737E"/>
    <w:rsid w:val="006C77A4"/>
    <w:rsid w:val="006C7A7C"/>
    <w:rsid w:val="006C7C51"/>
    <w:rsid w:val="006D0442"/>
    <w:rsid w:val="006D050C"/>
    <w:rsid w:val="006D0E99"/>
    <w:rsid w:val="006D1233"/>
    <w:rsid w:val="006D20A0"/>
    <w:rsid w:val="006D21CA"/>
    <w:rsid w:val="006D31FD"/>
    <w:rsid w:val="006D338A"/>
    <w:rsid w:val="006D374D"/>
    <w:rsid w:val="006D4B24"/>
    <w:rsid w:val="006D5D8A"/>
    <w:rsid w:val="006D63C3"/>
    <w:rsid w:val="006D649D"/>
    <w:rsid w:val="006D658B"/>
    <w:rsid w:val="006D763A"/>
    <w:rsid w:val="006E005F"/>
    <w:rsid w:val="006E03D4"/>
    <w:rsid w:val="006E0D4C"/>
    <w:rsid w:val="006E0EDA"/>
    <w:rsid w:val="006E19B9"/>
    <w:rsid w:val="006E1BD4"/>
    <w:rsid w:val="006E2552"/>
    <w:rsid w:val="006E2900"/>
    <w:rsid w:val="006E371E"/>
    <w:rsid w:val="006E39D8"/>
    <w:rsid w:val="006E3DF0"/>
    <w:rsid w:val="006E3F19"/>
    <w:rsid w:val="006E3F93"/>
    <w:rsid w:val="006E455C"/>
    <w:rsid w:val="006E5727"/>
    <w:rsid w:val="006E572B"/>
    <w:rsid w:val="006E6F36"/>
    <w:rsid w:val="006F058B"/>
    <w:rsid w:val="006F0ACF"/>
    <w:rsid w:val="006F105D"/>
    <w:rsid w:val="006F1185"/>
    <w:rsid w:val="006F1AC5"/>
    <w:rsid w:val="006F2001"/>
    <w:rsid w:val="006F20E3"/>
    <w:rsid w:val="006F2E7B"/>
    <w:rsid w:val="006F33E9"/>
    <w:rsid w:val="006F3FDD"/>
    <w:rsid w:val="006F53C7"/>
    <w:rsid w:val="006F6869"/>
    <w:rsid w:val="006F6D21"/>
    <w:rsid w:val="006F7078"/>
    <w:rsid w:val="006F71B4"/>
    <w:rsid w:val="006F7A82"/>
    <w:rsid w:val="006F7AAB"/>
    <w:rsid w:val="00701C68"/>
    <w:rsid w:val="0070277E"/>
    <w:rsid w:val="00702F10"/>
    <w:rsid w:val="00702F45"/>
    <w:rsid w:val="007041CC"/>
    <w:rsid w:val="00704443"/>
    <w:rsid w:val="00704576"/>
    <w:rsid w:val="0070552D"/>
    <w:rsid w:val="00705A55"/>
    <w:rsid w:val="00707342"/>
    <w:rsid w:val="00707547"/>
    <w:rsid w:val="00710633"/>
    <w:rsid w:val="007106A2"/>
    <w:rsid w:val="00710A50"/>
    <w:rsid w:val="00710B39"/>
    <w:rsid w:val="00711FAF"/>
    <w:rsid w:val="007122BA"/>
    <w:rsid w:val="00712883"/>
    <w:rsid w:val="00712D79"/>
    <w:rsid w:val="00712E75"/>
    <w:rsid w:val="0071354A"/>
    <w:rsid w:val="00713BAB"/>
    <w:rsid w:val="00714B39"/>
    <w:rsid w:val="00714F10"/>
    <w:rsid w:val="00715778"/>
    <w:rsid w:val="00715C08"/>
    <w:rsid w:val="00717865"/>
    <w:rsid w:val="007202B4"/>
    <w:rsid w:val="00720B35"/>
    <w:rsid w:val="00720BD7"/>
    <w:rsid w:val="00720E4F"/>
    <w:rsid w:val="00721129"/>
    <w:rsid w:val="00721AAA"/>
    <w:rsid w:val="00721CD3"/>
    <w:rsid w:val="00721ED1"/>
    <w:rsid w:val="00722065"/>
    <w:rsid w:val="007220A9"/>
    <w:rsid w:val="0072218E"/>
    <w:rsid w:val="00722353"/>
    <w:rsid w:val="007226A9"/>
    <w:rsid w:val="00722DB9"/>
    <w:rsid w:val="00722F29"/>
    <w:rsid w:val="00723281"/>
    <w:rsid w:val="007232C8"/>
    <w:rsid w:val="00723F8B"/>
    <w:rsid w:val="00724217"/>
    <w:rsid w:val="00724236"/>
    <w:rsid w:val="0072490A"/>
    <w:rsid w:val="00724CD1"/>
    <w:rsid w:val="00725573"/>
    <w:rsid w:val="00726316"/>
    <w:rsid w:val="00726405"/>
    <w:rsid w:val="00726709"/>
    <w:rsid w:val="007268A3"/>
    <w:rsid w:val="00727481"/>
    <w:rsid w:val="0072798C"/>
    <w:rsid w:val="00727A6C"/>
    <w:rsid w:val="00727BD9"/>
    <w:rsid w:val="007300A0"/>
    <w:rsid w:val="00730AD1"/>
    <w:rsid w:val="00730BE1"/>
    <w:rsid w:val="00730CFC"/>
    <w:rsid w:val="00730FC0"/>
    <w:rsid w:val="00731508"/>
    <w:rsid w:val="0073170F"/>
    <w:rsid w:val="00731A2B"/>
    <w:rsid w:val="0073221F"/>
    <w:rsid w:val="007328D4"/>
    <w:rsid w:val="00732C79"/>
    <w:rsid w:val="0073408C"/>
    <w:rsid w:val="007346C0"/>
    <w:rsid w:val="00734C90"/>
    <w:rsid w:val="00734D37"/>
    <w:rsid w:val="00736AB1"/>
    <w:rsid w:val="00737D43"/>
    <w:rsid w:val="0074069C"/>
    <w:rsid w:val="0074092A"/>
    <w:rsid w:val="0074165A"/>
    <w:rsid w:val="00741B68"/>
    <w:rsid w:val="0074348C"/>
    <w:rsid w:val="00743BF8"/>
    <w:rsid w:val="0074451F"/>
    <w:rsid w:val="007449F6"/>
    <w:rsid w:val="007457DF"/>
    <w:rsid w:val="007459B4"/>
    <w:rsid w:val="00745DBB"/>
    <w:rsid w:val="00746095"/>
    <w:rsid w:val="00746AEE"/>
    <w:rsid w:val="00746BBA"/>
    <w:rsid w:val="00750229"/>
    <w:rsid w:val="0075023E"/>
    <w:rsid w:val="00750245"/>
    <w:rsid w:val="007504F8"/>
    <w:rsid w:val="007508AF"/>
    <w:rsid w:val="007519D6"/>
    <w:rsid w:val="0075295A"/>
    <w:rsid w:val="00752DC6"/>
    <w:rsid w:val="00752EC5"/>
    <w:rsid w:val="00752F2E"/>
    <w:rsid w:val="00753E22"/>
    <w:rsid w:val="00754A9A"/>
    <w:rsid w:val="00755469"/>
    <w:rsid w:val="007554C8"/>
    <w:rsid w:val="0075585A"/>
    <w:rsid w:val="007559C2"/>
    <w:rsid w:val="00755A41"/>
    <w:rsid w:val="0075639F"/>
    <w:rsid w:val="007565A3"/>
    <w:rsid w:val="00756C5D"/>
    <w:rsid w:val="007574A6"/>
    <w:rsid w:val="0075753E"/>
    <w:rsid w:val="0075761A"/>
    <w:rsid w:val="0075765A"/>
    <w:rsid w:val="007576A0"/>
    <w:rsid w:val="00757E21"/>
    <w:rsid w:val="00760BC8"/>
    <w:rsid w:val="00760BE8"/>
    <w:rsid w:val="00760CE5"/>
    <w:rsid w:val="00761766"/>
    <w:rsid w:val="00761833"/>
    <w:rsid w:val="007633EF"/>
    <w:rsid w:val="00763536"/>
    <w:rsid w:val="00763884"/>
    <w:rsid w:val="00763CBF"/>
    <w:rsid w:val="00763F98"/>
    <w:rsid w:val="00764980"/>
    <w:rsid w:val="00764F66"/>
    <w:rsid w:val="0076658D"/>
    <w:rsid w:val="00766783"/>
    <w:rsid w:val="00766844"/>
    <w:rsid w:val="00767634"/>
    <w:rsid w:val="00767A8F"/>
    <w:rsid w:val="00770052"/>
    <w:rsid w:val="007719C7"/>
    <w:rsid w:val="007723B0"/>
    <w:rsid w:val="00772A0D"/>
    <w:rsid w:val="007732E8"/>
    <w:rsid w:val="007736B9"/>
    <w:rsid w:val="0077375E"/>
    <w:rsid w:val="0077447B"/>
    <w:rsid w:val="007745B9"/>
    <w:rsid w:val="0077468B"/>
    <w:rsid w:val="007747E2"/>
    <w:rsid w:val="007748E4"/>
    <w:rsid w:val="007757C9"/>
    <w:rsid w:val="00775A1A"/>
    <w:rsid w:val="0077631C"/>
    <w:rsid w:val="007765DA"/>
    <w:rsid w:val="00776F40"/>
    <w:rsid w:val="00777F36"/>
    <w:rsid w:val="007802E1"/>
    <w:rsid w:val="007808BA"/>
    <w:rsid w:val="00780C37"/>
    <w:rsid w:val="0078174A"/>
    <w:rsid w:val="007817CA"/>
    <w:rsid w:val="007818CD"/>
    <w:rsid w:val="00782F7F"/>
    <w:rsid w:val="00783431"/>
    <w:rsid w:val="00783B6E"/>
    <w:rsid w:val="00783F37"/>
    <w:rsid w:val="00785080"/>
    <w:rsid w:val="007853E4"/>
    <w:rsid w:val="0078558B"/>
    <w:rsid w:val="0078757D"/>
    <w:rsid w:val="007877F8"/>
    <w:rsid w:val="00791081"/>
    <w:rsid w:val="00791DF1"/>
    <w:rsid w:val="00792269"/>
    <w:rsid w:val="0079272B"/>
    <w:rsid w:val="00792AC9"/>
    <w:rsid w:val="00792CAC"/>
    <w:rsid w:val="007936C7"/>
    <w:rsid w:val="007937A3"/>
    <w:rsid w:val="00794001"/>
    <w:rsid w:val="00794311"/>
    <w:rsid w:val="007943F4"/>
    <w:rsid w:val="00794CB4"/>
    <w:rsid w:val="00794E4A"/>
    <w:rsid w:val="00795193"/>
    <w:rsid w:val="00796ED6"/>
    <w:rsid w:val="00797035"/>
    <w:rsid w:val="007970C6"/>
    <w:rsid w:val="00797367"/>
    <w:rsid w:val="00797D7D"/>
    <w:rsid w:val="007A0739"/>
    <w:rsid w:val="007A079E"/>
    <w:rsid w:val="007A136C"/>
    <w:rsid w:val="007A1CA1"/>
    <w:rsid w:val="007A1E08"/>
    <w:rsid w:val="007A28C7"/>
    <w:rsid w:val="007A2C70"/>
    <w:rsid w:val="007A3FC9"/>
    <w:rsid w:val="007A40E3"/>
    <w:rsid w:val="007A42CA"/>
    <w:rsid w:val="007A53F0"/>
    <w:rsid w:val="007A5484"/>
    <w:rsid w:val="007A594D"/>
    <w:rsid w:val="007A6841"/>
    <w:rsid w:val="007A6946"/>
    <w:rsid w:val="007A7244"/>
    <w:rsid w:val="007A7401"/>
    <w:rsid w:val="007A779D"/>
    <w:rsid w:val="007B02BD"/>
    <w:rsid w:val="007B0546"/>
    <w:rsid w:val="007B07D1"/>
    <w:rsid w:val="007B1CC7"/>
    <w:rsid w:val="007B1FF2"/>
    <w:rsid w:val="007B23A7"/>
    <w:rsid w:val="007B2CAE"/>
    <w:rsid w:val="007B2F75"/>
    <w:rsid w:val="007B31D1"/>
    <w:rsid w:val="007B3AD1"/>
    <w:rsid w:val="007B3B61"/>
    <w:rsid w:val="007B41CB"/>
    <w:rsid w:val="007B4931"/>
    <w:rsid w:val="007B56F8"/>
    <w:rsid w:val="007B5CCB"/>
    <w:rsid w:val="007B5EFD"/>
    <w:rsid w:val="007B602C"/>
    <w:rsid w:val="007B69AF"/>
    <w:rsid w:val="007C0160"/>
    <w:rsid w:val="007C19B6"/>
    <w:rsid w:val="007C1E70"/>
    <w:rsid w:val="007C1FA8"/>
    <w:rsid w:val="007C259F"/>
    <w:rsid w:val="007C2DCE"/>
    <w:rsid w:val="007C2EFA"/>
    <w:rsid w:val="007C3A44"/>
    <w:rsid w:val="007C3D7D"/>
    <w:rsid w:val="007C5680"/>
    <w:rsid w:val="007C56D5"/>
    <w:rsid w:val="007C5A4B"/>
    <w:rsid w:val="007C6077"/>
    <w:rsid w:val="007C6533"/>
    <w:rsid w:val="007C77F4"/>
    <w:rsid w:val="007D0DAE"/>
    <w:rsid w:val="007D11FE"/>
    <w:rsid w:val="007D1380"/>
    <w:rsid w:val="007D1C37"/>
    <w:rsid w:val="007D2110"/>
    <w:rsid w:val="007D24D0"/>
    <w:rsid w:val="007D2E47"/>
    <w:rsid w:val="007D32B8"/>
    <w:rsid w:val="007D41A4"/>
    <w:rsid w:val="007D420C"/>
    <w:rsid w:val="007D436B"/>
    <w:rsid w:val="007D4C49"/>
    <w:rsid w:val="007D51BF"/>
    <w:rsid w:val="007D6214"/>
    <w:rsid w:val="007D7365"/>
    <w:rsid w:val="007D77CA"/>
    <w:rsid w:val="007D7DBA"/>
    <w:rsid w:val="007D7EF0"/>
    <w:rsid w:val="007E0052"/>
    <w:rsid w:val="007E14E9"/>
    <w:rsid w:val="007E2088"/>
    <w:rsid w:val="007E307D"/>
    <w:rsid w:val="007E3522"/>
    <w:rsid w:val="007E48AD"/>
    <w:rsid w:val="007E576F"/>
    <w:rsid w:val="007E5D1C"/>
    <w:rsid w:val="007E5F1C"/>
    <w:rsid w:val="007E65A8"/>
    <w:rsid w:val="007E6E11"/>
    <w:rsid w:val="007E7A05"/>
    <w:rsid w:val="007E7BCC"/>
    <w:rsid w:val="007E7DB5"/>
    <w:rsid w:val="007F086F"/>
    <w:rsid w:val="007F0E8C"/>
    <w:rsid w:val="007F1A5D"/>
    <w:rsid w:val="007F1B6B"/>
    <w:rsid w:val="007F1C11"/>
    <w:rsid w:val="007F23BA"/>
    <w:rsid w:val="007F2F35"/>
    <w:rsid w:val="007F30B9"/>
    <w:rsid w:val="007F3AF0"/>
    <w:rsid w:val="007F3C62"/>
    <w:rsid w:val="007F484F"/>
    <w:rsid w:val="007F4EDD"/>
    <w:rsid w:val="007F582B"/>
    <w:rsid w:val="007F5FFB"/>
    <w:rsid w:val="007F64BC"/>
    <w:rsid w:val="007F65B1"/>
    <w:rsid w:val="007F6757"/>
    <w:rsid w:val="007F6B49"/>
    <w:rsid w:val="007F7AA6"/>
    <w:rsid w:val="00800521"/>
    <w:rsid w:val="00800ADE"/>
    <w:rsid w:val="00801462"/>
    <w:rsid w:val="00803F19"/>
    <w:rsid w:val="0080479C"/>
    <w:rsid w:val="00804AA3"/>
    <w:rsid w:val="00804CFB"/>
    <w:rsid w:val="00805498"/>
    <w:rsid w:val="00806434"/>
    <w:rsid w:val="00806996"/>
    <w:rsid w:val="00806B28"/>
    <w:rsid w:val="00807042"/>
    <w:rsid w:val="008074C6"/>
    <w:rsid w:val="0080759F"/>
    <w:rsid w:val="00807772"/>
    <w:rsid w:val="0081088C"/>
    <w:rsid w:val="008114C2"/>
    <w:rsid w:val="008117B8"/>
    <w:rsid w:val="0081255A"/>
    <w:rsid w:val="008137A4"/>
    <w:rsid w:val="008138F1"/>
    <w:rsid w:val="0081458D"/>
    <w:rsid w:val="008147A7"/>
    <w:rsid w:val="00814D88"/>
    <w:rsid w:val="00815212"/>
    <w:rsid w:val="008162E7"/>
    <w:rsid w:val="00816399"/>
    <w:rsid w:val="00816E87"/>
    <w:rsid w:val="0081724C"/>
    <w:rsid w:val="00820586"/>
    <w:rsid w:val="00820AA1"/>
    <w:rsid w:val="00821CF8"/>
    <w:rsid w:val="00822318"/>
    <w:rsid w:val="00822412"/>
    <w:rsid w:val="008227B2"/>
    <w:rsid w:val="008229CC"/>
    <w:rsid w:val="00822C2B"/>
    <w:rsid w:val="00822DE8"/>
    <w:rsid w:val="0082449F"/>
    <w:rsid w:val="008244EB"/>
    <w:rsid w:val="00825918"/>
    <w:rsid w:val="00825D7F"/>
    <w:rsid w:val="008267BE"/>
    <w:rsid w:val="00826960"/>
    <w:rsid w:val="00827517"/>
    <w:rsid w:val="0082788A"/>
    <w:rsid w:val="00827A9D"/>
    <w:rsid w:val="00827E1F"/>
    <w:rsid w:val="00831F11"/>
    <w:rsid w:val="00832508"/>
    <w:rsid w:val="00832EE8"/>
    <w:rsid w:val="008331B7"/>
    <w:rsid w:val="008332D8"/>
    <w:rsid w:val="00833866"/>
    <w:rsid w:val="00834474"/>
    <w:rsid w:val="008352B7"/>
    <w:rsid w:val="00835D13"/>
    <w:rsid w:val="00835D82"/>
    <w:rsid w:val="008360EB"/>
    <w:rsid w:val="0083645C"/>
    <w:rsid w:val="00837275"/>
    <w:rsid w:val="008375D7"/>
    <w:rsid w:val="008376E7"/>
    <w:rsid w:val="00837D8A"/>
    <w:rsid w:val="00837F3A"/>
    <w:rsid w:val="008403B0"/>
    <w:rsid w:val="00840509"/>
    <w:rsid w:val="008412ED"/>
    <w:rsid w:val="00841736"/>
    <w:rsid w:val="00841906"/>
    <w:rsid w:val="008420F3"/>
    <w:rsid w:val="00842E83"/>
    <w:rsid w:val="00843255"/>
    <w:rsid w:val="008443C8"/>
    <w:rsid w:val="0084443E"/>
    <w:rsid w:val="008448C6"/>
    <w:rsid w:val="008449EE"/>
    <w:rsid w:val="00844F56"/>
    <w:rsid w:val="00845845"/>
    <w:rsid w:val="008462E6"/>
    <w:rsid w:val="00846B89"/>
    <w:rsid w:val="00846FE4"/>
    <w:rsid w:val="00847153"/>
    <w:rsid w:val="00847793"/>
    <w:rsid w:val="00850282"/>
    <w:rsid w:val="008507F9"/>
    <w:rsid w:val="008513D8"/>
    <w:rsid w:val="0085160D"/>
    <w:rsid w:val="008517EC"/>
    <w:rsid w:val="00851BF6"/>
    <w:rsid w:val="00851DE4"/>
    <w:rsid w:val="008520BF"/>
    <w:rsid w:val="008524DB"/>
    <w:rsid w:val="00852A99"/>
    <w:rsid w:val="008537C6"/>
    <w:rsid w:val="00853817"/>
    <w:rsid w:val="00853993"/>
    <w:rsid w:val="00854411"/>
    <w:rsid w:val="00855269"/>
    <w:rsid w:val="0085567C"/>
    <w:rsid w:val="008557C3"/>
    <w:rsid w:val="00855D8F"/>
    <w:rsid w:val="00856FCC"/>
    <w:rsid w:val="008572BA"/>
    <w:rsid w:val="008577DF"/>
    <w:rsid w:val="00860204"/>
    <w:rsid w:val="00860519"/>
    <w:rsid w:val="0086074A"/>
    <w:rsid w:val="008619F8"/>
    <w:rsid w:val="00861E2C"/>
    <w:rsid w:val="00864105"/>
    <w:rsid w:val="008653E8"/>
    <w:rsid w:val="00865F44"/>
    <w:rsid w:val="00866B64"/>
    <w:rsid w:val="00866CE0"/>
    <w:rsid w:val="00866EA9"/>
    <w:rsid w:val="00866EEE"/>
    <w:rsid w:val="008703F9"/>
    <w:rsid w:val="00870D06"/>
    <w:rsid w:val="00870E31"/>
    <w:rsid w:val="00870E6E"/>
    <w:rsid w:val="00870FF7"/>
    <w:rsid w:val="008716CD"/>
    <w:rsid w:val="00871AF2"/>
    <w:rsid w:val="00871ED4"/>
    <w:rsid w:val="0087265B"/>
    <w:rsid w:val="00873421"/>
    <w:rsid w:val="008736E3"/>
    <w:rsid w:val="00873C6D"/>
    <w:rsid w:val="00873E8A"/>
    <w:rsid w:val="008741C6"/>
    <w:rsid w:val="00874FCE"/>
    <w:rsid w:val="00875272"/>
    <w:rsid w:val="00875352"/>
    <w:rsid w:val="008758D9"/>
    <w:rsid w:val="00875B98"/>
    <w:rsid w:val="008760DA"/>
    <w:rsid w:val="00876180"/>
    <w:rsid w:val="008765CC"/>
    <w:rsid w:val="008766DE"/>
    <w:rsid w:val="00876801"/>
    <w:rsid w:val="00876BEC"/>
    <w:rsid w:val="00877806"/>
    <w:rsid w:val="008779E6"/>
    <w:rsid w:val="00880811"/>
    <w:rsid w:val="00880CDA"/>
    <w:rsid w:val="00881089"/>
    <w:rsid w:val="00881319"/>
    <w:rsid w:val="00883098"/>
    <w:rsid w:val="00883F4B"/>
    <w:rsid w:val="008844FC"/>
    <w:rsid w:val="008849A5"/>
    <w:rsid w:val="00884B5A"/>
    <w:rsid w:val="00885557"/>
    <w:rsid w:val="008858F4"/>
    <w:rsid w:val="00885B6F"/>
    <w:rsid w:val="00886107"/>
    <w:rsid w:val="008863BA"/>
    <w:rsid w:val="00886B74"/>
    <w:rsid w:val="00886CAF"/>
    <w:rsid w:val="00887296"/>
    <w:rsid w:val="00887B42"/>
    <w:rsid w:val="00887D31"/>
    <w:rsid w:val="00890FB5"/>
    <w:rsid w:val="0089111E"/>
    <w:rsid w:val="008913A1"/>
    <w:rsid w:val="008913EA"/>
    <w:rsid w:val="00891C0A"/>
    <w:rsid w:val="00891C66"/>
    <w:rsid w:val="00892421"/>
    <w:rsid w:val="00893058"/>
    <w:rsid w:val="008937D4"/>
    <w:rsid w:val="00893B36"/>
    <w:rsid w:val="00894548"/>
    <w:rsid w:val="00894A0F"/>
    <w:rsid w:val="0089515B"/>
    <w:rsid w:val="00895735"/>
    <w:rsid w:val="00896726"/>
    <w:rsid w:val="00897A2F"/>
    <w:rsid w:val="00897C2C"/>
    <w:rsid w:val="008A05A3"/>
    <w:rsid w:val="008A05D4"/>
    <w:rsid w:val="008A0A1F"/>
    <w:rsid w:val="008A0EAA"/>
    <w:rsid w:val="008A1D41"/>
    <w:rsid w:val="008A20AC"/>
    <w:rsid w:val="008A2682"/>
    <w:rsid w:val="008A29C0"/>
    <w:rsid w:val="008A301F"/>
    <w:rsid w:val="008A333A"/>
    <w:rsid w:val="008A5164"/>
    <w:rsid w:val="008A5CB9"/>
    <w:rsid w:val="008A7982"/>
    <w:rsid w:val="008B09F8"/>
    <w:rsid w:val="008B0D5E"/>
    <w:rsid w:val="008B1E25"/>
    <w:rsid w:val="008B2F05"/>
    <w:rsid w:val="008B302F"/>
    <w:rsid w:val="008B3591"/>
    <w:rsid w:val="008B4052"/>
    <w:rsid w:val="008B42F5"/>
    <w:rsid w:val="008B473E"/>
    <w:rsid w:val="008B6B12"/>
    <w:rsid w:val="008B70B1"/>
    <w:rsid w:val="008B7115"/>
    <w:rsid w:val="008B713D"/>
    <w:rsid w:val="008B7DE6"/>
    <w:rsid w:val="008B7EB5"/>
    <w:rsid w:val="008C0AA3"/>
    <w:rsid w:val="008C0BC9"/>
    <w:rsid w:val="008C0C2D"/>
    <w:rsid w:val="008C1039"/>
    <w:rsid w:val="008C18AD"/>
    <w:rsid w:val="008C369A"/>
    <w:rsid w:val="008C4840"/>
    <w:rsid w:val="008C4858"/>
    <w:rsid w:val="008C48CE"/>
    <w:rsid w:val="008C58E1"/>
    <w:rsid w:val="008C5E75"/>
    <w:rsid w:val="008C63D7"/>
    <w:rsid w:val="008C682E"/>
    <w:rsid w:val="008C6B62"/>
    <w:rsid w:val="008C6D3E"/>
    <w:rsid w:val="008C72F3"/>
    <w:rsid w:val="008C74EF"/>
    <w:rsid w:val="008D07CC"/>
    <w:rsid w:val="008D0E47"/>
    <w:rsid w:val="008D1189"/>
    <w:rsid w:val="008D1213"/>
    <w:rsid w:val="008D17DE"/>
    <w:rsid w:val="008D1EE7"/>
    <w:rsid w:val="008D2E4F"/>
    <w:rsid w:val="008D353F"/>
    <w:rsid w:val="008D36FD"/>
    <w:rsid w:val="008D4471"/>
    <w:rsid w:val="008D4C54"/>
    <w:rsid w:val="008D4C85"/>
    <w:rsid w:val="008D50B4"/>
    <w:rsid w:val="008D5B4B"/>
    <w:rsid w:val="008D69BD"/>
    <w:rsid w:val="008D6D06"/>
    <w:rsid w:val="008D7765"/>
    <w:rsid w:val="008E0236"/>
    <w:rsid w:val="008E0561"/>
    <w:rsid w:val="008E0ED0"/>
    <w:rsid w:val="008E0ED5"/>
    <w:rsid w:val="008E11DB"/>
    <w:rsid w:val="008E1227"/>
    <w:rsid w:val="008E141F"/>
    <w:rsid w:val="008E1934"/>
    <w:rsid w:val="008E19C5"/>
    <w:rsid w:val="008E21A9"/>
    <w:rsid w:val="008E29E9"/>
    <w:rsid w:val="008E2CB0"/>
    <w:rsid w:val="008E35C4"/>
    <w:rsid w:val="008E3CEE"/>
    <w:rsid w:val="008E3D86"/>
    <w:rsid w:val="008E50F7"/>
    <w:rsid w:val="008E5A35"/>
    <w:rsid w:val="008E649F"/>
    <w:rsid w:val="008E70E2"/>
    <w:rsid w:val="008E794E"/>
    <w:rsid w:val="008E7A59"/>
    <w:rsid w:val="008F02BE"/>
    <w:rsid w:val="008F06B8"/>
    <w:rsid w:val="008F2425"/>
    <w:rsid w:val="008F2657"/>
    <w:rsid w:val="008F2AEB"/>
    <w:rsid w:val="008F2F08"/>
    <w:rsid w:val="008F31EC"/>
    <w:rsid w:val="008F3B08"/>
    <w:rsid w:val="008F3CE6"/>
    <w:rsid w:val="008F510F"/>
    <w:rsid w:val="008F519D"/>
    <w:rsid w:val="008F5A9D"/>
    <w:rsid w:val="008F5EB5"/>
    <w:rsid w:val="008F6365"/>
    <w:rsid w:val="008F6492"/>
    <w:rsid w:val="008F6B73"/>
    <w:rsid w:val="008F6D77"/>
    <w:rsid w:val="008F7115"/>
    <w:rsid w:val="008F7B7B"/>
    <w:rsid w:val="00901589"/>
    <w:rsid w:val="009019FC"/>
    <w:rsid w:val="00901CAC"/>
    <w:rsid w:val="00902237"/>
    <w:rsid w:val="009023B8"/>
    <w:rsid w:val="009025F8"/>
    <w:rsid w:val="009036F7"/>
    <w:rsid w:val="00903710"/>
    <w:rsid w:val="00904026"/>
    <w:rsid w:val="009040AF"/>
    <w:rsid w:val="0090591A"/>
    <w:rsid w:val="00906817"/>
    <w:rsid w:val="009068A6"/>
    <w:rsid w:val="0090719B"/>
    <w:rsid w:val="009072D5"/>
    <w:rsid w:val="009073B2"/>
    <w:rsid w:val="00907AD7"/>
    <w:rsid w:val="009102B8"/>
    <w:rsid w:val="00910DE3"/>
    <w:rsid w:val="00910FDB"/>
    <w:rsid w:val="0091228C"/>
    <w:rsid w:val="00912F8E"/>
    <w:rsid w:val="009141D4"/>
    <w:rsid w:val="00914321"/>
    <w:rsid w:val="00915980"/>
    <w:rsid w:val="00915CAD"/>
    <w:rsid w:val="00916B83"/>
    <w:rsid w:val="00916C4A"/>
    <w:rsid w:val="00917309"/>
    <w:rsid w:val="00920B92"/>
    <w:rsid w:val="00921059"/>
    <w:rsid w:val="00921593"/>
    <w:rsid w:val="00921772"/>
    <w:rsid w:val="00922BE8"/>
    <w:rsid w:val="00922C94"/>
    <w:rsid w:val="0092419B"/>
    <w:rsid w:val="00924CF0"/>
    <w:rsid w:val="00925837"/>
    <w:rsid w:val="00927368"/>
    <w:rsid w:val="00927533"/>
    <w:rsid w:val="00927981"/>
    <w:rsid w:val="00927ED6"/>
    <w:rsid w:val="00930A4F"/>
    <w:rsid w:val="00930C80"/>
    <w:rsid w:val="0093158C"/>
    <w:rsid w:val="00931A43"/>
    <w:rsid w:val="00932124"/>
    <w:rsid w:val="00933A05"/>
    <w:rsid w:val="00934167"/>
    <w:rsid w:val="00934226"/>
    <w:rsid w:val="009352F4"/>
    <w:rsid w:val="009359C5"/>
    <w:rsid w:val="0093645E"/>
    <w:rsid w:val="00936CD5"/>
    <w:rsid w:val="00936D23"/>
    <w:rsid w:val="00937C1E"/>
    <w:rsid w:val="00940B3B"/>
    <w:rsid w:val="00940D99"/>
    <w:rsid w:val="00941065"/>
    <w:rsid w:val="00941D9C"/>
    <w:rsid w:val="00941DD3"/>
    <w:rsid w:val="009420AF"/>
    <w:rsid w:val="00942B68"/>
    <w:rsid w:val="00943D8E"/>
    <w:rsid w:val="0094448F"/>
    <w:rsid w:val="009446C2"/>
    <w:rsid w:val="00944F05"/>
    <w:rsid w:val="00945C00"/>
    <w:rsid w:val="009460F6"/>
    <w:rsid w:val="0094730F"/>
    <w:rsid w:val="00950171"/>
    <w:rsid w:val="0095019F"/>
    <w:rsid w:val="009502EC"/>
    <w:rsid w:val="009505EA"/>
    <w:rsid w:val="00950AC4"/>
    <w:rsid w:val="0095129A"/>
    <w:rsid w:val="009519DE"/>
    <w:rsid w:val="00952007"/>
    <w:rsid w:val="0095239B"/>
    <w:rsid w:val="009525AE"/>
    <w:rsid w:val="009526B5"/>
    <w:rsid w:val="0095284A"/>
    <w:rsid w:val="00952972"/>
    <w:rsid w:val="009536D2"/>
    <w:rsid w:val="00953E83"/>
    <w:rsid w:val="009543CE"/>
    <w:rsid w:val="00954CD6"/>
    <w:rsid w:val="009550C3"/>
    <w:rsid w:val="0095569F"/>
    <w:rsid w:val="00955D57"/>
    <w:rsid w:val="00956D13"/>
    <w:rsid w:val="00956D4F"/>
    <w:rsid w:val="009571B2"/>
    <w:rsid w:val="009576FC"/>
    <w:rsid w:val="009604BB"/>
    <w:rsid w:val="0096051F"/>
    <w:rsid w:val="00960819"/>
    <w:rsid w:val="009612CB"/>
    <w:rsid w:val="00961CDB"/>
    <w:rsid w:val="00963254"/>
    <w:rsid w:val="00963599"/>
    <w:rsid w:val="00963C2C"/>
    <w:rsid w:val="00965B10"/>
    <w:rsid w:val="00965B12"/>
    <w:rsid w:val="00965B1E"/>
    <w:rsid w:val="00965C2C"/>
    <w:rsid w:val="00966619"/>
    <w:rsid w:val="00967B74"/>
    <w:rsid w:val="009715AA"/>
    <w:rsid w:val="00971FAE"/>
    <w:rsid w:val="00972F11"/>
    <w:rsid w:val="00973260"/>
    <w:rsid w:val="00974C59"/>
    <w:rsid w:val="00974DBC"/>
    <w:rsid w:val="00975170"/>
    <w:rsid w:val="00975828"/>
    <w:rsid w:val="00975890"/>
    <w:rsid w:val="00976A5C"/>
    <w:rsid w:val="00976B28"/>
    <w:rsid w:val="0097773A"/>
    <w:rsid w:val="00980720"/>
    <w:rsid w:val="00980E13"/>
    <w:rsid w:val="00981195"/>
    <w:rsid w:val="0098160C"/>
    <w:rsid w:val="00981EE5"/>
    <w:rsid w:val="009824D9"/>
    <w:rsid w:val="00982C7C"/>
    <w:rsid w:val="0098368A"/>
    <w:rsid w:val="009836FF"/>
    <w:rsid w:val="00983C21"/>
    <w:rsid w:val="0098416D"/>
    <w:rsid w:val="0098520A"/>
    <w:rsid w:val="00985762"/>
    <w:rsid w:val="0098594F"/>
    <w:rsid w:val="00986509"/>
    <w:rsid w:val="00986731"/>
    <w:rsid w:val="00986766"/>
    <w:rsid w:val="00987072"/>
    <w:rsid w:val="009879ED"/>
    <w:rsid w:val="00987DA5"/>
    <w:rsid w:val="00990CDB"/>
    <w:rsid w:val="00990E75"/>
    <w:rsid w:val="00991267"/>
    <w:rsid w:val="009917C1"/>
    <w:rsid w:val="00991AB8"/>
    <w:rsid w:val="00994534"/>
    <w:rsid w:val="00994A3F"/>
    <w:rsid w:val="00994CAC"/>
    <w:rsid w:val="009957DD"/>
    <w:rsid w:val="009958F0"/>
    <w:rsid w:val="00996E84"/>
    <w:rsid w:val="00997329"/>
    <w:rsid w:val="00997365"/>
    <w:rsid w:val="00997748"/>
    <w:rsid w:val="00997C43"/>
    <w:rsid w:val="009A0429"/>
    <w:rsid w:val="009A0FA1"/>
    <w:rsid w:val="009A15F6"/>
    <w:rsid w:val="009A1EBD"/>
    <w:rsid w:val="009A1EF4"/>
    <w:rsid w:val="009A2D8C"/>
    <w:rsid w:val="009A3383"/>
    <w:rsid w:val="009A3436"/>
    <w:rsid w:val="009A36C5"/>
    <w:rsid w:val="009A3AF2"/>
    <w:rsid w:val="009A3B6E"/>
    <w:rsid w:val="009A3D88"/>
    <w:rsid w:val="009A42D7"/>
    <w:rsid w:val="009A4B47"/>
    <w:rsid w:val="009A4F95"/>
    <w:rsid w:val="009A54DB"/>
    <w:rsid w:val="009A6873"/>
    <w:rsid w:val="009A6B9F"/>
    <w:rsid w:val="009A7712"/>
    <w:rsid w:val="009A7B7A"/>
    <w:rsid w:val="009B00F5"/>
    <w:rsid w:val="009B02EB"/>
    <w:rsid w:val="009B04B1"/>
    <w:rsid w:val="009B2557"/>
    <w:rsid w:val="009B3EB9"/>
    <w:rsid w:val="009B55E1"/>
    <w:rsid w:val="009B6055"/>
    <w:rsid w:val="009B6D1C"/>
    <w:rsid w:val="009B7307"/>
    <w:rsid w:val="009B7CCE"/>
    <w:rsid w:val="009B7DF6"/>
    <w:rsid w:val="009C012E"/>
    <w:rsid w:val="009C076B"/>
    <w:rsid w:val="009C19EA"/>
    <w:rsid w:val="009C19F2"/>
    <w:rsid w:val="009C1B56"/>
    <w:rsid w:val="009C1E1F"/>
    <w:rsid w:val="009C2909"/>
    <w:rsid w:val="009C2D84"/>
    <w:rsid w:val="009C357F"/>
    <w:rsid w:val="009C44AD"/>
    <w:rsid w:val="009C4504"/>
    <w:rsid w:val="009C4623"/>
    <w:rsid w:val="009C469C"/>
    <w:rsid w:val="009C4A1F"/>
    <w:rsid w:val="009C4F8D"/>
    <w:rsid w:val="009C661E"/>
    <w:rsid w:val="009C7241"/>
    <w:rsid w:val="009C7D6B"/>
    <w:rsid w:val="009C7EB6"/>
    <w:rsid w:val="009D042D"/>
    <w:rsid w:val="009D05EF"/>
    <w:rsid w:val="009D18B3"/>
    <w:rsid w:val="009D2515"/>
    <w:rsid w:val="009D26AC"/>
    <w:rsid w:val="009D3927"/>
    <w:rsid w:val="009D3B4B"/>
    <w:rsid w:val="009D4546"/>
    <w:rsid w:val="009D5312"/>
    <w:rsid w:val="009D5847"/>
    <w:rsid w:val="009D5F30"/>
    <w:rsid w:val="009D69A0"/>
    <w:rsid w:val="009D7CB2"/>
    <w:rsid w:val="009D7CCB"/>
    <w:rsid w:val="009E04D9"/>
    <w:rsid w:val="009E1941"/>
    <w:rsid w:val="009E1A53"/>
    <w:rsid w:val="009E222A"/>
    <w:rsid w:val="009E3FA1"/>
    <w:rsid w:val="009E445B"/>
    <w:rsid w:val="009E4FBE"/>
    <w:rsid w:val="009E4FFE"/>
    <w:rsid w:val="009E5947"/>
    <w:rsid w:val="009E5BDD"/>
    <w:rsid w:val="009E5F05"/>
    <w:rsid w:val="009E66DE"/>
    <w:rsid w:val="009E6A9F"/>
    <w:rsid w:val="009E6C83"/>
    <w:rsid w:val="009E7263"/>
    <w:rsid w:val="009E72A3"/>
    <w:rsid w:val="009E74EE"/>
    <w:rsid w:val="009E7F73"/>
    <w:rsid w:val="009F214B"/>
    <w:rsid w:val="009F22EA"/>
    <w:rsid w:val="009F2B44"/>
    <w:rsid w:val="009F31B9"/>
    <w:rsid w:val="009F3AF6"/>
    <w:rsid w:val="009F41DB"/>
    <w:rsid w:val="009F49A3"/>
    <w:rsid w:val="009F49AA"/>
    <w:rsid w:val="009F5E9D"/>
    <w:rsid w:val="009F6DBB"/>
    <w:rsid w:val="009F7985"/>
    <w:rsid w:val="00A000CE"/>
    <w:rsid w:val="00A0043D"/>
    <w:rsid w:val="00A01E1D"/>
    <w:rsid w:val="00A0219C"/>
    <w:rsid w:val="00A0259E"/>
    <w:rsid w:val="00A0275E"/>
    <w:rsid w:val="00A03208"/>
    <w:rsid w:val="00A0444E"/>
    <w:rsid w:val="00A04BF0"/>
    <w:rsid w:val="00A053FC"/>
    <w:rsid w:val="00A06C6F"/>
    <w:rsid w:val="00A06D8B"/>
    <w:rsid w:val="00A07118"/>
    <w:rsid w:val="00A07347"/>
    <w:rsid w:val="00A07A0E"/>
    <w:rsid w:val="00A07F9D"/>
    <w:rsid w:val="00A10B15"/>
    <w:rsid w:val="00A10D50"/>
    <w:rsid w:val="00A11F07"/>
    <w:rsid w:val="00A12183"/>
    <w:rsid w:val="00A12D4C"/>
    <w:rsid w:val="00A12E25"/>
    <w:rsid w:val="00A12EA1"/>
    <w:rsid w:val="00A1350B"/>
    <w:rsid w:val="00A1373A"/>
    <w:rsid w:val="00A13790"/>
    <w:rsid w:val="00A13C4C"/>
    <w:rsid w:val="00A13EAC"/>
    <w:rsid w:val="00A14229"/>
    <w:rsid w:val="00A145B1"/>
    <w:rsid w:val="00A14846"/>
    <w:rsid w:val="00A149D9"/>
    <w:rsid w:val="00A15B96"/>
    <w:rsid w:val="00A15FCC"/>
    <w:rsid w:val="00A170AD"/>
    <w:rsid w:val="00A1743A"/>
    <w:rsid w:val="00A202CB"/>
    <w:rsid w:val="00A205F2"/>
    <w:rsid w:val="00A2081E"/>
    <w:rsid w:val="00A213AC"/>
    <w:rsid w:val="00A21554"/>
    <w:rsid w:val="00A21AB2"/>
    <w:rsid w:val="00A21E29"/>
    <w:rsid w:val="00A22127"/>
    <w:rsid w:val="00A22230"/>
    <w:rsid w:val="00A222DD"/>
    <w:rsid w:val="00A23636"/>
    <w:rsid w:val="00A24256"/>
    <w:rsid w:val="00A243AA"/>
    <w:rsid w:val="00A2442A"/>
    <w:rsid w:val="00A24D46"/>
    <w:rsid w:val="00A250C4"/>
    <w:rsid w:val="00A252A1"/>
    <w:rsid w:val="00A262FC"/>
    <w:rsid w:val="00A267FC"/>
    <w:rsid w:val="00A26AA9"/>
    <w:rsid w:val="00A26E17"/>
    <w:rsid w:val="00A27106"/>
    <w:rsid w:val="00A3051A"/>
    <w:rsid w:val="00A31134"/>
    <w:rsid w:val="00A31B58"/>
    <w:rsid w:val="00A334B5"/>
    <w:rsid w:val="00A33855"/>
    <w:rsid w:val="00A33D7E"/>
    <w:rsid w:val="00A33FE3"/>
    <w:rsid w:val="00A3540B"/>
    <w:rsid w:val="00A35F97"/>
    <w:rsid w:val="00A3624A"/>
    <w:rsid w:val="00A36EB6"/>
    <w:rsid w:val="00A37643"/>
    <w:rsid w:val="00A3799C"/>
    <w:rsid w:val="00A37E1E"/>
    <w:rsid w:val="00A37EA5"/>
    <w:rsid w:val="00A40091"/>
    <w:rsid w:val="00A4024C"/>
    <w:rsid w:val="00A402BD"/>
    <w:rsid w:val="00A404B1"/>
    <w:rsid w:val="00A40D8C"/>
    <w:rsid w:val="00A41379"/>
    <w:rsid w:val="00A41837"/>
    <w:rsid w:val="00A41E36"/>
    <w:rsid w:val="00A42273"/>
    <w:rsid w:val="00A422A1"/>
    <w:rsid w:val="00A429A5"/>
    <w:rsid w:val="00A43A4D"/>
    <w:rsid w:val="00A441D5"/>
    <w:rsid w:val="00A4541E"/>
    <w:rsid w:val="00A45522"/>
    <w:rsid w:val="00A45B3C"/>
    <w:rsid w:val="00A46D97"/>
    <w:rsid w:val="00A4704A"/>
    <w:rsid w:val="00A47181"/>
    <w:rsid w:val="00A47281"/>
    <w:rsid w:val="00A47C9D"/>
    <w:rsid w:val="00A5036D"/>
    <w:rsid w:val="00A50E3A"/>
    <w:rsid w:val="00A52255"/>
    <w:rsid w:val="00A52DEE"/>
    <w:rsid w:val="00A52F20"/>
    <w:rsid w:val="00A5328B"/>
    <w:rsid w:val="00A53982"/>
    <w:rsid w:val="00A53FAF"/>
    <w:rsid w:val="00A5407E"/>
    <w:rsid w:val="00A542C2"/>
    <w:rsid w:val="00A54521"/>
    <w:rsid w:val="00A554FB"/>
    <w:rsid w:val="00A55729"/>
    <w:rsid w:val="00A55960"/>
    <w:rsid w:val="00A559D2"/>
    <w:rsid w:val="00A567C8"/>
    <w:rsid w:val="00A56CC4"/>
    <w:rsid w:val="00A56E5E"/>
    <w:rsid w:val="00A56E6D"/>
    <w:rsid w:val="00A57DDF"/>
    <w:rsid w:val="00A60E3E"/>
    <w:rsid w:val="00A61883"/>
    <w:rsid w:val="00A61B0B"/>
    <w:rsid w:val="00A623FB"/>
    <w:rsid w:val="00A626BF"/>
    <w:rsid w:val="00A626DE"/>
    <w:rsid w:val="00A62ECF"/>
    <w:rsid w:val="00A632D1"/>
    <w:rsid w:val="00A6383C"/>
    <w:rsid w:val="00A63D2C"/>
    <w:rsid w:val="00A64D61"/>
    <w:rsid w:val="00A64E6E"/>
    <w:rsid w:val="00A65AEA"/>
    <w:rsid w:val="00A661B2"/>
    <w:rsid w:val="00A66E1E"/>
    <w:rsid w:val="00A66E3E"/>
    <w:rsid w:val="00A67678"/>
    <w:rsid w:val="00A67A1C"/>
    <w:rsid w:val="00A702A3"/>
    <w:rsid w:val="00A70384"/>
    <w:rsid w:val="00A707D9"/>
    <w:rsid w:val="00A70854"/>
    <w:rsid w:val="00A70D5D"/>
    <w:rsid w:val="00A71224"/>
    <w:rsid w:val="00A71E02"/>
    <w:rsid w:val="00A735E2"/>
    <w:rsid w:val="00A7400E"/>
    <w:rsid w:val="00A74097"/>
    <w:rsid w:val="00A74CAF"/>
    <w:rsid w:val="00A750DD"/>
    <w:rsid w:val="00A75337"/>
    <w:rsid w:val="00A754DB"/>
    <w:rsid w:val="00A75943"/>
    <w:rsid w:val="00A75EB6"/>
    <w:rsid w:val="00A76AD3"/>
    <w:rsid w:val="00A77D97"/>
    <w:rsid w:val="00A77F22"/>
    <w:rsid w:val="00A807F1"/>
    <w:rsid w:val="00A80974"/>
    <w:rsid w:val="00A811F3"/>
    <w:rsid w:val="00A81467"/>
    <w:rsid w:val="00A81C09"/>
    <w:rsid w:val="00A8240F"/>
    <w:rsid w:val="00A830FB"/>
    <w:rsid w:val="00A8355E"/>
    <w:rsid w:val="00A844D6"/>
    <w:rsid w:val="00A85398"/>
    <w:rsid w:val="00A85CF3"/>
    <w:rsid w:val="00A85D3F"/>
    <w:rsid w:val="00A8694D"/>
    <w:rsid w:val="00A86E76"/>
    <w:rsid w:val="00A877B6"/>
    <w:rsid w:val="00A87CD7"/>
    <w:rsid w:val="00A87E1E"/>
    <w:rsid w:val="00A907AD"/>
    <w:rsid w:val="00A91B46"/>
    <w:rsid w:val="00A91F3E"/>
    <w:rsid w:val="00A9219C"/>
    <w:rsid w:val="00A9360B"/>
    <w:rsid w:val="00A93B2E"/>
    <w:rsid w:val="00A94278"/>
    <w:rsid w:val="00A94917"/>
    <w:rsid w:val="00A94988"/>
    <w:rsid w:val="00A950DF"/>
    <w:rsid w:val="00A95696"/>
    <w:rsid w:val="00A9612F"/>
    <w:rsid w:val="00A96247"/>
    <w:rsid w:val="00A96A8B"/>
    <w:rsid w:val="00A96B56"/>
    <w:rsid w:val="00A96C42"/>
    <w:rsid w:val="00A975B6"/>
    <w:rsid w:val="00A97A86"/>
    <w:rsid w:val="00A97C51"/>
    <w:rsid w:val="00AA0122"/>
    <w:rsid w:val="00AA05E1"/>
    <w:rsid w:val="00AA0C6E"/>
    <w:rsid w:val="00AA0C9E"/>
    <w:rsid w:val="00AA0E75"/>
    <w:rsid w:val="00AA10D2"/>
    <w:rsid w:val="00AA11CF"/>
    <w:rsid w:val="00AA1B0B"/>
    <w:rsid w:val="00AA1D2C"/>
    <w:rsid w:val="00AA2522"/>
    <w:rsid w:val="00AA2ACF"/>
    <w:rsid w:val="00AA36CC"/>
    <w:rsid w:val="00AA4FE6"/>
    <w:rsid w:val="00AA5167"/>
    <w:rsid w:val="00AA5A78"/>
    <w:rsid w:val="00AA6C74"/>
    <w:rsid w:val="00AA7328"/>
    <w:rsid w:val="00AA7F74"/>
    <w:rsid w:val="00AB069D"/>
    <w:rsid w:val="00AB184C"/>
    <w:rsid w:val="00AB2F8A"/>
    <w:rsid w:val="00AB32F5"/>
    <w:rsid w:val="00AB333E"/>
    <w:rsid w:val="00AB38D6"/>
    <w:rsid w:val="00AB4BCD"/>
    <w:rsid w:val="00AB4F23"/>
    <w:rsid w:val="00AB5818"/>
    <w:rsid w:val="00AB6457"/>
    <w:rsid w:val="00AB657E"/>
    <w:rsid w:val="00AB7207"/>
    <w:rsid w:val="00AB7620"/>
    <w:rsid w:val="00AB7A24"/>
    <w:rsid w:val="00AB7C2A"/>
    <w:rsid w:val="00AB7D28"/>
    <w:rsid w:val="00AB7E23"/>
    <w:rsid w:val="00AC0378"/>
    <w:rsid w:val="00AC073C"/>
    <w:rsid w:val="00AC0A84"/>
    <w:rsid w:val="00AC0BB2"/>
    <w:rsid w:val="00AC1B87"/>
    <w:rsid w:val="00AC1FC3"/>
    <w:rsid w:val="00AC2D28"/>
    <w:rsid w:val="00AC3ECD"/>
    <w:rsid w:val="00AC42D6"/>
    <w:rsid w:val="00AC60C7"/>
    <w:rsid w:val="00AC68C6"/>
    <w:rsid w:val="00AC6936"/>
    <w:rsid w:val="00AC7B9F"/>
    <w:rsid w:val="00AD0454"/>
    <w:rsid w:val="00AD1250"/>
    <w:rsid w:val="00AD212D"/>
    <w:rsid w:val="00AD2378"/>
    <w:rsid w:val="00AD285A"/>
    <w:rsid w:val="00AD367D"/>
    <w:rsid w:val="00AD4979"/>
    <w:rsid w:val="00AD51BF"/>
    <w:rsid w:val="00AD52E3"/>
    <w:rsid w:val="00AD5C53"/>
    <w:rsid w:val="00AD5CEA"/>
    <w:rsid w:val="00AD6775"/>
    <w:rsid w:val="00AD7222"/>
    <w:rsid w:val="00AD731D"/>
    <w:rsid w:val="00AD7661"/>
    <w:rsid w:val="00AD77BF"/>
    <w:rsid w:val="00AD792E"/>
    <w:rsid w:val="00AE1607"/>
    <w:rsid w:val="00AE1C1F"/>
    <w:rsid w:val="00AE2302"/>
    <w:rsid w:val="00AE3AAF"/>
    <w:rsid w:val="00AE45EE"/>
    <w:rsid w:val="00AE4806"/>
    <w:rsid w:val="00AE4FE4"/>
    <w:rsid w:val="00AE5534"/>
    <w:rsid w:val="00AE6088"/>
    <w:rsid w:val="00AE612B"/>
    <w:rsid w:val="00AE61BA"/>
    <w:rsid w:val="00AE6406"/>
    <w:rsid w:val="00AE66F1"/>
    <w:rsid w:val="00AE699E"/>
    <w:rsid w:val="00AE6D0E"/>
    <w:rsid w:val="00AE6EC8"/>
    <w:rsid w:val="00AE7B2B"/>
    <w:rsid w:val="00AF00CD"/>
    <w:rsid w:val="00AF0993"/>
    <w:rsid w:val="00AF1A41"/>
    <w:rsid w:val="00AF2143"/>
    <w:rsid w:val="00AF294E"/>
    <w:rsid w:val="00AF3721"/>
    <w:rsid w:val="00AF3B4D"/>
    <w:rsid w:val="00AF4272"/>
    <w:rsid w:val="00AF575F"/>
    <w:rsid w:val="00AF5905"/>
    <w:rsid w:val="00AF5B4E"/>
    <w:rsid w:val="00AF674F"/>
    <w:rsid w:val="00AF69AF"/>
    <w:rsid w:val="00AF6A6C"/>
    <w:rsid w:val="00AF6CCF"/>
    <w:rsid w:val="00AF6D6C"/>
    <w:rsid w:val="00AF76C0"/>
    <w:rsid w:val="00AF7D8E"/>
    <w:rsid w:val="00B00017"/>
    <w:rsid w:val="00B000BA"/>
    <w:rsid w:val="00B000FC"/>
    <w:rsid w:val="00B00169"/>
    <w:rsid w:val="00B004EB"/>
    <w:rsid w:val="00B00AC6"/>
    <w:rsid w:val="00B01705"/>
    <w:rsid w:val="00B01CA8"/>
    <w:rsid w:val="00B02053"/>
    <w:rsid w:val="00B023CC"/>
    <w:rsid w:val="00B029F5"/>
    <w:rsid w:val="00B02DCF"/>
    <w:rsid w:val="00B0459F"/>
    <w:rsid w:val="00B048B0"/>
    <w:rsid w:val="00B04927"/>
    <w:rsid w:val="00B04973"/>
    <w:rsid w:val="00B04C6F"/>
    <w:rsid w:val="00B04D06"/>
    <w:rsid w:val="00B05983"/>
    <w:rsid w:val="00B06940"/>
    <w:rsid w:val="00B06C6B"/>
    <w:rsid w:val="00B101EF"/>
    <w:rsid w:val="00B10295"/>
    <w:rsid w:val="00B1201C"/>
    <w:rsid w:val="00B12643"/>
    <w:rsid w:val="00B12ADF"/>
    <w:rsid w:val="00B12CDF"/>
    <w:rsid w:val="00B12D1A"/>
    <w:rsid w:val="00B12FA7"/>
    <w:rsid w:val="00B1348D"/>
    <w:rsid w:val="00B1353E"/>
    <w:rsid w:val="00B13659"/>
    <w:rsid w:val="00B1371A"/>
    <w:rsid w:val="00B13D5B"/>
    <w:rsid w:val="00B14855"/>
    <w:rsid w:val="00B14D9B"/>
    <w:rsid w:val="00B1569B"/>
    <w:rsid w:val="00B16E6E"/>
    <w:rsid w:val="00B17222"/>
    <w:rsid w:val="00B175DA"/>
    <w:rsid w:val="00B17A7E"/>
    <w:rsid w:val="00B17B7A"/>
    <w:rsid w:val="00B17FF2"/>
    <w:rsid w:val="00B20E71"/>
    <w:rsid w:val="00B21214"/>
    <w:rsid w:val="00B214A8"/>
    <w:rsid w:val="00B21624"/>
    <w:rsid w:val="00B218B4"/>
    <w:rsid w:val="00B21954"/>
    <w:rsid w:val="00B21A40"/>
    <w:rsid w:val="00B21F64"/>
    <w:rsid w:val="00B22118"/>
    <w:rsid w:val="00B2219E"/>
    <w:rsid w:val="00B22327"/>
    <w:rsid w:val="00B22FFC"/>
    <w:rsid w:val="00B2360D"/>
    <w:rsid w:val="00B239E0"/>
    <w:rsid w:val="00B23FFB"/>
    <w:rsid w:val="00B24162"/>
    <w:rsid w:val="00B2464D"/>
    <w:rsid w:val="00B247E9"/>
    <w:rsid w:val="00B24881"/>
    <w:rsid w:val="00B248F0"/>
    <w:rsid w:val="00B25279"/>
    <w:rsid w:val="00B2570F"/>
    <w:rsid w:val="00B25A97"/>
    <w:rsid w:val="00B25F32"/>
    <w:rsid w:val="00B26540"/>
    <w:rsid w:val="00B26622"/>
    <w:rsid w:val="00B26D0D"/>
    <w:rsid w:val="00B26E3A"/>
    <w:rsid w:val="00B27267"/>
    <w:rsid w:val="00B27450"/>
    <w:rsid w:val="00B276A8"/>
    <w:rsid w:val="00B2791C"/>
    <w:rsid w:val="00B27D6F"/>
    <w:rsid w:val="00B308B2"/>
    <w:rsid w:val="00B312DC"/>
    <w:rsid w:val="00B314F7"/>
    <w:rsid w:val="00B318F3"/>
    <w:rsid w:val="00B31D9A"/>
    <w:rsid w:val="00B321FF"/>
    <w:rsid w:val="00B326F5"/>
    <w:rsid w:val="00B33EBF"/>
    <w:rsid w:val="00B35AA0"/>
    <w:rsid w:val="00B35B35"/>
    <w:rsid w:val="00B36663"/>
    <w:rsid w:val="00B3668E"/>
    <w:rsid w:val="00B404C7"/>
    <w:rsid w:val="00B40F1A"/>
    <w:rsid w:val="00B42230"/>
    <w:rsid w:val="00B422CE"/>
    <w:rsid w:val="00B42C7F"/>
    <w:rsid w:val="00B42E41"/>
    <w:rsid w:val="00B42E74"/>
    <w:rsid w:val="00B43565"/>
    <w:rsid w:val="00B458B5"/>
    <w:rsid w:val="00B45902"/>
    <w:rsid w:val="00B47270"/>
    <w:rsid w:val="00B473D2"/>
    <w:rsid w:val="00B47417"/>
    <w:rsid w:val="00B47F2B"/>
    <w:rsid w:val="00B50276"/>
    <w:rsid w:val="00B50E83"/>
    <w:rsid w:val="00B51041"/>
    <w:rsid w:val="00B5108B"/>
    <w:rsid w:val="00B5110C"/>
    <w:rsid w:val="00B51A44"/>
    <w:rsid w:val="00B51A59"/>
    <w:rsid w:val="00B52018"/>
    <w:rsid w:val="00B525F5"/>
    <w:rsid w:val="00B52B74"/>
    <w:rsid w:val="00B53A57"/>
    <w:rsid w:val="00B53C02"/>
    <w:rsid w:val="00B5497E"/>
    <w:rsid w:val="00B56302"/>
    <w:rsid w:val="00B563E8"/>
    <w:rsid w:val="00B563EF"/>
    <w:rsid w:val="00B564BE"/>
    <w:rsid w:val="00B567BC"/>
    <w:rsid w:val="00B56FD4"/>
    <w:rsid w:val="00B60146"/>
    <w:rsid w:val="00B6020F"/>
    <w:rsid w:val="00B60902"/>
    <w:rsid w:val="00B614BA"/>
    <w:rsid w:val="00B61AC4"/>
    <w:rsid w:val="00B61D3A"/>
    <w:rsid w:val="00B62443"/>
    <w:rsid w:val="00B63169"/>
    <w:rsid w:val="00B63189"/>
    <w:rsid w:val="00B64367"/>
    <w:rsid w:val="00B647D3"/>
    <w:rsid w:val="00B6484E"/>
    <w:rsid w:val="00B6509E"/>
    <w:rsid w:val="00B65F12"/>
    <w:rsid w:val="00B660DE"/>
    <w:rsid w:val="00B67F19"/>
    <w:rsid w:val="00B70231"/>
    <w:rsid w:val="00B70C38"/>
    <w:rsid w:val="00B714A2"/>
    <w:rsid w:val="00B7193D"/>
    <w:rsid w:val="00B71EBC"/>
    <w:rsid w:val="00B7428B"/>
    <w:rsid w:val="00B7432E"/>
    <w:rsid w:val="00B74407"/>
    <w:rsid w:val="00B74BC1"/>
    <w:rsid w:val="00B7522F"/>
    <w:rsid w:val="00B756E6"/>
    <w:rsid w:val="00B7634D"/>
    <w:rsid w:val="00B7653B"/>
    <w:rsid w:val="00B76ED3"/>
    <w:rsid w:val="00B7711D"/>
    <w:rsid w:val="00B77331"/>
    <w:rsid w:val="00B7764E"/>
    <w:rsid w:val="00B77EE0"/>
    <w:rsid w:val="00B814C7"/>
    <w:rsid w:val="00B8246E"/>
    <w:rsid w:val="00B82631"/>
    <w:rsid w:val="00B828CF"/>
    <w:rsid w:val="00B829CC"/>
    <w:rsid w:val="00B82C1F"/>
    <w:rsid w:val="00B82E3C"/>
    <w:rsid w:val="00B83CDC"/>
    <w:rsid w:val="00B8489A"/>
    <w:rsid w:val="00B84DF0"/>
    <w:rsid w:val="00B85837"/>
    <w:rsid w:val="00B876F1"/>
    <w:rsid w:val="00B9013C"/>
    <w:rsid w:val="00B90499"/>
    <w:rsid w:val="00B904EB"/>
    <w:rsid w:val="00B90C00"/>
    <w:rsid w:val="00B915D6"/>
    <w:rsid w:val="00B916F3"/>
    <w:rsid w:val="00B919C5"/>
    <w:rsid w:val="00B92DA3"/>
    <w:rsid w:val="00B95CE6"/>
    <w:rsid w:val="00B9605D"/>
    <w:rsid w:val="00BA02DB"/>
    <w:rsid w:val="00BA148C"/>
    <w:rsid w:val="00BA17F5"/>
    <w:rsid w:val="00BA1BC2"/>
    <w:rsid w:val="00BA23C4"/>
    <w:rsid w:val="00BA25F6"/>
    <w:rsid w:val="00BA2A87"/>
    <w:rsid w:val="00BA2B8E"/>
    <w:rsid w:val="00BA3615"/>
    <w:rsid w:val="00BA441E"/>
    <w:rsid w:val="00BA61DB"/>
    <w:rsid w:val="00BA6961"/>
    <w:rsid w:val="00BA6EE7"/>
    <w:rsid w:val="00BA77EC"/>
    <w:rsid w:val="00BA7E85"/>
    <w:rsid w:val="00BB0347"/>
    <w:rsid w:val="00BB1DB6"/>
    <w:rsid w:val="00BB3C34"/>
    <w:rsid w:val="00BB3C75"/>
    <w:rsid w:val="00BB4130"/>
    <w:rsid w:val="00BB4C98"/>
    <w:rsid w:val="00BB4E5D"/>
    <w:rsid w:val="00BB4F7C"/>
    <w:rsid w:val="00BB535C"/>
    <w:rsid w:val="00BB5A31"/>
    <w:rsid w:val="00BB6253"/>
    <w:rsid w:val="00BB6987"/>
    <w:rsid w:val="00BB7991"/>
    <w:rsid w:val="00BC03B0"/>
    <w:rsid w:val="00BC05FC"/>
    <w:rsid w:val="00BC071C"/>
    <w:rsid w:val="00BC071D"/>
    <w:rsid w:val="00BC1A77"/>
    <w:rsid w:val="00BC219F"/>
    <w:rsid w:val="00BC22F5"/>
    <w:rsid w:val="00BC270D"/>
    <w:rsid w:val="00BC28EC"/>
    <w:rsid w:val="00BC2911"/>
    <w:rsid w:val="00BC29D7"/>
    <w:rsid w:val="00BC2D09"/>
    <w:rsid w:val="00BC40A6"/>
    <w:rsid w:val="00BC4368"/>
    <w:rsid w:val="00BC4542"/>
    <w:rsid w:val="00BC586A"/>
    <w:rsid w:val="00BC60F6"/>
    <w:rsid w:val="00BC615C"/>
    <w:rsid w:val="00BC6296"/>
    <w:rsid w:val="00BC689B"/>
    <w:rsid w:val="00BD01EB"/>
    <w:rsid w:val="00BD0802"/>
    <w:rsid w:val="00BD0C68"/>
    <w:rsid w:val="00BD10E1"/>
    <w:rsid w:val="00BD1490"/>
    <w:rsid w:val="00BD1CFC"/>
    <w:rsid w:val="00BD2E99"/>
    <w:rsid w:val="00BD2EDA"/>
    <w:rsid w:val="00BD2EEC"/>
    <w:rsid w:val="00BD33E7"/>
    <w:rsid w:val="00BD371A"/>
    <w:rsid w:val="00BD470D"/>
    <w:rsid w:val="00BD4BC3"/>
    <w:rsid w:val="00BD50B5"/>
    <w:rsid w:val="00BD5460"/>
    <w:rsid w:val="00BD5B05"/>
    <w:rsid w:val="00BD5CAD"/>
    <w:rsid w:val="00BD5D09"/>
    <w:rsid w:val="00BD6128"/>
    <w:rsid w:val="00BD6597"/>
    <w:rsid w:val="00BD684C"/>
    <w:rsid w:val="00BD69D4"/>
    <w:rsid w:val="00BD7E99"/>
    <w:rsid w:val="00BD7EA8"/>
    <w:rsid w:val="00BE0A5C"/>
    <w:rsid w:val="00BE1037"/>
    <w:rsid w:val="00BE158E"/>
    <w:rsid w:val="00BE295E"/>
    <w:rsid w:val="00BE316D"/>
    <w:rsid w:val="00BE34A4"/>
    <w:rsid w:val="00BE3795"/>
    <w:rsid w:val="00BE3927"/>
    <w:rsid w:val="00BE3D7B"/>
    <w:rsid w:val="00BE46DE"/>
    <w:rsid w:val="00BE4726"/>
    <w:rsid w:val="00BE5A3A"/>
    <w:rsid w:val="00BE660C"/>
    <w:rsid w:val="00BE6B59"/>
    <w:rsid w:val="00BE6DD9"/>
    <w:rsid w:val="00BE6DEE"/>
    <w:rsid w:val="00BE73DC"/>
    <w:rsid w:val="00BE7938"/>
    <w:rsid w:val="00BF01F4"/>
    <w:rsid w:val="00BF0E9E"/>
    <w:rsid w:val="00BF194B"/>
    <w:rsid w:val="00BF2413"/>
    <w:rsid w:val="00BF2D6A"/>
    <w:rsid w:val="00BF2FFA"/>
    <w:rsid w:val="00BF3183"/>
    <w:rsid w:val="00BF3A0B"/>
    <w:rsid w:val="00BF3E16"/>
    <w:rsid w:val="00BF3FB3"/>
    <w:rsid w:val="00BF59BF"/>
    <w:rsid w:val="00BF7E35"/>
    <w:rsid w:val="00BF7E69"/>
    <w:rsid w:val="00C00042"/>
    <w:rsid w:val="00C00095"/>
    <w:rsid w:val="00C0082E"/>
    <w:rsid w:val="00C00E82"/>
    <w:rsid w:val="00C02254"/>
    <w:rsid w:val="00C028C9"/>
    <w:rsid w:val="00C0292E"/>
    <w:rsid w:val="00C02949"/>
    <w:rsid w:val="00C02AAF"/>
    <w:rsid w:val="00C02BCA"/>
    <w:rsid w:val="00C02D6F"/>
    <w:rsid w:val="00C0356C"/>
    <w:rsid w:val="00C06135"/>
    <w:rsid w:val="00C07045"/>
    <w:rsid w:val="00C072FB"/>
    <w:rsid w:val="00C0746B"/>
    <w:rsid w:val="00C07BD0"/>
    <w:rsid w:val="00C07DB9"/>
    <w:rsid w:val="00C109D8"/>
    <w:rsid w:val="00C10C41"/>
    <w:rsid w:val="00C11773"/>
    <w:rsid w:val="00C11A74"/>
    <w:rsid w:val="00C11CE9"/>
    <w:rsid w:val="00C12596"/>
    <w:rsid w:val="00C1293A"/>
    <w:rsid w:val="00C12C6C"/>
    <w:rsid w:val="00C13822"/>
    <w:rsid w:val="00C13CC4"/>
    <w:rsid w:val="00C14169"/>
    <w:rsid w:val="00C146F8"/>
    <w:rsid w:val="00C14799"/>
    <w:rsid w:val="00C14DE2"/>
    <w:rsid w:val="00C14DF2"/>
    <w:rsid w:val="00C152CA"/>
    <w:rsid w:val="00C154C7"/>
    <w:rsid w:val="00C158A0"/>
    <w:rsid w:val="00C15F07"/>
    <w:rsid w:val="00C169D3"/>
    <w:rsid w:val="00C17102"/>
    <w:rsid w:val="00C17296"/>
    <w:rsid w:val="00C1739C"/>
    <w:rsid w:val="00C17440"/>
    <w:rsid w:val="00C203A4"/>
    <w:rsid w:val="00C20825"/>
    <w:rsid w:val="00C21656"/>
    <w:rsid w:val="00C2185D"/>
    <w:rsid w:val="00C21AD2"/>
    <w:rsid w:val="00C21FD3"/>
    <w:rsid w:val="00C225A5"/>
    <w:rsid w:val="00C22CCD"/>
    <w:rsid w:val="00C23364"/>
    <w:rsid w:val="00C2483E"/>
    <w:rsid w:val="00C24ADA"/>
    <w:rsid w:val="00C259F8"/>
    <w:rsid w:val="00C25D9B"/>
    <w:rsid w:val="00C25F03"/>
    <w:rsid w:val="00C26EC6"/>
    <w:rsid w:val="00C2776C"/>
    <w:rsid w:val="00C27A68"/>
    <w:rsid w:val="00C3001E"/>
    <w:rsid w:val="00C3008C"/>
    <w:rsid w:val="00C30347"/>
    <w:rsid w:val="00C3065C"/>
    <w:rsid w:val="00C31821"/>
    <w:rsid w:val="00C32726"/>
    <w:rsid w:val="00C32EBC"/>
    <w:rsid w:val="00C32F9E"/>
    <w:rsid w:val="00C33274"/>
    <w:rsid w:val="00C33941"/>
    <w:rsid w:val="00C33E94"/>
    <w:rsid w:val="00C341F1"/>
    <w:rsid w:val="00C34712"/>
    <w:rsid w:val="00C347E8"/>
    <w:rsid w:val="00C34C84"/>
    <w:rsid w:val="00C35345"/>
    <w:rsid w:val="00C3664C"/>
    <w:rsid w:val="00C37579"/>
    <w:rsid w:val="00C37A3D"/>
    <w:rsid w:val="00C37B69"/>
    <w:rsid w:val="00C41016"/>
    <w:rsid w:val="00C42824"/>
    <w:rsid w:val="00C431E5"/>
    <w:rsid w:val="00C43314"/>
    <w:rsid w:val="00C43770"/>
    <w:rsid w:val="00C43913"/>
    <w:rsid w:val="00C4392C"/>
    <w:rsid w:val="00C4413B"/>
    <w:rsid w:val="00C44149"/>
    <w:rsid w:val="00C44F5A"/>
    <w:rsid w:val="00C4526D"/>
    <w:rsid w:val="00C45E86"/>
    <w:rsid w:val="00C45FA4"/>
    <w:rsid w:val="00C46DA2"/>
    <w:rsid w:val="00C4763B"/>
    <w:rsid w:val="00C508B3"/>
    <w:rsid w:val="00C521AD"/>
    <w:rsid w:val="00C5228D"/>
    <w:rsid w:val="00C523F9"/>
    <w:rsid w:val="00C52CB6"/>
    <w:rsid w:val="00C553BA"/>
    <w:rsid w:val="00C55979"/>
    <w:rsid w:val="00C57477"/>
    <w:rsid w:val="00C57FAF"/>
    <w:rsid w:val="00C600DF"/>
    <w:rsid w:val="00C6016A"/>
    <w:rsid w:val="00C61067"/>
    <w:rsid w:val="00C6133C"/>
    <w:rsid w:val="00C61B16"/>
    <w:rsid w:val="00C6221D"/>
    <w:rsid w:val="00C63232"/>
    <w:rsid w:val="00C63CFE"/>
    <w:rsid w:val="00C64868"/>
    <w:rsid w:val="00C64E39"/>
    <w:rsid w:val="00C658E0"/>
    <w:rsid w:val="00C65E99"/>
    <w:rsid w:val="00C663AE"/>
    <w:rsid w:val="00C66E94"/>
    <w:rsid w:val="00C66F7C"/>
    <w:rsid w:val="00C67064"/>
    <w:rsid w:val="00C70329"/>
    <w:rsid w:val="00C7081A"/>
    <w:rsid w:val="00C70BE5"/>
    <w:rsid w:val="00C71F75"/>
    <w:rsid w:val="00C73208"/>
    <w:rsid w:val="00C7482F"/>
    <w:rsid w:val="00C74D19"/>
    <w:rsid w:val="00C74E2F"/>
    <w:rsid w:val="00C75712"/>
    <w:rsid w:val="00C76926"/>
    <w:rsid w:val="00C76A11"/>
    <w:rsid w:val="00C76BFA"/>
    <w:rsid w:val="00C76EC7"/>
    <w:rsid w:val="00C76ECC"/>
    <w:rsid w:val="00C76F37"/>
    <w:rsid w:val="00C8037E"/>
    <w:rsid w:val="00C8136C"/>
    <w:rsid w:val="00C818C7"/>
    <w:rsid w:val="00C81AFA"/>
    <w:rsid w:val="00C820DE"/>
    <w:rsid w:val="00C83ACA"/>
    <w:rsid w:val="00C84BCB"/>
    <w:rsid w:val="00C85018"/>
    <w:rsid w:val="00C85510"/>
    <w:rsid w:val="00C85AE4"/>
    <w:rsid w:val="00C85BD3"/>
    <w:rsid w:val="00C86AC0"/>
    <w:rsid w:val="00C86CCD"/>
    <w:rsid w:val="00C87EF5"/>
    <w:rsid w:val="00C90209"/>
    <w:rsid w:val="00C90394"/>
    <w:rsid w:val="00C90883"/>
    <w:rsid w:val="00C90B81"/>
    <w:rsid w:val="00C9109B"/>
    <w:rsid w:val="00C91296"/>
    <w:rsid w:val="00C91CB5"/>
    <w:rsid w:val="00C920D8"/>
    <w:rsid w:val="00C92260"/>
    <w:rsid w:val="00C923CC"/>
    <w:rsid w:val="00C92C43"/>
    <w:rsid w:val="00C92D04"/>
    <w:rsid w:val="00C92E0B"/>
    <w:rsid w:val="00C9371B"/>
    <w:rsid w:val="00C93BC2"/>
    <w:rsid w:val="00C93BD5"/>
    <w:rsid w:val="00C93CC2"/>
    <w:rsid w:val="00C94CC7"/>
    <w:rsid w:val="00C95171"/>
    <w:rsid w:val="00C95286"/>
    <w:rsid w:val="00C95B43"/>
    <w:rsid w:val="00C95E06"/>
    <w:rsid w:val="00C967C3"/>
    <w:rsid w:val="00C9696B"/>
    <w:rsid w:val="00C96F66"/>
    <w:rsid w:val="00C970D6"/>
    <w:rsid w:val="00C97A3B"/>
    <w:rsid w:val="00C97CC7"/>
    <w:rsid w:val="00CA0993"/>
    <w:rsid w:val="00CA12B9"/>
    <w:rsid w:val="00CA13FC"/>
    <w:rsid w:val="00CA1618"/>
    <w:rsid w:val="00CA1B1A"/>
    <w:rsid w:val="00CA26F1"/>
    <w:rsid w:val="00CA3919"/>
    <w:rsid w:val="00CA3945"/>
    <w:rsid w:val="00CA4ACF"/>
    <w:rsid w:val="00CA5FAF"/>
    <w:rsid w:val="00CA6091"/>
    <w:rsid w:val="00CA61CB"/>
    <w:rsid w:val="00CA691B"/>
    <w:rsid w:val="00CA6B87"/>
    <w:rsid w:val="00CA72E3"/>
    <w:rsid w:val="00CA74EE"/>
    <w:rsid w:val="00CB05C2"/>
    <w:rsid w:val="00CB08AA"/>
    <w:rsid w:val="00CB1118"/>
    <w:rsid w:val="00CB1266"/>
    <w:rsid w:val="00CB3611"/>
    <w:rsid w:val="00CB37EE"/>
    <w:rsid w:val="00CB431D"/>
    <w:rsid w:val="00CB4B92"/>
    <w:rsid w:val="00CB4B9A"/>
    <w:rsid w:val="00CB5919"/>
    <w:rsid w:val="00CB5B59"/>
    <w:rsid w:val="00CB5D6F"/>
    <w:rsid w:val="00CB66B1"/>
    <w:rsid w:val="00CB6A77"/>
    <w:rsid w:val="00CB6DE0"/>
    <w:rsid w:val="00CB6F73"/>
    <w:rsid w:val="00CB7FBB"/>
    <w:rsid w:val="00CC0A46"/>
    <w:rsid w:val="00CC102C"/>
    <w:rsid w:val="00CC1BBC"/>
    <w:rsid w:val="00CC1EB6"/>
    <w:rsid w:val="00CC2BF3"/>
    <w:rsid w:val="00CC323F"/>
    <w:rsid w:val="00CC354A"/>
    <w:rsid w:val="00CC4022"/>
    <w:rsid w:val="00CC4C16"/>
    <w:rsid w:val="00CC58A2"/>
    <w:rsid w:val="00CC5B0F"/>
    <w:rsid w:val="00CC5C11"/>
    <w:rsid w:val="00CC60DB"/>
    <w:rsid w:val="00CC6985"/>
    <w:rsid w:val="00CD0097"/>
    <w:rsid w:val="00CD025C"/>
    <w:rsid w:val="00CD02F8"/>
    <w:rsid w:val="00CD0ED9"/>
    <w:rsid w:val="00CD1400"/>
    <w:rsid w:val="00CD14BA"/>
    <w:rsid w:val="00CD14C2"/>
    <w:rsid w:val="00CD168F"/>
    <w:rsid w:val="00CD204C"/>
    <w:rsid w:val="00CD27A3"/>
    <w:rsid w:val="00CD3012"/>
    <w:rsid w:val="00CD30E6"/>
    <w:rsid w:val="00CD30F0"/>
    <w:rsid w:val="00CD425C"/>
    <w:rsid w:val="00CD4377"/>
    <w:rsid w:val="00CD4B34"/>
    <w:rsid w:val="00CD5316"/>
    <w:rsid w:val="00CD54F7"/>
    <w:rsid w:val="00CD5781"/>
    <w:rsid w:val="00CD6CDF"/>
    <w:rsid w:val="00CD6EAE"/>
    <w:rsid w:val="00CD7748"/>
    <w:rsid w:val="00CE0E96"/>
    <w:rsid w:val="00CE1B04"/>
    <w:rsid w:val="00CE213A"/>
    <w:rsid w:val="00CE24FD"/>
    <w:rsid w:val="00CE25ED"/>
    <w:rsid w:val="00CE260E"/>
    <w:rsid w:val="00CE28C7"/>
    <w:rsid w:val="00CE2C8D"/>
    <w:rsid w:val="00CE2F39"/>
    <w:rsid w:val="00CE3C59"/>
    <w:rsid w:val="00CE425D"/>
    <w:rsid w:val="00CE597F"/>
    <w:rsid w:val="00CE5A70"/>
    <w:rsid w:val="00CE6B2B"/>
    <w:rsid w:val="00CE7BEC"/>
    <w:rsid w:val="00CE7D05"/>
    <w:rsid w:val="00CE7EFC"/>
    <w:rsid w:val="00CF0EC0"/>
    <w:rsid w:val="00CF1091"/>
    <w:rsid w:val="00CF1C21"/>
    <w:rsid w:val="00CF243C"/>
    <w:rsid w:val="00CF2D33"/>
    <w:rsid w:val="00CF2E7E"/>
    <w:rsid w:val="00CF3191"/>
    <w:rsid w:val="00CF34F6"/>
    <w:rsid w:val="00CF3769"/>
    <w:rsid w:val="00CF3D50"/>
    <w:rsid w:val="00CF3D67"/>
    <w:rsid w:val="00CF3FC6"/>
    <w:rsid w:val="00CF5824"/>
    <w:rsid w:val="00CF5FA9"/>
    <w:rsid w:val="00CF6DC7"/>
    <w:rsid w:val="00CF7CBE"/>
    <w:rsid w:val="00D010EF"/>
    <w:rsid w:val="00D031C7"/>
    <w:rsid w:val="00D03DF9"/>
    <w:rsid w:val="00D040B7"/>
    <w:rsid w:val="00D041FA"/>
    <w:rsid w:val="00D047C7"/>
    <w:rsid w:val="00D04833"/>
    <w:rsid w:val="00D050F7"/>
    <w:rsid w:val="00D05314"/>
    <w:rsid w:val="00D05D1E"/>
    <w:rsid w:val="00D06630"/>
    <w:rsid w:val="00D06941"/>
    <w:rsid w:val="00D06C8C"/>
    <w:rsid w:val="00D0727D"/>
    <w:rsid w:val="00D1044B"/>
    <w:rsid w:val="00D12206"/>
    <w:rsid w:val="00D128A6"/>
    <w:rsid w:val="00D12F4A"/>
    <w:rsid w:val="00D13931"/>
    <w:rsid w:val="00D13AB4"/>
    <w:rsid w:val="00D14B4B"/>
    <w:rsid w:val="00D152CF"/>
    <w:rsid w:val="00D15C3E"/>
    <w:rsid w:val="00D16073"/>
    <w:rsid w:val="00D16228"/>
    <w:rsid w:val="00D165FA"/>
    <w:rsid w:val="00D16F28"/>
    <w:rsid w:val="00D172B2"/>
    <w:rsid w:val="00D17430"/>
    <w:rsid w:val="00D174BA"/>
    <w:rsid w:val="00D174FF"/>
    <w:rsid w:val="00D17E1A"/>
    <w:rsid w:val="00D20599"/>
    <w:rsid w:val="00D20930"/>
    <w:rsid w:val="00D20A56"/>
    <w:rsid w:val="00D20E47"/>
    <w:rsid w:val="00D211E4"/>
    <w:rsid w:val="00D216A4"/>
    <w:rsid w:val="00D21A04"/>
    <w:rsid w:val="00D2252E"/>
    <w:rsid w:val="00D22889"/>
    <w:rsid w:val="00D2397A"/>
    <w:rsid w:val="00D23E04"/>
    <w:rsid w:val="00D24004"/>
    <w:rsid w:val="00D246E6"/>
    <w:rsid w:val="00D2492D"/>
    <w:rsid w:val="00D24DF9"/>
    <w:rsid w:val="00D252AD"/>
    <w:rsid w:val="00D255B1"/>
    <w:rsid w:val="00D2592B"/>
    <w:rsid w:val="00D25AE0"/>
    <w:rsid w:val="00D25EA9"/>
    <w:rsid w:val="00D261AA"/>
    <w:rsid w:val="00D26611"/>
    <w:rsid w:val="00D26FF8"/>
    <w:rsid w:val="00D2779B"/>
    <w:rsid w:val="00D279D6"/>
    <w:rsid w:val="00D27CF6"/>
    <w:rsid w:val="00D27EC7"/>
    <w:rsid w:val="00D30121"/>
    <w:rsid w:val="00D318D1"/>
    <w:rsid w:val="00D31996"/>
    <w:rsid w:val="00D328BA"/>
    <w:rsid w:val="00D3339A"/>
    <w:rsid w:val="00D340EE"/>
    <w:rsid w:val="00D342D1"/>
    <w:rsid w:val="00D344FF"/>
    <w:rsid w:val="00D3453B"/>
    <w:rsid w:val="00D35DBC"/>
    <w:rsid w:val="00D36940"/>
    <w:rsid w:val="00D36B65"/>
    <w:rsid w:val="00D37BCD"/>
    <w:rsid w:val="00D408D0"/>
    <w:rsid w:val="00D40E7F"/>
    <w:rsid w:val="00D40F70"/>
    <w:rsid w:val="00D41399"/>
    <w:rsid w:val="00D4155E"/>
    <w:rsid w:val="00D41608"/>
    <w:rsid w:val="00D418A8"/>
    <w:rsid w:val="00D41A05"/>
    <w:rsid w:val="00D41B52"/>
    <w:rsid w:val="00D41E1D"/>
    <w:rsid w:val="00D4339D"/>
    <w:rsid w:val="00D43DE9"/>
    <w:rsid w:val="00D44463"/>
    <w:rsid w:val="00D44D11"/>
    <w:rsid w:val="00D44F27"/>
    <w:rsid w:val="00D45E23"/>
    <w:rsid w:val="00D4655B"/>
    <w:rsid w:val="00D46843"/>
    <w:rsid w:val="00D46933"/>
    <w:rsid w:val="00D46A13"/>
    <w:rsid w:val="00D46BD6"/>
    <w:rsid w:val="00D47116"/>
    <w:rsid w:val="00D475B5"/>
    <w:rsid w:val="00D47786"/>
    <w:rsid w:val="00D47859"/>
    <w:rsid w:val="00D501CC"/>
    <w:rsid w:val="00D504EF"/>
    <w:rsid w:val="00D50FD9"/>
    <w:rsid w:val="00D51232"/>
    <w:rsid w:val="00D513B3"/>
    <w:rsid w:val="00D5312A"/>
    <w:rsid w:val="00D539BD"/>
    <w:rsid w:val="00D55512"/>
    <w:rsid w:val="00D55835"/>
    <w:rsid w:val="00D55ED4"/>
    <w:rsid w:val="00D5605E"/>
    <w:rsid w:val="00D56D92"/>
    <w:rsid w:val="00D60331"/>
    <w:rsid w:val="00D603E5"/>
    <w:rsid w:val="00D60796"/>
    <w:rsid w:val="00D6079B"/>
    <w:rsid w:val="00D60CC3"/>
    <w:rsid w:val="00D61F48"/>
    <w:rsid w:val="00D634DA"/>
    <w:rsid w:val="00D643ED"/>
    <w:rsid w:val="00D6468E"/>
    <w:rsid w:val="00D64D23"/>
    <w:rsid w:val="00D653CD"/>
    <w:rsid w:val="00D65636"/>
    <w:rsid w:val="00D65666"/>
    <w:rsid w:val="00D65A41"/>
    <w:rsid w:val="00D65B9E"/>
    <w:rsid w:val="00D65D86"/>
    <w:rsid w:val="00D6678D"/>
    <w:rsid w:val="00D67493"/>
    <w:rsid w:val="00D700BF"/>
    <w:rsid w:val="00D71452"/>
    <w:rsid w:val="00D71EDD"/>
    <w:rsid w:val="00D72739"/>
    <w:rsid w:val="00D72880"/>
    <w:rsid w:val="00D730CA"/>
    <w:rsid w:val="00D73198"/>
    <w:rsid w:val="00D736B4"/>
    <w:rsid w:val="00D737C5"/>
    <w:rsid w:val="00D739C0"/>
    <w:rsid w:val="00D73C89"/>
    <w:rsid w:val="00D73F9F"/>
    <w:rsid w:val="00D74D77"/>
    <w:rsid w:val="00D7558B"/>
    <w:rsid w:val="00D7603A"/>
    <w:rsid w:val="00D76E8A"/>
    <w:rsid w:val="00D776F7"/>
    <w:rsid w:val="00D80681"/>
    <w:rsid w:val="00D80C6D"/>
    <w:rsid w:val="00D81753"/>
    <w:rsid w:val="00D819DC"/>
    <w:rsid w:val="00D819FF"/>
    <w:rsid w:val="00D83472"/>
    <w:rsid w:val="00D83DE5"/>
    <w:rsid w:val="00D83E4D"/>
    <w:rsid w:val="00D83F1B"/>
    <w:rsid w:val="00D845C2"/>
    <w:rsid w:val="00D84AB8"/>
    <w:rsid w:val="00D84C1B"/>
    <w:rsid w:val="00D851B0"/>
    <w:rsid w:val="00D858F3"/>
    <w:rsid w:val="00D86D84"/>
    <w:rsid w:val="00D87CF8"/>
    <w:rsid w:val="00D91182"/>
    <w:rsid w:val="00D91293"/>
    <w:rsid w:val="00D916B9"/>
    <w:rsid w:val="00D91792"/>
    <w:rsid w:val="00D91A92"/>
    <w:rsid w:val="00D926B3"/>
    <w:rsid w:val="00D92E8D"/>
    <w:rsid w:val="00D93C0A"/>
    <w:rsid w:val="00D93CED"/>
    <w:rsid w:val="00D93DA4"/>
    <w:rsid w:val="00D94236"/>
    <w:rsid w:val="00D9433A"/>
    <w:rsid w:val="00D9462D"/>
    <w:rsid w:val="00D9505B"/>
    <w:rsid w:val="00D9589C"/>
    <w:rsid w:val="00D969B0"/>
    <w:rsid w:val="00D96ADF"/>
    <w:rsid w:val="00D96D54"/>
    <w:rsid w:val="00D96EF9"/>
    <w:rsid w:val="00D97BF5"/>
    <w:rsid w:val="00DA0249"/>
    <w:rsid w:val="00DA0781"/>
    <w:rsid w:val="00DA0D9D"/>
    <w:rsid w:val="00DA1937"/>
    <w:rsid w:val="00DA1CF0"/>
    <w:rsid w:val="00DA25F8"/>
    <w:rsid w:val="00DA320B"/>
    <w:rsid w:val="00DA4103"/>
    <w:rsid w:val="00DA6304"/>
    <w:rsid w:val="00DA65D8"/>
    <w:rsid w:val="00DA65DF"/>
    <w:rsid w:val="00DA7005"/>
    <w:rsid w:val="00DA7B08"/>
    <w:rsid w:val="00DA7E7D"/>
    <w:rsid w:val="00DB022D"/>
    <w:rsid w:val="00DB0557"/>
    <w:rsid w:val="00DB061F"/>
    <w:rsid w:val="00DB065C"/>
    <w:rsid w:val="00DB11D6"/>
    <w:rsid w:val="00DB13D8"/>
    <w:rsid w:val="00DB3580"/>
    <w:rsid w:val="00DB35EF"/>
    <w:rsid w:val="00DB3ACE"/>
    <w:rsid w:val="00DB3C9D"/>
    <w:rsid w:val="00DB4817"/>
    <w:rsid w:val="00DB4B8F"/>
    <w:rsid w:val="00DB52F6"/>
    <w:rsid w:val="00DB5535"/>
    <w:rsid w:val="00DB5787"/>
    <w:rsid w:val="00DB6620"/>
    <w:rsid w:val="00DB69CF"/>
    <w:rsid w:val="00DC0F3C"/>
    <w:rsid w:val="00DC10F6"/>
    <w:rsid w:val="00DC1AE4"/>
    <w:rsid w:val="00DC2392"/>
    <w:rsid w:val="00DC317A"/>
    <w:rsid w:val="00DC3645"/>
    <w:rsid w:val="00DC4818"/>
    <w:rsid w:val="00DC498A"/>
    <w:rsid w:val="00DC535A"/>
    <w:rsid w:val="00DC5E83"/>
    <w:rsid w:val="00DC62C1"/>
    <w:rsid w:val="00DC6F01"/>
    <w:rsid w:val="00DC7482"/>
    <w:rsid w:val="00DC7B65"/>
    <w:rsid w:val="00DD0090"/>
    <w:rsid w:val="00DD0151"/>
    <w:rsid w:val="00DD0B03"/>
    <w:rsid w:val="00DD102F"/>
    <w:rsid w:val="00DD130C"/>
    <w:rsid w:val="00DD1A5E"/>
    <w:rsid w:val="00DD2769"/>
    <w:rsid w:val="00DD2BFF"/>
    <w:rsid w:val="00DD355C"/>
    <w:rsid w:val="00DD3D6D"/>
    <w:rsid w:val="00DD4033"/>
    <w:rsid w:val="00DD40BB"/>
    <w:rsid w:val="00DD5592"/>
    <w:rsid w:val="00DD699C"/>
    <w:rsid w:val="00DD6F51"/>
    <w:rsid w:val="00DD7891"/>
    <w:rsid w:val="00DE112A"/>
    <w:rsid w:val="00DE1534"/>
    <w:rsid w:val="00DE17FC"/>
    <w:rsid w:val="00DE1E08"/>
    <w:rsid w:val="00DE1FB1"/>
    <w:rsid w:val="00DE2DA3"/>
    <w:rsid w:val="00DE364D"/>
    <w:rsid w:val="00DE48B3"/>
    <w:rsid w:val="00DE4A4D"/>
    <w:rsid w:val="00DE4F45"/>
    <w:rsid w:val="00DE50F0"/>
    <w:rsid w:val="00DE5735"/>
    <w:rsid w:val="00DE62D5"/>
    <w:rsid w:val="00DF025D"/>
    <w:rsid w:val="00DF02A8"/>
    <w:rsid w:val="00DF0B55"/>
    <w:rsid w:val="00DF1046"/>
    <w:rsid w:val="00DF10E1"/>
    <w:rsid w:val="00DF112B"/>
    <w:rsid w:val="00DF2A3F"/>
    <w:rsid w:val="00DF2C94"/>
    <w:rsid w:val="00DF4C3B"/>
    <w:rsid w:val="00DF552B"/>
    <w:rsid w:val="00DF6C6C"/>
    <w:rsid w:val="00DF740E"/>
    <w:rsid w:val="00DF79EE"/>
    <w:rsid w:val="00DF7F71"/>
    <w:rsid w:val="00E00723"/>
    <w:rsid w:val="00E007BB"/>
    <w:rsid w:val="00E00A28"/>
    <w:rsid w:val="00E0177A"/>
    <w:rsid w:val="00E017FF"/>
    <w:rsid w:val="00E0234A"/>
    <w:rsid w:val="00E02E2B"/>
    <w:rsid w:val="00E03810"/>
    <w:rsid w:val="00E03BBE"/>
    <w:rsid w:val="00E049C3"/>
    <w:rsid w:val="00E06209"/>
    <w:rsid w:val="00E06219"/>
    <w:rsid w:val="00E068BC"/>
    <w:rsid w:val="00E0703A"/>
    <w:rsid w:val="00E07D8A"/>
    <w:rsid w:val="00E10043"/>
    <w:rsid w:val="00E10C28"/>
    <w:rsid w:val="00E11D99"/>
    <w:rsid w:val="00E11ED5"/>
    <w:rsid w:val="00E1294D"/>
    <w:rsid w:val="00E12BA6"/>
    <w:rsid w:val="00E13098"/>
    <w:rsid w:val="00E132CD"/>
    <w:rsid w:val="00E14523"/>
    <w:rsid w:val="00E15185"/>
    <w:rsid w:val="00E151CD"/>
    <w:rsid w:val="00E1577E"/>
    <w:rsid w:val="00E161FC"/>
    <w:rsid w:val="00E16531"/>
    <w:rsid w:val="00E16794"/>
    <w:rsid w:val="00E17653"/>
    <w:rsid w:val="00E17BE6"/>
    <w:rsid w:val="00E17E57"/>
    <w:rsid w:val="00E20445"/>
    <w:rsid w:val="00E204F3"/>
    <w:rsid w:val="00E20A56"/>
    <w:rsid w:val="00E212D2"/>
    <w:rsid w:val="00E218D1"/>
    <w:rsid w:val="00E218F2"/>
    <w:rsid w:val="00E21E1D"/>
    <w:rsid w:val="00E232E4"/>
    <w:rsid w:val="00E2374B"/>
    <w:rsid w:val="00E23C3C"/>
    <w:rsid w:val="00E24400"/>
    <w:rsid w:val="00E24682"/>
    <w:rsid w:val="00E24839"/>
    <w:rsid w:val="00E25259"/>
    <w:rsid w:val="00E25675"/>
    <w:rsid w:val="00E25766"/>
    <w:rsid w:val="00E25B95"/>
    <w:rsid w:val="00E25EDD"/>
    <w:rsid w:val="00E25FE3"/>
    <w:rsid w:val="00E2674A"/>
    <w:rsid w:val="00E267F9"/>
    <w:rsid w:val="00E27A4D"/>
    <w:rsid w:val="00E3022C"/>
    <w:rsid w:val="00E305CC"/>
    <w:rsid w:val="00E31BAD"/>
    <w:rsid w:val="00E31C9F"/>
    <w:rsid w:val="00E322DC"/>
    <w:rsid w:val="00E332CB"/>
    <w:rsid w:val="00E3383D"/>
    <w:rsid w:val="00E33EAB"/>
    <w:rsid w:val="00E34238"/>
    <w:rsid w:val="00E34617"/>
    <w:rsid w:val="00E34C73"/>
    <w:rsid w:val="00E34FC6"/>
    <w:rsid w:val="00E35E85"/>
    <w:rsid w:val="00E36864"/>
    <w:rsid w:val="00E373F5"/>
    <w:rsid w:val="00E37FC4"/>
    <w:rsid w:val="00E40394"/>
    <w:rsid w:val="00E404A4"/>
    <w:rsid w:val="00E40954"/>
    <w:rsid w:val="00E40DE6"/>
    <w:rsid w:val="00E4113C"/>
    <w:rsid w:val="00E418DB"/>
    <w:rsid w:val="00E422D1"/>
    <w:rsid w:val="00E429CB"/>
    <w:rsid w:val="00E430E4"/>
    <w:rsid w:val="00E4357D"/>
    <w:rsid w:val="00E4374A"/>
    <w:rsid w:val="00E43C70"/>
    <w:rsid w:val="00E43D91"/>
    <w:rsid w:val="00E441C4"/>
    <w:rsid w:val="00E44B02"/>
    <w:rsid w:val="00E45DF3"/>
    <w:rsid w:val="00E45E67"/>
    <w:rsid w:val="00E47311"/>
    <w:rsid w:val="00E4779E"/>
    <w:rsid w:val="00E478B7"/>
    <w:rsid w:val="00E47BD4"/>
    <w:rsid w:val="00E502B4"/>
    <w:rsid w:val="00E50FCE"/>
    <w:rsid w:val="00E51543"/>
    <w:rsid w:val="00E517D6"/>
    <w:rsid w:val="00E51AA6"/>
    <w:rsid w:val="00E52A12"/>
    <w:rsid w:val="00E52BFB"/>
    <w:rsid w:val="00E52CC7"/>
    <w:rsid w:val="00E52EB6"/>
    <w:rsid w:val="00E53B83"/>
    <w:rsid w:val="00E55990"/>
    <w:rsid w:val="00E55E3E"/>
    <w:rsid w:val="00E5635D"/>
    <w:rsid w:val="00E56678"/>
    <w:rsid w:val="00E56C74"/>
    <w:rsid w:val="00E5721D"/>
    <w:rsid w:val="00E57826"/>
    <w:rsid w:val="00E57A7F"/>
    <w:rsid w:val="00E57D3B"/>
    <w:rsid w:val="00E62222"/>
    <w:rsid w:val="00E62BE8"/>
    <w:rsid w:val="00E62F71"/>
    <w:rsid w:val="00E6332E"/>
    <w:rsid w:val="00E63706"/>
    <w:rsid w:val="00E64B78"/>
    <w:rsid w:val="00E65376"/>
    <w:rsid w:val="00E660B3"/>
    <w:rsid w:val="00E660BD"/>
    <w:rsid w:val="00E66B13"/>
    <w:rsid w:val="00E66CE3"/>
    <w:rsid w:val="00E6757B"/>
    <w:rsid w:val="00E67715"/>
    <w:rsid w:val="00E6775C"/>
    <w:rsid w:val="00E67840"/>
    <w:rsid w:val="00E70926"/>
    <w:rsid w:val="00E70E14"/>
    <w:rsid w:val="00E712D2"/>
    <w:rsid w:val="00E717C2"/>
    <w:rsid w:val="00E71831"/>
    <w:rsid w:val="00E71A28"/>
    <w:rsid w:val="00E72AD3"/>
    <w:rsid w:val="00E72FA6"/>
    <w:rsid w:val="00E73688"/>
    <w:rsid w:val="00E7436C"/>
    <w:rsid w:val="00E74751"/>
    <w:rsid w:val="00E747F5"/>
    <w:rsid w:val="00E75468"/>
    <w:rsid w:val="00E75506"/>
    <w:rsid w:val="00E75AEA"/>
    <w:rsid w:val="00E75CFF"/>
    <w:rsid w:val="00E76109"/>
    <w:rsid w:val="00E763B4"/>
    <w:rsid w:val="00E76DDC"/>
    <w:rsid w:val="00E77243"/>
    <w:rsid w:val="00E77A1F"/>
    <w:rsid w:val="00E77A3F"/>
    <w:rsid w:val="00E801CF"/>
    <w:rsid w:val="00E80214"/>
    <w:rsid w:val="00E80499"/>
    <w:rsid w:val="00E808CF"/>
    <w:rsid w:val="00E80ABC"/>
    <w:rsid w:val="00E80C36"/>
    <w:rsid w:val="00E812F7"/>
    <w:rsid w:val="00E825D8"/>
    <w:rsid w:val="00E848C0"/>
    <w:rsid w:val="00E85123"/>
    <w:rsid w:val="00E85A72"/>
    <w:rsid w:val="00E861CE"/>
    <w:rsid w:val="00E8632F"/>
    <w:rsid w:val="00E87875"/>
    <w:rsid w:val="00E90141"/>
    <w:rsid w:val="00E91CAD"/>
    <w:rsid w:val="00E91D31"/>
    <w:rsid w:val="00E92139"/>
    <w:rsid w:val="00E92336"/>
    <w:rsid w:val="00E929B4"/>
    <w:rsid w:val="00E92B67"/>
    <w:rsid w:val="00E92FA7"/>
    <w:rsid w:val="00E932B9"/>
    <w:rsid w:val="00E946F7"/>
    <w:rsid w:val="00E94A43"/>
    <w:rsid w:val="00E9583A"/>
    <w:rsid w:val="00E95F66"/>
    <w:rsid w:val="00E968C0"/>
    <w:rsid w:val="00E96C99"/>
    <w:rsid w:val="00E96F27"/>
    <w:rsid w:val="00E96F92"/>
    <w:rsid w:val="00E9738A"/>
    <w:rsid w:val="00E973C2"/>
    <w:rsid w:val="00E97998"/>
    <w:rsid w:val="00E97FFA"/>
    <w:rsid w:val="00EA015A"/>
    <w:rsid w:val="00EA0384"/>
    <w:rsid w:val="00EA1208"/>
    <w:rsid w:val="00EA1766"/>
    <w:rsid w:val="00EA24D4"/>
    <w:rsid w:val="00EA3519"/>
    <w:rsid w:val="00EA37DE"/>
    <w:rsid w:val="00EA461D"/>
    <w:rsid w:val="00EA4D81"/>
    <w:rsid w:val="00EA5453"/>
    <w:rsid w:val="00EA5AB6"/>
    <w:rsid w:val="00EA609A"/>
    <w:rsid w:val="00EA677B"/>
    <w:rsid w:val="00EA6DCD"/>
    <w:rsid w:val="00EA75C1"/>
    <w:rsid w:val="00EB0839"/>
    <w:rsid w:val="00EB1CD8"/>
    <w:rsid w:val="00EB22B0"/>
    <w:rsid w:val="00EB2D99"/>
    <w:rsid w:val="00EB2F35"/>
    <w:rsid w:val="00EB30E2"/>
    <w:rsid w:val="00EB3CEE"/>
    <w:rsid w:val="00EB3F09"/>
    <w:rsid w:val="00EB401F"/>
    <w:rsid w:val="00EB4123"/>
    <w:rsid w:val="00EB4622"/>
    <w:rsid w:val="00EB4860"/>
    <w:rsid w:val="00EB5D97"/>
    <w:rsid w:val="00EB7697"/>
    <w:rsid w:val="00EB7C0C"/>
    <w:rsid w:val="00EB7FB1"/>
    <w:rsid w:val="00EC0CD7"/>
    <w:rsid w:val="00EC1A81"/>
    <w:rsid w:val="00EC2F77"/>
    <w:rsid w:val="00EC3AA8"/>
    <w:rsid w:val="00EC4310"/>
    <w:rsid w:val="00EC4BAA"/>
    <w:rsid w:val="00EC4CD0"/>
    <w:rsid w:val="00EC5130"/>
    <w:rsid w:val="00EC576E"/>
    <w:rsid w:val="00EC5E8B"/>
    <w:rsid w:val="00EC60ED"/>
    <w:rsid w:val="00EC63EF"/>
    <w:rsid w:val="00EC71A5"/>
    <w:rsid w:val="00ED021D"/>
    <w:rsid w:val="00ED0B12"/>
    <w:rsid w:val="00ED1247"/>
    <w:rsid w:val="00ED1750"/>
    <w:rsid w:val="00ED221C"/>
    <w:rsid w:val="00ED2D64"/>
    <w:rsid w:val="00ED3132"/>
    <w:rsid w:val="00ED38B2"/>
    <w:rsid w:val="00ED54E1"/>
    <w:rsid w:val="00ED5879"/>
    <w:rsid w:val="00ED5AD3"/>
    <w:rsid w:val="00ED6884"/>
    <w:rsid w:val="00ED6C74"/>
    <w:rsid w:val="00EE0139"/>
    <w:rsid w:val="00EE0A65"/>
    <w:rsid w:val="00EE153B"/>
    <w:rsid w:val="00EE1851"/>
    <w:rsid w:val="00EE1C62"/>
    <w:rsid w:val="00EE3B57"/>
    <w:rsid w:val="00EE3F27"/>
    <w:rsid w:val="00EE4B31"/>
    <w:rsid w:val="00EE4E40"/>
    <w:rsid w:val="00EE555E"/>
    <w:rsid w:val="00EE560D"/>
    <w:rsid w:val="00EE5956"/>
    <w:rsid w:val="00EE5DAB"/>
    <w:rsid w:val="00EE7FD9"/>
    <w:rsid w:val="00EF01A5"/>
    <w:rsid w:val="00EF0323"/>
    <w:rsid w:val="00EF048C"/>
    <w:rsid w:val="00EF0DAA"/>
    <w:rsid w:val="00EF0E73"/>
    <w:rsid w:val="00EF0EB5"/>
    <w:rsid w:val="00EF1150"/>
    <w:rsid w:val="00EF1390"/>
    <w:rsid w:val="00EF24D3"/>
    <w:rsid w:val="00EF3505"/>
    <w:rsid w:val="00EF43DD"/>
    <w:rsid w:val="00EF4865"/>
    <w:rsid w:val="00EF5095"/>
    <w:rsid w:val="00EF5933"/>
    <w:rsid w:val="00EF69F4"/>
    <w:rsid w:val="00EF7824"/>
    <w:rsid w:val="00EF7F5D"/>
    <w:rsid w:val="00F009C4"/>
    <w:rsid w:val="00F00ABB"/>
    <w:rsid w:val="00F00C21"/>
    <w:rsid w:val="00F01BB6"/>
    <w:rsid w:val="00F0305B"/>
    <w:rsid w:val="00F030E4"/>
    <w:rsid w:val="00F03242"/>
    <w:rsid w:val="00F040D0"/>
    <w:rsid w:val="00F05589"/>
    <w:rsid w:val="00F0560F"/>
    <w:rsid w:val="00F056EB"/>
    <w:rsid w:val="00F058DB"/>
    <w:rsid w:val="00F05972"/>
    <w:rsid w:val="00F06BFF"/>
    <w:rsid w:val="00F07903"/>
    <w:rsid w:val="00F07927"/>
    <w:rsid w:val="00F102F3"/>
    <w:rsid w:val="00F111E1"/>
    <w:rsid w:val="00F11C0B"/>
    <w:rsid w:val="00F12354"/>
    <w:rsid w:val="00F12FA7"/>
    <w:rsid w:val="00F13D78"/>
    <w:rsid w:val="00F14473"/>
    <w:rsid w:val="00F14FA9"/>
    <w:rsid w:val="00F15927"/>
    <w:rsid w:val="00F1689D"/>
    <w:rsid w:val="00F17176"/>
    <w:rsid w:val="00F1743E"/>
    <w:rsid w:val="00F17468"/>
    <w:rsid w:val="00F1754D"/>
    <w:rsid w:val="00F17CFB"/>
    <w:rsid w:val="00F20D63"/>
    <w:rsid w:val="00F216FC"/>
    <w:rsid w:val="00F219C0"/>
    <w:rsid w:val="00F21D97"/>
    <w:rsid w:val="00F21E20"/>
    <w:rsid w:val="00F21FE6"/>
    <w:rsid w:val="00F223EF"/>
    <w:rsid w:val="00F224F6"/>
    <w:rsid w:val="00F23DA3"/>
    <w:rsid w:val="00F23DE7"/>
    <w:rsid w:val="00F248D8"/>
    <w:rsid w:val="00F24DBB"/>
    <w:rsid w:val="00F250EC"/>
    <w:rsid w:val="00F25190"/>
    <w:rsid w:val="00F25DCF"/>
    <w:rsid w:val="00F2662F"/>
    <w:rsid w:val="00F26976"/>
    <w:rsid w:val="00F275B6"/>
    <w:rsid w:val="00F278DE"/>
    <w:rsid w:val="00F30E99"/>
    <w:rsid w:val="00F31486"/>
    <w:rsid w:val="00F32A9A"/>
    <w:rsid w:val="00F32EB8"/>
    <w:rsid w:val="00F3332A"/>
    <w:rsid w:val="00F33425"/>
    <w:rsid w:val="00F33B79"/>
    <w:rsid w:val="00F33F48"/>
    <w:rsid w:val="00F34439"/>
    <w:rsid w:val="00F34DE3"/>
    <w:rsid w:val="00F352ED"/>
    <w:rsid w:val="00F35310"/>
    <w:rsid w:val="00F356A0"/>
    <w:rsid w:val="00F3595D"/>
    <w:rsid w:val="00F35D53"/>
    <w:rsid w:val="00F36830"/>
    <w:rsid w:val="00F36D5C"/>
    <w:rsid w:val="00F37582"/>
    <w:rsid w:val="00F37986"/>
    <w:rsid w:val="00F37E69"/>
    <w:rsid w:val="00F4030C"/>
    <w:rsid w:val="00F41987"/>
    <w:rsid w:val="00F427F8"/>
    <w:rsid w:val="00F42E81"/>
    <w:rsid w:val="00F43889"/>
    <w:rsid w:val="00F4396F"/>
    <w:rsid w:val="00F43CFF"/>
    <w:rsid w:val="00F43D10"/>
    <w:rsid w:val="00F43E9B"/>
    <w:rsid w:val="00F44225"/>
    <w:rsid w:val="00F4441F"/>
    <w:rsid w:val="00F44BB0"/>
    <w:rsid w:val="00F44F52"/>
    <w:rsid w:val="00F456A6"/>
    <w:rsid w:val="00F46BA4"/>
    <w:rsid w:val="00F46DD9"/>
    <w:rsid w:val="00F47162"/>
    <w:rsid w:val="00F47FE0"/>
    <w:rsid w:val="00F5019C"/>
    <w:rsid w:val="00F5044B"/>
    <w:rsid w:val="00F506E3"/>
    <w:rsid w:val="00F50CD3"/>
    <w:rsid w:val="00F51A38"/>
    <w:rsid w:val="00F51F9A"/>
    <w:rsid w:val="00F521BC"/>
    <w:rsid w:val="00F52367"/>
    <w:rsid w:val="00F5245A"/>
    <w:rsid w:val="00F5266A"/>
    <w:rsid w:val="00F52E1D"/>
    <w:rsid w:val="00F53050"/>
    <w:rsid w:val="00F531E2"/>
    <w:rsid w:val="00F53464"/>
    <w:rsid w:val="00F5378C"/>
    <w:rsid w:val="00F5535C"/>
    <w:rsid w:val="00F55F23"/>
    <w:rsid w:val="00F56062"/>
    <w:rsid w:val="00F56662"/>
    <w:rsid w:val="00F56AC4"/>
    <w:rsid w:val="00F57256"/>
    <w:rsid w:val="00F57F2F"/>
    <w:rsid w:val="00F605F4"/>
    <w:rsid w:val="00F60B26"/>
    <w:rsid w:val="00F60E46"/>
    <w:rsid w:val="00F61819"/>
    <w:rsid w:val="00F62446"/>
    <w:rsid w:val="00F63816"/>
    <w:rsid w:val="00F645C1"/>
    <w:rsid w:val="00F64B5F"/>
    <w:rsid w:val="00F65281"/>
    <w:rsid w:val="00F65352"/>
    <w:rsid w:val="00F65D9B"/>
    <w:rsid w:val="00F667FB"/>
    <w:rsid w:val="00F66AFF"/>
    <w:rsid w:val="00F66E85"/>
    <w:rsid w:val="00F66FAE"/>
    <w:rsid w:val="00F67056"/>
    <w:rsid w:val="00F679E1"/>
    <w:rsid w:val="00F67A26"/>
    <w:rsid w:val="00F70003"/>
    <w:rsid w:val="00F70903"/>
    <w:rsid w:val="00F70FFA"/>
    <w:rsid w:val="00F71053"/>
    <w:rsid w:val="00F71BAB"/>
    <w:rsid w:val="00F71E90"/>
    <w:rsid w:val="00F723F0"/>
    <w:rsid w:val="00F74119"/>
    <w:rsid w:val="00F766E5"/>
    <w:rsid w:val="00F808B0"/>
    <w:rsid w:val="00F80E4E"/>
    <w:rsid w:val="00F810A2"/>
    <w:rsid w:val="00F818DF"/>
    <w:rsid w:val="00F81955"/>
    <w:rsid w:val="00F82947"/>
    <w:rsid w:val="00F82E46"/>
    <w:rsid w:val="00F83E4B"/>
    <w:rsid w:val="00F84416"/>
    <w:rsid w:val="00F8533D"/>
    <w:rsid w:val="00F857AC"/>
    <w:rsid w:val="00F861E4"/>
    <w:rsid w:val="00F86296"/>
    <w:rsid w:val="00F86CE5"/>
    <w:rsid w:val="00F86CEF"/>
    <w:rsid w:val="00F86E3B"/>
    <w:rsid w:val="00F8723E"/>
    <w:rsid w:val="00F878E9"/>
    <w:rsid w:val="00F87BD4"/>
    <w:rsid w:val="00F901D9"/>
    <w:rsid w:val="00F90AF9"/>
    <w:rsid w:val="00F90C42"/>
    <w:rsid w:val="00F914E2"/>
    <w:rsid w:val="00F916B9"/>
    <w:rsid w:val="00F917CD"/>
    <w:rsid w:val="00F91DF5"/>
    <w:rsid w:val="00F92C1C"/>
    <w:rsid w:val="00F92ECF"/>
    <w:rsid w:val="00F92F4A"/>
    <w:rsid w:val="00F9564A"/>
    <w:rsid w:val="00F95A1A"/>
    <w:rsid w:val="00F95E85"/>
    <w:rsid w:val="00F963FC"/>
    <w:rsid w:val="00F96770"/>
    <w:rsid w:val="00F96C41"/>
    <w:rsid w:val="00F96E30"/>
    <w:rsid w:val="00F970D1"/>
    <w:rsid w:val="00F97733"/>
    <w:rsid w:val="00F97A46"/>
    <w:rsid w:val="00FA0A68"/>
    <w:rsid w:val="00FA1FC4"/>
    <w:rsid w:val="00FA2024"/>
    <w:rsid w:val="00FA22EC"/>
    <w:rsid w:val="00FA2581"/>
    <w:rsid w:val="00FA2713"/>
    <w:rsid w:val="00FA28A6"/>
    <w:rsid w:val="00FA2AB9"/>
    <w:rsid w:val="00FA4068"/>
    <w:rsid w:val="00FA4234"/>
    <w:rsid w:val="00FA50A9"/>
    <w:rsid w:val="00FA56E8"/>
    <w:rsid w:val="00FA5F1B"/>
    <w:rsid w:val="00FA6666"/>
    <w:rsid w:val="00FA6D88"/>
    <w:rsid w:val="00FA6F94"/>
    <w:rsid w:val="00FA72B0"/>
    <w:rsid w:val="00FA747A"/>
    <w:rsid w:val="00FA7CB4"/>
    <w:rsid w:val="00FA7CF6"/>
    <w:rsid w:val="00FB01E7"/>
    <w:rsid w:val="00FB120E"/>
    <w:rsid w:val="00FB172D"/>
    <w:rsid w:val="00FB1807"/>
    <w:rsid w:val="00FB2215"/>
    <w:rsid w:val="00FB30BE"/>
    <w:rsid w:val="00FB37B0"/>
    <w:rsid w:val="00FB3E27"/>
    <w:rsid w:val="00FB4796"/>
    <w:rsid w:val="00FB48AA"/>
    <w:rsid w:val="00FB48E5"/>
    <w:rsid w:val="00FB519D"/>
    <w:rsid w:val="00FB547D"/>
    <w:rsid w:val="00FB5697"/>
    <w:rsid w:val="00FB6070"/>
    <w:rsid w:val="00FB642D"/>
    <w:rsid w:val="00FB6920"/>
    <w:rsid w:val="00FB707D"/>
    <w:rsid w:val="00FC0095"/>
    <w:rsid w:val="00FC1F9A"/>
    <w:rsid w:val="00FC2C0B"/>
    <w:rsid w:val="00FC3310"/>
    <w:rsid w:val="00FC3A80"/>
    <w:rsid w:val="00FC3F09"/>
    <w:rsid w:val="00FC4AB0"/>
    <w:rsid w:val="00FC4C6B"/>
    <w:rsid w:val="00FC578D"/>
    <w:rsid w:val="00FC5D6E"/>
    <w:rsid w:val="00FC7123"/>
    <w:rsid w:val="00FC7932"/>
    <w:rsid w:val="00FD1B9E"/>
    <w:rsid w:val="00FD22AB"/>
    <w:rsid w:val="00FD2512"/>
    <w:rsid w:val="00FD2F52"/>
    <w:rsid w:val="00FD42B7"/>
    <w:rsid w:val="00FD44FB"/>
    <w:rsid w:val="00FD4953"/>
    <w:rsid w:val="00FD4ED6"/>
    <w:rsid w:val="00FD4F7B"/>
    <w:rsid w:val="00FD5829"/>
    <w:rsid w:val="00FD5AF4"/>
    <w:rsid w:val="00FD5DB9"/>
    <w:rsid w:val="00FD6DF9"/>
    <w:rsid w:val="00FD7483"/>
    <w:rsid w:val="00FD7CC4"/>
    <w:rsid w:val="00FE00A8"/>
    <w:rsid w:val="00FE125F"/>
    <w:rsid w:val="00FE161B"/>
    <w:rsid w:val="00FE1BC4"/>
    <w:rsid w:val="00FE3116"/>
    <w:rsid w:val="00FE3787"/>
    <w:rsid w:val="00FE3D8D"/>
    <w:rsid w:val="00FE4268"/>
    <w:rsid w:val="00FE4D0D"/>
    <w:rsid w:val="00FE5C2F"/>
    <w:rsid w:val="00FE5CB6"/>
    <w:rsid w:val="00FE5D25"/>
    <w:rsid w:val="00FE613C"/>
    <w:rsid w:val="00FE65E7"/>
    <w:rsid w:val="00FF00FD"/>
    <w:rsid w:val="00FF0B41"/>
    <w:rsid w:val="00FF0F98"/>
    <w:rsid w:val="00FF107C"/>
    <w:rsid w:val="00FF1A7A"/>
    <w:rsid w:val="00FF1E4C"/>
    <w:rsid w:val="00FF25D3"/>
    <w:rsid w:val="00FF2709"/>
    <w:rsid w:val="00FF2DB5"/>
    <w:rsid w:val="00FF30E2"/>
    <w:rsid w:val="00FF3E7F"/>
    <w:rsid w:val="00FF3FBD"/>
    <w:rsid w:val="00FF4040"/>
    <w:rsid w:val="00FF4116"/>
    <w:rsid w:val="00FF4198"/>
    <w:rsid w:val="00FF4741"/>
    <w:rsid w:val="00FF47AB"/>
    <w:rsid w:val="00FF4BCC"/>
    <w:rsid w:val="00FF4D4A"/>
    <w:rsid w:val="00FF4E31"/>
    <w:rsid w:val="00FF5F63"/>
    <w:rsid w:val="00FF6654"/>
    <w:rsid w:val="00FF6AEB"/>
    <w:rsid w:val="00FF6D91"/>
    <w:rsid w:val="00FF6EBE"/>
    <w:rsid w:val="00FF7EBA"/>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eastAsia="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066">
      <w:bodyDiv w:val="1"/>
      <w:marLeft w:val="0"/>
      <w:marRight w:val="0"/>
      <w:marTop w:val="0"/>
      <w:marBottom w:val="0"/>
      <w:divBdr>
        <w:top w:val="none" w:sz="0" w:space="0" w:color="auto"/>
        <w:left w:val="none" w:sz="0" w:space="0" w:color="auto"/>
        <w:bottom w:val="none" w:sz="0" w:space="0" w:color="auto"/>
        <w:right w:val="none" w:sz="0" w:space="0" w:color="auto"/>
      </w:divBdr>
    </w:div>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94256593">
      <w:bodyDiv w:val="1"/>
      <w:marLeft w:val="0"/>
      <w:marRight w:val="0"/>
      <w:marTop w:val="0"/>
      <w:marBottom w:val="0"/>
      <w:divBdr>
        <w:top w:val="none" w:sz="0" w:space="0" w:color="auto"/>
        <w:left w:val="none" w:sz="0" w:space="0" w:color="auto"/>
        <w:bottom w:val="none" w:sz="0" w:space="0" w:color="auto"/>
        <w:right w:val="none" w:sz="0" w:space="0" w:color="auto"/>
      </w:divBdr>
    </w:div>
    <w:div w:id="112328748">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49949281">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08155670">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47425922">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294456047">
      <w:bodyDiv w:val="1"/>
      <w:marLeft w:val="0"/>
      <w:marRight w:val="0"/>
      <w:marTop w:val="0"/>
      <w:marBottom w:val="0"/>
      <w:divBdr>
        <w:top w:val="none" w:sz="0" w:space="0" w:color="auto"/>
        <w:left w:val="none" w:sz="0" w:space="0" w:color="auto"/>
        <w:bottom w:val="none" w:sz="0" w:space="0" w:color="auto"/>
        <w:right w:val="none" w:sz="0" w:space="0" w:color="auto"/>
      </w:divBdr>
    </w:div>
    <w:div w:id="300620312">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11065464">
      <w:bodyDiv w:val="1"/>
      <w:marLeft w:val="0"/>
      <w:marRight w:val="0"/>
      <w:marTop w:val="0"/>
      <w:marBottom w:val="0"/>
      <w:divBdr>
        <w:top w:val="none" w:sz="0" w:space="0" w:color="auto"/>
        <w:left w:val="none" w:sz="0" w:space="0" w:color="auto"/>
        <w:bottom w:val="none" w:sz="0" w:space="0" w:color="auto"/>
        <w:right w:val="none" w:sz="0" w:space="0" w:color="auto"/>
      </w:divBdr>
    </w:div>
    <w:div w:id="322438433">
      <w:bodyDiv w:val="1"/>
      <w:marLeft w:val="0"/>
      <w:marRight w:val="0"/>
      <w:marTop w:val="0"/>
      <w:marBottom w:val="0"/>
      <w:divBdr>
        <w:top w:val="none" w:sz="0" w:space="0" w:color="auto"/>
        <w:left w:val="none" w:sz="0" w:space="0" w:color="auto"/>
        <w:bottom w:val="none" w:sz="0" w:space="0" w:color="auto"/>
        <w:right w:val="none" w:sz="0" w:space="0" w:color="auto"/>
      </w:divBdr>
    </w:div>
    <w:div w:id="350886102">
      <w:bodyDiv w:val="1"/>
      <w:marLeft w:val="0"/>
      <w:marRight w:val="0"/>
      <w:marTop w:val="0"/>
      <w:marBottom w:val="0"/>
      <w:divBdr>
        <w:top w:val="none" w:sz="0" w:space="0" w:color="auto"/>
        <w:left w:val="none" w:sz="0" w:space="0" w:color="auto"/>
        <w:bottom w:val="none" w:sz="0" w:space="0" w:color="auto"/>
        <w:right w:val="none" w:sz="0" w:space="0" w:color="auto"/>
      </w:divBdr>
    </w:div>
    <w:div w:id="351956439">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70612149">
      <w:bodyDiv w:val="1"/>
      <w:marLeft w:val="0"/>
      <w:marRight w:val="0"/>
      <w:marTop w:val="0"/>
      <w:marBottom w:val="0"/>
      <w:divBdr>
        <w:top w:val="none" w:sz="0" w:space="0" w:color="auto"/>
        <w:left w:val="none" w:sz="0" w:space="0" w:color="auto"/>
        <w:bottom w:val="none" w:sz="0" w:space="0" w:color="auto"/>
        <w:right w:val="none" w:sz="0" w:space="0" w:color="auto"/>
      </w:divBdr>
    </w:div>
    <w:div w:id="373116140">
      <w:bodyDiv w:val="1"/>
      <w:marLeft w:val="0"/>
      <w:marRight w:val="0"/>
      <w:marTop w:val="0"/>
      <w:marBottom w:val="0"/>
      <w:divBdr>
        <w:top w:val="none" w:sz="0" w:space="0" w:color="auto"/>
        <w:left w:val="none" w:sz="0" w:space="0" w:color="auto"/>
        <w:bottom w:val="none" w:sz="0" w:space="0" w:color="auto"/>
        <w:right w:val="none" w:sz="0" w:space="0" w:color="auto"/>
      </w:divBdr>
    </w:div>
    <w:div w:id="375546876">
      <w:bodyDiv w:val="1"/>
      <w:marLeft w:val="0"/>
      <w:marRight w:val="0"/>
      <w:marTop w:val="0"/>
      <w:marBottom w:val="0"/>
      <w:divBdr>
        <w:top w:val="none" w:sz="0" w:space="0" w:color="auto"/>
        <w:left w:val="none" w:sz="0" w:space="0" w:color="auto"/>
        <w:bottom w:val="none" w:sz="0" w:space="0" w:color="auto"/>
        <w:right w:val="none" w:sz="0" w:space="0" w:color="auto"/>
      </w:divBdr>
    </w:div>
    <w:div w:id="388843291">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2088497">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1021744">
      <w:bodyDiv w:val="1"/>
      <w:marLeft w:val="0"/>
      <w:marRight w:val="0"/>
      <w:marTop w:val="0"/>
      <w:marBottom w:val="0"/>
      <w:divBdr>
        <w:top w:val="none" w:sz="0" w:space="0" w:color="auto"/>
        <w:left w:val="none" w:sz="0" w:space="0" w:color="auto"/>
        <w:bottom w:val="none" w:sz="0" w:space="0" w:color="auto"/>
        <w:right w:val="none" w:sz="0" w:space="0" w:color="auto"/>
      </w:divBdr>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84918623">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599534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12591336">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58382532">
      <w:bodyDiv w:val="1"/>
      <w:marLeft w:val="0"/>
      <w:marRight w:val="0"/>
      <w:marTop w:val="0"/>
      <w:marBottom w:val="0"/>
      <w:divBdr>
        <w:top w:val="none" w:sz="0" w:space="0" w:color="auto"/>
        <w:left w:val="none" w:sz="0" w:space="0" w:color="auto"/>
        <w:bottom w:val="none" w:sz="0" w:space="0" w:color="auto"/>
        <w:right w:val="none" w:sz="0" w:space="0" w:color="auto"/>
      </w:divBdr>
    </w:div>
    <w:div w:id="662783543">
      <w:bodyDiv w:val="1"/>
      <w:marLeft w:val="0"/>
      <w:marRight w:val="0"/>
      <w:marTop w:val="0"/>
      <w:marBottom w:val="0"/>
      <w:divBdr>
        <w:top w:val="none" w:sz="0" w:space="0" w:color="auto"/>
        <w:left w:val="none" w:sz="0" w:space="0" w:color="auto"/>
        <w:bottom w:val="none" w:sz="0" w:space="0" w:color="auto"/>
        <w:right w:val="none" w:sz="0" w:space="0" w:color="auto"/>
      </w:divBdr>
    </w:div>
    <w:div w:id="667948043">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48385603">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798646302">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4807227">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2938811">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72840843">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892734272">
      <w:bodyDiv w:val="1"/>
      <w:marLeft w:val="0"/>
      <w:marRight w:val="0"/>
      <w:marTop w:val="0"/>
      <w:marBottom w:val="0"/>
      <w:divBdr>
        <w:top w:val="none" w:sz="0" w:space="0" w:color="auto"/>
        <w:left w:val="none" w:sz="0" w:space="0" w:color="auto"/>
        <w:bottom w:val="none" w:sz="0" w:space="0" w:color="auto"/>
        <w:right w:val="none" w:sz="0" w:space="0" w:color="auto"/>
      </w:divBdr>
    </w:div>
    <w:div w:id="893203228">
      <w:bodyDiv w:val="1"/>
      <w:marLeft w:val="0"/>
      <w:marRight w:val="0"/>
      <w:marTop w:val="0"/>
      <w:marBottom w:val="0"/>
      <w:divBdr>
        <w:top w:val="none" w:sz="0" w:space="0" w:color="auto"/>
        <w:left w:val="none" w:sz="0" w:space="0" w:color="auto"/>
        <w:bottom w:val="none" w:sz="0" w:space="0" w:color="auto"/>
        <w:right w:val="none" w:sz="0" w:space="0" w:color="auto"/>
      </w:divBdr>
    </w:div>
    <w:div w:id="920211074">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00235895">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3573971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69574911">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78676760">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29855594">
      <w:bodyDiv w:val="1"/>
      <w:marLeft w:val="0"/>
      <w:marRight w:val="0"/>
      <w:marTop w:val="0"/>
      <w:marBottom w:val="0"/>
      <w:divBdr>
        <w:top w:val="none" w:sz="0" w:space="0" w:color="auto"/>
        <w:left w:val="none" w:sz="0" w:space="0" w:color="auto"/>
        <w:bottom w:val="none" w:sz="0" w:space="0" w:color="auto"/>
        <w:right w:val="none" w:sz="0" w:space="0" w:color="auto"/>
      </w:divBdr>
    </w:div>
    <w:div w:id="1147017768">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196306279">
      <w:bodyDiv w:val="1"/>
      <w:marLeft w:val="0"/>
      <w:marRight w:val="0"/>
      <w:marTop w:val="0"/>
      <w:marBottom w:val="0"/>
      <w:divBdr>
        <w:top w:val="none" w:sz="0" w:space="0" w:color="auto"/>
        <w:left w:val="none" w:sz="0" w:space="0" w:color="auto"/>
        <w:bottom w:val="none" w:sz="0" w:space="0" w:color="auto"/>
        <w:right w:val="none" w:sz="0" w:space="0" w:color="auto"/>
      </w:divBdr>
    </w:div>
    <w:div w:id="1217815488">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293094858">
      <w:bodyDiv w:val="1"/>
      <w:marLeft w:val="0"/>
      <w:marRight w:val="0"/>
      <w:marTop w:val="0"/>
      <w:marBottom w:val="0"/>
      <w:divBdr>
        <w:top w:val="none" w:sz="0" w:space="0" w:color="auto"/>
        <w:left w:val="none" w:sz="0" w:space="0" w:color="auto"/>
        <w:bottom w:val="none" w:sz="0" w:space="0" w:color="auto"/>
        <w:right w:val="none" w:sz="0" w:space="0" w:color="auto"/>
      </w:divBdr>
    </w:div>
    <w:div w:id="1314214208">
      <w:bodyDiv w:val="1"/>
      <w:marLeft w:val="0"/>
      <w:marRight w:val="0"/>
      <w:marTop w:val="0"/>
      <w:marBottom w:val="0"/>
      <w:divBdr>
        <w:top w:val="none" w:sz="0" w:space="0" w:color="auto"/>
        <w:left w:val="none" w:sz="0" w:space="0" w:color="auto"/>
        <w:bottom w:val="none" w:sz="0" w:space="0" w:color="auto"/>
        <w:right w:val="none" w:sz="0" w:space="0" w:color="auto"/>
      </w:divBdr>
    </w:div>
    <w:div w:id="1317610696">
      <w:bodyDiv w:val="1"/>
      <w:marLeft w:val="0"/>
      <w:marRight w:val="0"/>
      <w:marTop w:val="0"/>
      <w:marBottom w:val="0"/>
      <w:divBdr>
        <w:top w:val="none" w:sz="0" w:space="0" w:color="auto"/>
        <w:left w:val="none" w:sz="0" w:space="0" w:color="auto"/>
        <w:bottom w:val="none" w:sz="0" w:space="0" w:color="auto"/>
        <w:right w:val="none" w:sz="0" w:space="0" w:color="auto"/>
      </w:divBdr>
    </w:div>
    <w:div w:id="1330871039">
      <w:bodyDiv w:val="1"/>
      <w:marLeft w:val="0"/>
      <w:marRight w:val="0"/>
      <w:marTop w:val="0"/>
      <w:marBottom w:val="0"/>
      <w:divBdr>
        <w:top w:val="none" w:sz="0" w:space="0" w:color="auto"/>
        <w:left w:val="none" w:sz="0" w:space="0" w:color="auto"/>
        <w:bottom w:val="none" w:sz="0" w:space="0" w:color="auto"/>
        <w:right w:val="none" w:sz="0" w:space="0" w:color="auto"/>
      </w:divBdr>
    </w:div>
    <w:div w:id="1355309620">
      <w:bodyDiv w:val="1"/>
      <w:marLeft w:val="0"/>
      <w:marRight w:val="0"/>
      <w:marTop w:val="0"/>
      <w:marBottom w:val="0"/>
      <w:divBdr>
        <w:top w:val="none" w:sz="0" w:space="0" w:color="auto"/>
        <w:left w:val="none" w:sz="0" w:space="0" w:color="auto"/>
        <w:bottom w:val="none" w:sz="0" w:space="0" w:color="auto"/>
        <w:right w:val="none" w:sz="0" w:space="0" w:color="auto"/>
      </w:divBdr>
    </w:div>
    <w:div w:id="1360860176">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16173267">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28649602">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79883279">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11682566">
      <w:bodyDiv w:val="1"/>
      <w:marLeft w:val="0"/>
      <w:marRight w:val="0"/>
      <w:marTop w:val="0"/>
      <w:marBottom w:val="0"/>
      <w:divBdr>
        <w:top w:val="none" w:sz="0" w:space="0" w:color="auto"/>
        <w:left w:val="none" w:sz="0" w:space="0" w:color="auto"/>
        <w:bottom w:val="none" w:sz="0" w:space="0" w:color="auto"/>
        <w:right w:val="none" w:sz="0" w:space="0" w:color="auto"/>
      </w:divBdr>
    </w:div>
    <w:div w:id="1517769745">
      <w:bodyDiv w:val="1"/>
      <w:marLeft w:val="0"/>
      <w:marRight w:val="0"/>
      <w:marTop w:val="0"/>
      <w:marBottom w:val="0"/>
      <w:divBdr>
        <w:top w:val="none" w:sz="0" w:space="0" w:color="auto"/>
        <w:left w:val="none" w:sz="0" w:space="0" w:color="auto"/>
        <w:bottom w:val="none" w:sz="0" w:space="0" w:color="auto"/>
        <w:right w:val="none" w:sz="0" w:space="0" w:color="auto"/>
      </w:divBdr>
    </w:div>
    <w:div w:id="1540124294">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378185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58877930">
      <w:bodyDiv w:val="1"/>
      <w:marLeft w:val="0"/>
      <w:marRight w:val="0"/>
      <w:marTop w:val="0"/>
      <w:marBottom w:val="0"/>
      <w:divBdr>
        <w:top w:val="none" w:sz="0" w:space="0" w:color="auto"/>
        <w:left w:val="none" w:sz="0" w:space="0" w:color="auto"/>
        <w:bottom w:val="none" w:sz="0" w:space="0" w:color="auto"/>
        <w:right w:val="none" w:sz="0" w:space="0" w:color="auto"/>
      </w:divBdr>
    </w:div>
    <w:div w:id="1686132214">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46143160">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69815620">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87891044">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540878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36542670">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72651528">
      <w:bodyDiv w:val="1"/>
      <w:marLeft w:val="0"/>
      <w:marRight w:val="0"/>
      <w:marTop w:val="0"/>
      <w:marBottom w:val="0"/>
      <w:divBdr>
        <w:top w:val="none" w:sz="0" w:space="0" w:color="auto"/>
        <w:left w:val="none" w:sz="0" w:space="0" w:color="auto"/>
        <w:bottom w:val="none" w:sz="0" w:space="0" w:color="auto"/>
        <w:right w:val="none" w:sz="0" w:space="0" w:color="auto"/>
      </w:divBdr>
    </w:div>
    <w:div w:id="2082482702">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850310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4860317">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sv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sv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2776</TotalTime>
  <Pages>39</Pages>
  <Words>36770</Words>
  <Characters>209591</Characters>
  <Application>Microsoft Office Word</Application>
  <DocSecurity>0</DocSecurity>
  <Lines>1746</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197</cp:revision>
  <cp:lastPrinted>2025-08-13T19:31:00Z</cp:lastPrinted>
  <dcterms:created xsi:type="dcterms:W3CDTF">2025-10-02T22:53:00Z</dcterms:created>
  <dcterms:modified xsi:type="dcterms:W3CDTF">2025-10-13T21:50:00Z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id="wOYfLXaF"/&gt;&lt;style id="http://www.zotero.org/styles/ecology" hasBibliography="1" bibliographyStyleHasBeenSet="1"/&gt;&lt;prefs&gt;&lt;pref name="fieldType" value="Field"/&gt;&lt;/prefs&gt;&lt;/data&gt;</vt:lpwstr>
  </property>
</Properties>
</file>